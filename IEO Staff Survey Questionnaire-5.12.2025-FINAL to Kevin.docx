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F96CF5" w14:paraId="6793D72F" w14:textId="77777777">
        <w:tc>
          <w:tcPr>
            <w:tcW w:w="0" w:type="auto"/>
            <w:tcBorders>
              <w:top w:val="nil"/>
              <w:left w:val="nil"/>
              <w:bottom w:val="nil"/>
              <w:right w:val="nil"/>
            </w:tcBorders>
            <w:tcMar>
              <w:top w:w="100" w:type="dxa"/>
              <w:bottom w:w="100" w:type="dxa"/>
            </w:tcMar>
            <w:vAlign w:val="center"/>
          </w:tcPr>
          <w:p w14:paraId="386A783F" w14:textId="77777777" w:rsidR="00F96CF5" w:rsidRDefault="00F96CF5">
            <w:pPr>
              <w:jc w:val="center"/>
              <w:rPr>
                <w:rFonts w:ascii="Arial" w:eastAsia="Arial" w:hAnsi="Arial" w:cs="Arial"/>
                <w:sz w:val="22"/>
              </w:rPr>
            </w:pPr>
          </w:p>
        </w:tc>
      </w:tr>
      <w:tr w:rsidR="00F96CF5" w14:paraId="4BBF2FC0" w14:textId="77777777">
        <w:tc>
          <w:tcPr>
            <w:tcW w:w="0" w:type="auto"/>
            <w:tcBorders>
              <w:top w:val="nil"/>
              <w:left w:val="nil"/>
              <w:bottom w:val="nil"/>
              <w:right w:val="nil"/>
            </w:tcBorders>
            <w:tcMar>
              <w:top w:w="100" w:type="dxa"/>
              <w:bottom w:w="100" w:type="dxa"/>
            </w:tcMar>
            <w:vAlign w:val="center"/>
          </w:tcPr>
          <w:p w14:paraId="2DB31F29" w14:textId="204B15B1" w:rsidR="00F96CF5" w:rsidRDefault="00F96CF5">
            <w:pPr>
              <w:jc w:val="center"/>
              <w:rPr>
                <w:rFonts w:ascii="Arial" w:eastAsia="Arial" w:hAnsi="Arial" w:cs="Arial"/>
                <w:b/>
                <w:sz w:val="28"/>
              </w:rPr>
            </w:pPr>
            <w:r>
              <w:rPr>
                <w:rFonts w:ascii="Arial" w:eastAsia="Arial" w:hAnsi="Arial" w:cs="Arial"/>
                <w:b/>
                <w:sz w:val="28"/>
              </w:rPr>
              <w:t>The IMF and Climate Change</w:t>
            </w:r>
            <w:ins w:id="0" w:author="Rollins, Carmen" w:date="2025-05-13T09:38:00Z">
              <w:r w:rsidR="00E554F0">
                <w:rPr>
                  <w:rFonts w:ascii="Arial" w:eastAsia="Arial" w:hAnsi="Arial" w:cs="Arial"/>
                  <w:b/>
                  <w:sz w:val="28"/>
                </w:rPr>
                <w:t>—</w:t>
              </w:r>
            </w:ins>
            <w:del w:id="1" w:author="Rollins, Carmen" w:date="2025-05-13T09:38:00Z">
              <w:r w:rsidDel="008F12DC">
                <w:rPr>
                  <w:rFonts w:ascii="Arial" w:eastAsia="Arial" w:hAnsi="Arial" w:cs="Arial"/>
                  <w:b/>
                  <w:sz w:val="28"/>
                </w:rPr>
                <w:delText xml:space="preserve"> </w:delText>
              </w:r>
              <w:r w:rsidDel="00E554F0">
                <w:rPr>
                  <w:rFonts w:ascii="Arial" w:eastAsia="Arial" w:hAnsi="Arial" w:cs="Arial"/>
                  <w:b/>
                  <w:sz w:val="28"/>
                </w:rPr>
                <w:delText xml:space="preserve">(2021-2025) </w:delText>
              </w:r>
            </w:del>
            <w:commentRangeStart w:id="2"/>
            <w:del w:id="3" w:author="Rollins, Carmen" w:date="2025-05-12T16:18:00Z">
              <w:r w:rsidDel="00FE7D2C">
                <w:rPr>
                  <w:rFonts w:ascii="Arial" w:eastAsia="Arial" w:hAnsi="Arial" w:cs="Arial"/>
                  <w:b/>
                  <w:sz w:val="28"/>
                </w:rPr>
                <w:delText xml:space="preserve">IEO </w:delText>
              </w:r>
            </w:del>
            <w:commentRangeEnd w:id="2"/>
            <w:r w:rsidR="00FE7D2C">
              <w:rPr>
                <w:rStyle w:val="CommentReference"/>
              </w:rPr>
              <w:commentReference w:id="2"/>
            </w:r>
            <w:r>
              <w:rPr>
                <w:rFonts w:ascii="Arial" w:eastAsia="Arial" w:hAnsi="Arial" w:cs="Arial"/>
                <w:b/>
                <w:sz w:val="28"/>
              </w:rPr>
              <w:t>Staff Survey</w:t>
            </w:r>
            <w:del w:id="4" w:author="Rollins, Carmen" w:date="2025-05-13T09:38:00Z">
              <w:r w:rsidDel="008F12DC">
                <w:rPr>
                  <w:rFonts w:ascii="Arial" w:eastAsia="Arial" w:hAnsi="Arial" w:cs="Arial"/>
                  <w:b/>
                  <w:sz w:val="28"/>
                </w:rPr>
                <w:delText xml:space="preserve"> Questionnaire</w:delText>
              </w:r>
            </w:del>
          </w:p>
        </w:tc>
      </w:tr>
      <w:tr w:rsidR="00F96CF5" w14:paraId="57C7AFB9" w14:textId="77777777">
        <w:tc>
          <w:tcPr>
            <w:tcW w:w="0" w:type="auto"/>
            <w:tcBorders>
              <w:top w:val="nil"/>
              <w:left w:val="nil"/>
              <w:bottom w:val="nil"/>
              <w:right w:val="nil"/>
            </w:tcBorders>
            <w:tcMar>
              <w:top w:w="100" w:type="dxa"/>
              <w:bottom w:w="100" w:type="dxa"/>
            </w:tcMar>
            <w:vAlign w:val="center"/>
          </w:tcPr>
          <w:p w14:paraId="0097BA03" w14:textId="67233B74" w:rsidR="00F96CF5" w:rsidRDefault="00F96CF5">
            <w:pPr>
              <w:jc w:val="center"/>
              <w:rPr>
                <w:rFonts w:ascii="Arial" w:eastAsia="Arial" w:hAnsi="Arial" w:cs="Arial"/>
                <w:sz w:val="22"/>
              </w:rPr>
            </w:pPr>
            <w:r>
              <w:t>This survey seeks your views regarding the IMF’s work on climate change since its Executive Board approved a climate change strategy in 2021. The information will be used for the IEO's evaluation of “The IMF and Climate Change.” Your response will be anonymous, and findings will be published only in summary form without attribution to any individual or mission team.</w:t>
            </w:r>
            <w:r>
              <w:br/>
              <w:t>Completing the survey is estimated to take</w:t>
            </w:r>
            <w:r w:rsidR="004B2207">
              <w:t xml:space="preserve"> between </w:t>
            </w:r>
            <w:r w:rsidR="0080000A">
              <w:t>5</w:t>
            </w:r>
            <w:r w:rsidR="004B2207">
              <w:t xml:space="preserve"> and</w:t>
            </w:r>
            <w:r>
              <w:t xml:space="preserve"> 20 minutes</w:t>
            </w:r>
            <w:r w:rsidR="0080000A">
              <w:t>,</w:t>
            </w:r>
            <w:r w:rsidR="004B2207">
              <w:t xml:space="preserve"> depending on your experience</w:t>
            </w:r>
            <w:r>
              <w:t>. Your participation is greatly appreciated and essential for an effective evaluation. Click the Start Survey button to begin.</w:t>
            </w:r>
          </w:p>
        </w:tc>
      </w:tr>
      <w:tr w:rsidR="00F96CF5" w14:paraId="69A1C016" w14:textId="77777777">
        <w:tc>
          <w:tcPr>
            <w:tcW w:w="0" w:type="auto"/>
            <w:tcBorders>
              <w:top w:val="nil"/>
              <w:left w:val="nil"/>
              <w:bottom w:val="nil"/>
              <w:right w:val="nil"/>
            </w:tcBorders>
            <w:tcMar>
              <w:top w:w="100" w:type="dxa"/>
              <w:bottom w:w="100" w:type="dxa"/>
            </w:tcMar>
            <w:vAlign w:val="center"/>
          </w:tcPr>
          <w:p w14:paraId="22AD339D" w14:textId="77777777" w:rsidR="00F96CF5" w:rsidRDefault="00F96CF5">
            <w:pPr>
              <w:jc w:val="center"/>
              <w:rPr>
                <w:rFonts w:ascii="Arial" w:eastAsia="Arial" w:hAnsi="Arial" w:cs="Arial"/>
                <w:sz w:val="22"/>
              </w:rPr>
            </w:pPr>
          </w:p>
        </w:tc>
      </w:tr>
      <w:tr w:rsidR="00F96CF5" w14:paraId="723657CE" w14:textId="77777777">
        <w:tc>
          <w:tcPr>
            <w:tcW w:w="0" w:type="auto"/>
            <w:tcBorders>
              <w:top w:val="nil"/>
              <w:left w:val="nil"/>
              <w:bottom w:val="nil"/>
              <w:right w:val="nil"/>
            </w:tcBorders>
            <w:tcMar>
              <w:top w:w="100" w:type="dxa"/>
              <w:bottom w:w="100" w:type="dxa"/>
            </w:tcMar>
            <w:vAlign w:val="center"/>
          </w:tcPr>
          <w:p w14:paraId="7D52F2B7" w14:textId="77777777" w:rsidR="00F96CF5" w:rsidRDefault="00F96CF5">
            <w:pPr>
              <w:jc w:val="center"/>
              <w:rPr>
                <w:rFonts w:ascii="Arial" w:eastAsia="Arial" w:hAnsi="Arial" w:cs="Arial"/>
                <w:sz w:val="22"/>
              </w:rPr>
            </w:pPr>
          </w:p>
        </w:tc>
      </w:tr>
    </w:tbl>
    <w:p w14:paraId="29D36775" w14:textId="77777777" w:rsidR="00F96CF5" w:rsidRDefault="00F96CF5">
      <w:pPr>
        <w:rPr>
          <w:rFonts w:ascii="Arial" w:eastAsia="Arial" w:hAnsi="Arial" w:cs="Arial"/>
          <w:sz w:val="22"/>
        </w:rPr>
        <w:sectPr w:rsidR="00F96CF5">
          <w:pgSz w:w="12240" w:h="15840"/>
          <w:pgMar w:top="1440" w:right="1800" w:bottom="1440" w:left="1800" w:header="708"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393B0BB6" w14:textId="77777777">
        <w:trPr>
          <w:trHeight w:val="330"/>
        </w:trPr>
        <w:tc>
          <w:tcPr>
            <w:tcW w:w="0" w:type="auto"/>
            <w:tcBorders>
              <w:top w:val="single" w:sz="4" w:space="0" w:color="auto"/>
              <w:left w:val="single" w:sz="4" w:space="0" w:color="auto"/>
              <w:bottom w:val="single" w:sz="4" w:space="0" w:color="auto"/>
              <w:right w:val="single" w:sz="4" w:space="0" w:color="auto"/>
            </w:tcBorders>
            <w:shd w:val="clear" w:color="auto" w:fill="D3D3D3"/>
            <w:tcMar>
              <w:top w:w="80" w:type="dxa"/>
              <w:bottom w:w="80" w:type="dxa"/>
            </w:tcMar>
            <w:vAlign w:val="center"/>
          </w:tcPr>
          <w:p w14:paraId="2E34C374" w14:textId="77777777" w:rsidR="00F96CF5" w:rsidRDefault="00F96CF5">
            <w:pPr>
              <w:rPr>
                <w:rFonts w:ascii="Arial" w:eastAsia="Arial" w:hAnsi="Arial" w:cs="Arial"/>
                <w:b/>
                <w:sz w:val="22"/>
              </w:rPr>
            </w:pPr>
            <w:r>
              <w:rPr>
                <w:rFonts w:ascii="Arial" w:eastAsia="Arial" w:hAnsi="Arial" w:cs="Arial"/>
                <w:b/>
                <w:sz w:val="22"/>
              </w:rPr>
              <w:lastRenderedPageBreak/>
              <w:t>A. Demographics</w:t>
            </w:r>
          </w:p>
        </w:tc>
      </w:tr>
    </w:tbl>
    <w:p w14:paraId="293D2567" w14:textId="77777777" w:rsidR="00F96CF5" w:rsidRDefault="00F96CF5">
      <w:pPr>
        <w:keepNext/>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F96CF5" w14:paraId="441F4ED6" w14:textId="77777777">
        <w:tc>
          <w:tcPr>
            <w:tcW w:w="0" w:type="auto"/>
            <w:tcBorders>
              <w:top w:val="nil"/>
              <w:left w:val="nil"/>
              <w:bottom w:val="nil"/>
              <w:right w:val="nil"/>
            </w:tcBorders>
            <w:tcMar>
              <w:top w:w="100" w:type="dxa"/>
              <w:bottom w:w="100" w:type="dxa"/>
            </w:tcMar>
            <w:vAlign w:val="center"/>
          </w:tcPr>
          <w:p w14:paraId="29D0A38E" w14:textId="77777777" w:rsidR="00F96CF5" w:rsidRDefault="00F96CF5">
            <w:pPr>
              <w:jc w:val="center"/>
              <w:rPr>
                <w:rFonts w:ascii="Arial" w:eastAsia="Arial" w:hAnsi="Arial" w:cs="Arial"/>
                <w:sz w:val="22"/>
              </w:rPr>
            </w:pPr>
            <w:r>
              <w:t>A. General Views of the IMF and Climate Change and Demographic Data</w:t>
            </w:r>
          </w:p>
        </w:tc>
      </w:tr>
    </w:tbl>
    <w:p w14:paraId="00202FD4"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F96CF5" w14:paraId="7F8E03C6" w14:textId="77777777">
        <w:tc>
          <w:tcPr>
            <w:tcW w:w="0" w:type="auto"/>
            <w:tcBorders>
              <w:top w:val="nil"/>
              <w:left w:val="nil"/>
              <w:bottom w:val="nil"/>
              <w:right w:val="nil"/>
            </w:tcBorders>
            <w:tcMar>
              <w:top w:w="100" w:type="dxa"/>
              <w:bottom w:w="100" w:type="dxa"/>
            </w:tcMar>
            <w:vAlign w:val="center"/>
          </w:tcPr>
          <w:p w14:paraId="6DD78173" w14:textId="6409A6DA" w:rsidR="00F96CF5" w:rsidRDefault="00F96CF5">
            <w:pPr>
              <w:jc w:val="center"/>
              <w:rPr>
                <w:rFonts w:ascii="Arial" w:eastAsia="Arial" w:hAnsi="Arial" w:cs="Arial"/>
                <w:sz w:val="22"/>
              </w:rPr>
            </w:pPr>
          </w:p>
        </w:tc>
      </w:tr>
    </w:tbl>
    <w:p w14:paraId="0633B9D8"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41CE71FF" w14:textId="77777777">
        <w:tc>
          <w:tcPr>
            <w:tcW w:w="0" w:type="auto"/>
            <w:tcMar>
              <w:top w:w="80" w:type="dxa"/>
              <w:bottom w:w="80" w:type="dxa"/>
            </w:tcMar>
          </w:tcPr>
          <w:p w14:paraId="096D5123" w14:textId="4B9E7D00" w:rsidR="00F96CF5" w:rsidRDefault="00F96CF5">
            <w:pPr>
              <w:keepNext/>
              <w:rPr>
                <w:rFonts w:ascii="Arial" w:eastAsia="Arial" w:hAnsi="Arial" w:cs="Arial"/>
                <w:b/>
                <w:sz w:val="22"/>
              </w:rPr>
            </w:pPr>
            <w:r>
              <w:rPr>
                <w:rFonts w:ascii="Arial" w:eastAsia="Arial" w:hAnsi="Arial" w:cs="Arial"/>
                <w:b/>
                <w:sz w:val="22"/>
              </w:rPr>
              <w:t>*1. Which statement best reflects your view regarding the extent to which the IMF should engage on climate change-related issues going forward</w:t>
            </w:r>
            <w:r w:rsidR="001F0699">
              <w:rPr>
                <w:rFonts w:ascii="Arial" w:eastAsia="Arial" w:hAnsi="Arial" w:cs="Arial"/>
                <w:b/>
                <w:sz w:val="22"/>
              </w:rPr>
              <w:t>,</w:t>
            </w:r>
            <w:r w:rsidR="00E77988">
              <w:rPr>
                <w:rFonts w:ascii="Arial" w:eastAsia="Arial" w:hAnsi="Arial" w:cs="Arial"/>
                <w:b/>
                <w:sz w:val="22"/>
              </w:rPr>
              <w:t xml:space="preserve"> </w:t>
            </w:r>
            <w:r w:rsidR="00E77988">
              <w:rPr>
                <w:rFonts w:ascii="Arial" w:eastAsia="Arial" w:hAnsi="Arial" w:cs="Arial"/>
                <w:sz w:val="22"/>
              </w:rPr>
              <w:t>compared to the evaluation period (2021-202</w:t>
            </w:r>
            <w:r w:rsidR="00AB6DD9">
              <w:rPr>
                <w:rFonts w:ascii="Arial" w:eastAsia="Arial" w:hAnsi="Arial" w:cs="Arial"/>
                <w:sz w:val="22"/>
              </w:rPr>
              <w:t>5</w:t>
            </w:r>
            <w:r w:rsidR="00E77988">
              <w:rPr>
                <w:rFonts w:ascii="Arial" w:eastAsia="Arial" w:hAnsi="Arial" w:cs="Arial"/>
                <w:sz w:val="22"/>
              </w:rPr>
              <w:t>)</w:t>
            </w:r>
            <w:r>
              <w:rPr>
                <w:rFonts w:ascii="Arial" w:eastAsia="Arial" w:hAnsi="Arial" w:cs="Arial"/>
                <w:b/>
                <w:sz w:val="22"/>
              </w:rPr>
              <w:t>?</w:t>
            </w:r>
            <w:r>
              <w:rPr>
                <w:rFonts w:ascii="Arial" w:eastAsia="Arial" w:hAnsi="Arial" w:cs="Arial"/>
                <w:sz w:val="22"/>
              </w:rPr>
              <w:t>(*Required)</w:t>
            </w:r>
          </w:p>
        </w:tc>
      </w:tr>
      <w:tr w:rsidR="00F96CF5" w14:paraId="6194A8F5"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265FFCCA"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
                    <w:gridCol w:w="7952"/>
                  </w:tblGrid>
                  <w:tr w:rsidR="00F96CF5" w14:paraId="56C90273" w14:textId="77777777">
                    <w:tc>
                      <w:tcPr>
                        <w:tcW w:w="0" w:type="auto"/>
                        <w:tcMar>
                          <w:top w:w="80" w:type="dxa"/>
                          <w:bottom w:w="80" w:type="dxa"/>
                        </w:tcMar>
                      </w:tcPr>
                      <w:p w14:paraId="27F82C03" w14:textId="77777777" w:rsidR="00F96CF5" w:rsidRDefault="00F96CF5">
                        <w:pPr>
                          <w:rPr>
                            <w:rFonts w:ascii="Arial" w:eastAsia="Arial" w:hAnsi="Arial" w:cs="Arial"/>
                            <w:b/>
                            <w:sz w:val="22"/>
                          </w:rPr>
                        </w:pPr>
                      </w:p>
                    </w:tc>
                    <w:tc>
                      <w:tcPr>
                        <w:tcW w:w="0" w:type="auto"/>
                        <w:tcMar>
                          <w:top w:w="80" w:type="dxa"/>
                          <w:bottom w:w="80" w:type="dxa"/>
                        </w:tcMar>
                      </w:tcPr>
                      <w:p w14:paraId="76BD49E6"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6265F4D7" w14:textId="77777777">
                    <w:tc>
                      <w:tcPr>
                        <w:tcW w:w="0" w:type="auto"/>
                        <w:tcMar>
                          <w:top w:w="80" w:type="dxa"/>
                          <w:bottom w:w="80" w:type="dxa"/>
                        </w:tcMar>
                      </w:tcPr>
                      <w:p w14:paraId="786FE664" w14:textId="37CBAA4F" w:rsidR="00F96CF5" w:rsidRDefault="00773C45">
                        <w:pPr>
                          <w:rPr>
                            <w:rFonts w:ascii="Arial" w:eastAsia="Arial" w:hAnsi="Arial" w:cs="Arial"/>
                            <w:sz w:val="22"/>
                          </w:rPr>
                        </w:pPr>
                        <w:r>
                          <w:rPr>
                            <w:noProof/>
                          </w:rPr>
                          <mc:AlternateContent>
                            <mc:Choice Requires="wps">
                              <w:drawing>
                                <wp:anchor distT="0" distB="0" distL="114300" distR="114300" simplePos="0" relativeHeight="251658240" behindDoc="0" locked="1" layoutInCell="1" allowOverlap="1" wp14:anchorId="57F2AF83" wp14:editId="67D02942">
                                  <wp:simplePos x="0" y="0"/>
                                  <wp:positionH relativeFrom="column">
                                    <wp:align>center</wp:align>
                                  </wp:positionH>
                                  <wp:positionV relativeFrom="paragraph">
                                    <wp:posOffset>25400</wp:posOffset>
                                  </wp:positionV>
                                  <wp:extent cx="88900" cy="88900"/>
                                  <wp:effectExtent l="11430" t="8255" r="13970" b="7620"/>
                                  <wp:wrapNone/>
                                  <wp:docPr id="1534805006"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3DE8359" id="Oval 1" o:spid="_x0000_s1026" style="position:absolute;margin-left:0;margin-top:2pt;width:7pt;height:7pt;z-index:2513039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7E68AC1" w14:textId="30D065D4" w:rsidR="00F96CF5" w:rsidRDefault="00F96CF5">
                        <w:pPr>
                          <w:rPr>
                            <w:rFonts w:ascii="Arial" w:eastAsia="Arial" w:hAnsi="Arial" w:cs="Arial"/>
                            <w:sz w:val="22"/>
                          </w:rPr>
                        </w:pPr>
                        <w:r>
                          <w:rPr>
                            <w:rFonts w:ascii="Arial" w:eastAsia="Arial" w:hAnsi="Arial" w:cs="Arial"/>
                            <w:sz w:val="22"/>
                          </w:rPr>
                          <w:t>The IMF should engage a similar amount on climate change-related issues</w:t>
                        </w:r>
                        <w:r w:rsidR="00462D7A">
                          <w:rPr>
                            <w:rFonts w:ascii="Arial" w:eastAsia="Arial" w:hAnsi="Arial" w:cs="Arial"/>
                            <w:sz w:val="22"/>
                          </w:rPr>
                          <w:t xml:space="preserve"> </w:t>
                        </w:r>
                      </w:p>
                    </w:tc>
                  </w:tr>
                  <w:tr w:rsidR="00F96CF5" w14:paraId="2309B049" w14:textId="77777777">
                    <w:tc>
                      <w:tcPr>
                        <w:tcW w:w="0" w:type="auto"/>
                        <w:tcMar>
                          <w:top w:w="80" w:type="dxa"/>
                          <w:bottom w:w="80" w:type="dxa"/>
                        </w:tcMar>
                      </w:tcPr>
                      <w:p w14:paraId="7C6EB724" w14:textId="48996D11" w:rsidR="00F96CF5" w:rsidRDefault="00773C45">
                        <w:pPr>
                          <w:rPr>
                            <w:rFonts w:ascii="Arial" w:eastAsia="Arial" w:hAnsi="Arial" w:cs="Arial"/>
                            <w:sz w:val="22"/>
                          </w:rPr>
                        </w:pPr>
                        <w:r>
                          <w:rPr>
                            <w:noProof/>
                          </w:rPr>
                          <mc:AlternateContent>
                            <mc:Choice Requires="wps">
                              <w:drawing>
                                <wp:anchor distT="0" distB="0" distL="114300" distR="114300" simplePos="0" relativeHeight="251658241" behindDoc="0" locked="1" layoutInCell="1" allowOverlap="1" wp14:anchorId="144424D6" wp14:editId="5AC4BD27">
                                  <wp:simplePos x="0" y="0"/>
                                  <wp:positionH relativeFrom="column">
                                    <wp:align>center</wp:align>
                                  </wp:positionH>
                                  <wp:positionV relativeFrom="paragraph">
                                    <wp:posOffset>25400</wp:posOffset>
                                  </wp:positionV>
                                  <wp:extent cx="88900" cy="88900"/>
                                  <wp:effectExtent l="11430" t="13970" r="13970" b="11430"/>
                                  <wp:wrapNone/>
                                  <wp:docPr id="1455789154"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A7C64AC" id="Oval 2" o:spid="_x0000_s1026" style="position:absolute;margin-left:0;margin-top:2pt;width:7pt;height:7pt;z-index:2513049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E74D484" w14:textId="4FC6AA61" w:rsidR="00F96CF5" w:rsidRDefault="00F96CF5">
                        <w:pPr>
                          <w:rPr>
                            <w:rFonts w:ascii="Arial" w:eastAsia="Arial" w:hAnsi="Arial" w:cs="Arial"/>
                            <w:sz w:val="22"/>
                          </w:rPr>
                        </w:pPr>
                        <w:r>
                          <w:rPr>
                            <w:rFonts w:ascii="Arial" w:eastAsia="Arial" w:hAnsi="Arial" w:cs="Arial"/>
                            <w:sz w:val="22"/>
                          </w:rPr>
                          <w:t>The IMF should engage more on climate change-related issues</w:t>
                        </w:r>
                      </w:p>
                    </w:tc>
                  </w:tr>
                  <w:tr w:rsidR="00F96CF5" w14:paraId="06F0ECF5" w14:textId="77777777">
                    <w:tc>
                      <w:tcPr>
                        <w:tcW w:w="0" w:type="auto"/>
                        <w:tcMar>
                          <w:top w:w="80" w:type="dxa"/>
                          <w:bottom w:w="80" w:type="dxa"/>
                        </w:tcMar>
                      </w:tcPr>
                      <w:p w14:paraId="45BC9C50" w14:textId="11BD79E0" w:rsidR="00F96CF5" w:rsidRDefault="00773C45">
                        <w:pPr>
                          <w:rPr>
                            <w:rFonts w:ascii="Arial" w:eastAsia="Arial" w:hAnsi="Arial" w:cs="Arial"/>
                            <w:sz w:val="22"/>
                          </w:rPr>
                        </w:pPr>
                        <w:r>
                          <w:rPr>
                            <w:noProof/>
                          </w:rPr>
                          <mc:AlternateContent>
                            <mc:Choice Requires="wps">
                              <w:drawing>
                                <wp:anchor distT="0" distB="0" distL="114300" distR="114300" simplePos="0" relativeHeight="251658242" behindDoc="0" locked="1" layoutInCell="1" allowOverlap="1" wp14:anchorId="1545DCF8" wp14:editId="462EF017">
                                  <wp:simplePos x="0" y="0"/>
                                  <wp:positionH relativeFrom="column">
                                    <wp:align>center</wp:align>
                                  </wp:positionH>
                                  <wp:positionV relativeFrom="paragraph">
                                    <wp:posOffset>25400</wp:posOffset>
                                  </wp:positionV>
                                  <wp:extent cx="88900" cy="88900"/>
                                  <wp:effectExtent l="11430" t="10160" r="13970" b="5715"/>
                                  <wp:wrapNone/>
                                  <wp:docPr id="261071634"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CE187DC" id="Oval 3" o:spid="_x0000_s1026" style="position:absolute;margin-left:0;margin-top:2pt;width:7pt;height:7pt;z-index:2513059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FC580F3" w14:textId="211B65A5" w:rsidR="00F96CF5" w:rsidRDefault="00F96CF5">
                        <w:pPr>
                          <w:rPr>
                            <w:rFonts w:ascii="Arial" w:eastAsia="Arial" w:hAnsi="Arial" w:cs="Arial"/>
                            <w:sz w:val="22"/>
                          </w:rPr>
                        </w:pPr>
                        <w:r>
                          <w:rPr>
                            <w:rFonts w:ascii="Arial" w:eastAsia="Arial" w:hAnsi="Arial" w:cs="Arial"/>
                            <w:sz w:val="22"/>
                          </w:rPr>
                          <w:t>The IMF should engage less on climate change-related issues</w:t>
                        </w:r>
                      </w:p>
                    </w:tc>
                  </w:tr>
                  <w:tr w:rsidR="00F96CF5" w14:paraId="24493EB2" w14:textId="77777777">
                    <w:tc>
                      <w:tcPr>
                        <w:tcW w:w="0" w:type="auto"/>
                        <w:tcMar>
                          <w:top w:w="80" w:type="dxa"/>
                          <w:bottom w:w="80" w:type="dxa"/>
                        </w:tcMar>
                      </w:tcPr>
                      <w:p w14:paraId="63BF1E16" w14:textId="178BC98A" w:rsidR="00F96CF5" w:rsidRDefault="00773C45">
                        <w:pPr>
                          <w:rPr>
                            <w:rFonts w:ascii="Arial" w:eastAsia="Arial" w:hAnsi="Arial" w:cs="Arial"/>
                            <w:sz w:val="22"/>
                          </w:rPr>
                        </w:pPr>
                        <w:r>
                          <w:rPr>
                            <w:noProof/>
                          </w:rPr>
                          <mc:AlternateContent>
                            <mc:Choice Requires="wps">
                              <w:drawing>
                                <wp:anchor distT="0" distB="0" distL="114300" distR="114300" simplePos="0" relativeHeight="251658243" behindDoc="0" locked="1" layoutInCell="1" allowOverlap="1" wp14:anchorId="343AC48D" wp14:editId="00E97720">
                                  <wp:simplePos x="0" y="0"/>
                                  <wp:positionH relativeFrom="column">
                                    <wp:align>center</wp:align>
                                  </wp:positionH>
                                  <wp:positionV relativeFrom="paragraph">
                                    <wp:posOffset>25400</wp:posOffset>
                                  </wp:positionV>
                                  <wp:extent cx="88900" cy="88900"/>
                                  <wp:effectExtent l="11430" t="6350" r="13970" b="9525"/>
                                  <wp:wrapNone/>
                                  <wp:docPr id="820937712"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8BBCC0C" id="Oval 4" o:spid="_x0000_s1026" style="position:absolute;margin-left:0;margin-top:2pt;width:7pt;height:7pt;z-index:2513070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5F21CD7" w14:textId="725F0BD7" w:rsidR="00F96CF5" w:rsidRDefault="00F96CF5">
                        <w:pPr>
                          <w:rPr>
                            <w:rFonts w:ascii="Arial" w:eastAsia="Arial" w:hAnsi="Arial" w:cs="Arial"/>
                            <w:sz w:val="22"/>
                          </w:rPr>
                        </w:pPr>
                        <w:r>
                          <w:rPr>
                            <w:rFonts w:ascii="Arial" w:eastAsia="Arial" w:hAnsi="Arial" w:cs="Arial"/>
                            <w:sz w:val="22"/>
                          </w:rPr>
                          <w:t>The IMF should not engage on climate change-related issues</w:t>
                        </w:r>
                        <w:r w:rsidR="00814F94">
                          <w:rPr>
                            <w:rFonts w:ascii="Arial" w:eastAsia="Arial" w:hAnsi="Arial" w:cs="Arial"/>
                            <w:sz w:val="22"/>
                          </w:rPr>
                          <w:t xml:space="preserve"> </w:t>
                        </w:r>
                      </w:p>
                    </w:tc>
                  </w:tr>
                </w:tbl>
                <w:p w14:paraId="28F6FD4B" w14:textId="77777777" w:rsidR="00F96CF5" w:rsidRDefault="00F96CF5">
                  <w:pPr>
                    <w:rPr>
                      <w:rFonts w:ascii="Arial" w:eastAsia="Arial" w:hAnsi="Arial" w:cs="Arial"/>
                      <w:sz w:val="22"/>
                    </w:rPr>
                  </w:pPr>
                </w:p>
              </w:tc>
            </w:tr>
          </w:tbl>
          <w:p w14:paraId="4B71A35B" w14:textId="77777777" w:rsidR="00F96CF5" w:rsidRDefault="00F96CF5">
            <w:pPr>
              <w:rPr>
                <w:rFonts w:ascii="Arial" w:eastAsia="Arial" w:hAnsi="Arial" w:cs="Arial"/>
                <w:sz w:val="22"/>
              </w:rPr>
            </w:pPr>
          </w:p>
        </w:tc>
      </w:tr>
    </w:tbl>
    <w:p w14:paraId="1F22A31C"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17ACB17E" w14:textId="77777777">
        <w:tc>
          <w:tcPr>
            <w:tcW w:w="0" w:type="auto"/>
            <w:tcMar>
              <w:top w:w="80" w:type="dxa"/>
              <w:bottom w:w="80" w:type="dxa"/>
            </w:tcMar>
          </w:tcPr>
          <w:p w14:paraId="0ED8366D" w14:textId="0CBE0EB4" w:rsidR="00F96CF5" w:rsidRDefault="00F96CF5">
            <w:pPr>
              <w:keepNext/>
              <w:rPr>
                <w:rFonts w:ascii="Arial" w:eastAsia="Arial" w:hAnsi="Arial" w:cs="Arial"/>
                <w:b/>
                <w:sz w:val="22"/>
              </w:rPr>
            </w:pPr>
            <w:r>
              <w:rPr>
                <w:rFonts w:ascii="Arial" w:eastAsia="Arial" w:hAnsi="Arial" w:cs="Arial"/>
                <w:b/>
                <w:sz w:val="22"/>
              </w:rPr>
              <w:t xml:space="preserve">*2. To what extent do you believe the following IMF outputs and activities have created value added </w:t>
            </w:r>
            <w:r w:rsidR="00F13211">
              <w:rPr>
                <w:rFonts w:ascii="Arial" w:eastAsia="Arial" w:hAnsi="Arial" w:cs="Arial"/>
                <w:b/>
                <w:sz w:val="22"/>
              </w:rPr>
              <w:t>for member countries</w:t>
            </w:r>
            <w:r>
              <w:rPr>
                <w:rFonts w:ascii="Arial" w:eastAsia="Arial" w:hAnsi="Arial" w:cs="Arial"/>
                <w:b/>
                <w:sz w:val="22"/>
              </w:rPr>
              <w:t xml:space="preserve"> in the newer policy area of climate change?</w:t>
            </w:r>
            <w:r>
              <w:rPr>
                <w:rFonts w:ascii="Arial" w:eastAsia="Arial" w:hAnsi="Arial" w:cs="Arial"/>
                <w:sz w:val="22"/>
              </w:rPr>
              <w:t>(*Required)</w:t>
            </w:r>
          </w:p>
        </w:tc>
      </w:tr>
      <w:tr w:rsidR="00F96CF5" w14:paraId="4B3526EE"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1C0B974D"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557"/>
                    <w:gridCol w:w="1409"/>
                  </w:tblGrid>
                  <w:tr w:rsidR="00F96CF5" w14:paraId="38B64A80" w14:textId="77777777">
                    <w:tc>
                      <w:tcPr>
                        <w:tcW w:w="0" w:type="auto"/>
                        <w:tcMar>
                          <w:top w:w="80" w:type="dxa"/>
                          <w:bottom w:w="80" w:type="dxa"/>
                        </w:tcMar>
                      </w:tcPr>
                      <w:p w14:paraId="5721E399" w14:textId="77777777" w:rsidR="00F96CF5" w:rsidRDefault="00F96CF5">
                        <w:pPr>
                          <w:rPr>
                            <w:rFonts w:ascii="Arial" w:eastAsia="Arial" w:hAnsi="Arial" w:cs="Arial"/>
                            <w:b/>
                            <w:sz w:val="22"/>
                          </w:rPr>
                        </w:pPr>
                      </w:p>
                    </w:tc>
                    <w:tc>
                      <w:tcPr>
                        <w:tcW w:w="0" w:type="auto"/>
                        <w:tcMar>
                          <w:top w:w="80" w:type="dxa"/>
                          <w:bottom w:w="80" w:type="dxa"/>
                        </w:tcMar>
                      </w:tcPr>
                      <w:p w14:paraId="4A254098"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122BE329"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1BA3A546" w14:textId="77777777">
                    <w:tc>
                      <w:tcPr>
                        <w:tcW w:w="0" w:type="auto"/>
                        <w:tcMar>
                          <w:top w:w="80" w:type="dxa"/>
                          <w:bottom w:w="80" w:type="dxa"/>
                        </w:tcMar>
                      </w:tcPr>
                      <w:p w14:paraId="4454E997" w14:textId="6D2981D8" w:rsidR="00F96CF5" w:rsidRDefault="00773C45">
                        <w:pPr>
                          <w:rPr>
                            <w:rFonts w:ascii="Arial" w:eastAsia="Arial" w:hAnsi="Arial" w:cs="Arial"/>
                            <w:sz w:val="22"/>
                          </w:rPr>
                        </w:pPr>
                        <w:r>
                          <w:rPr>
                            <w:noProof/>
                          </w:rPr>
                          <mc:AlternateContent>
                            <mc:Choice Requires="wps">
                              <w:drawing>
                                <wp:anchor distT="0" distB="0" distL="114300" distR="114300" simplePos="0" relativeHeight="251658244" behindDoc="0" locked="1" layoutInCell="1" allowOverlap="1" wp14:anchorId="4D932060" wp14:editId="6748C138">
                                  <wp:simplePos x="0" y="0"/>
                                  <wp:positionH relativeFrom="column">
                                    <wp:align>center</wp:align>
                                  </wp:positionH>
                                  <wp:positionV relativeFrom="paragraph">
                                    <wp:posOffset>25400</wp:posOffset>
                                  </wp:positionV>
                                  <wp:extent cx="88900" cy="88900"/>
                                  <wp:effectExtent l="12065" t="6350" r="13335" b="9525"/>
                                  <wp:wrapNone/>
                                  <wp:docPr id="1622217683"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1E7B09E" id="Oval 5" o:spid="_x0000_s1026" style="position:absolute;margin-left:0;margin-top:2pt;width:7pt;height:7pt;z-index:2513080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8921E93" w14:textId="77777777" w:rsidR="00F96CF5" w:rsidRDefault="00F96CF5">
                        <w:pPr>
                          <w:rPr>
                            <w:rFonts w:ascii="Arial" w:eastAsia="Arial" w:hAnsi="Arial" w:cs="Arial"/>
                            <w:sz w:val="22"/>
                          </w:rPr>
                        </w:pPr>
                        <w:r>
                          <w:rPr>
                            <w:rFonts w:ascii="Arial" w:eastAsia="Arial" w:hAnsi="Arial" w:cs="Arial"/>
                            <w:sz w:val="22"/>
                          </w:rPr>
                          <w:t>Article IV consultations and Selected Issues Papers (SIPs)</w:t>
                        </w:r>
                      </w:p>
                    </w:tc>
                    <w:tc>
                      <w:tcPr>
                        <w:tcW w:w="0" w:type="auto"/>
                        <w:tcMar>
                          <w:top w:w="80" w:type="dxa"/>
                          <w:bottom w:w="80" w:type="dxa"/>
                        </w:tcMar>
                        <w:vAlign w:val="center"/>
                      </w:tcPr>
                      <w:p w14:paraId="68ABA346"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51B7E50" w14:textId="77777777">
                    <w:tc>
                      <w:tcPr>
                        <w:tcW w:w="0" w:type="auto"/>
                        <w:tcMar>
                          <w:top w:w="80" w:type="dxa"/>
                          <w:bottom w:w="80" w:type="dxa"/>
                        </w:tcMar>
                      </w:tcPr>
                      <w:p w14:paraId="70083708" w14:textId="65780B1E" w:rsidR="00F96CF5" w:rsidRDefault="00773C45">
                        <w:pPr>
                          <w:rPr>
                            <w:rFonts w:ascii="Arial" w:eastAsia="Arial" w:hAnsi="Arial" w:cs="Arial"/>
                            <w:sz w:val="22"/>
                          </w:rPr>
                        </w:pPr>
                        <w:r>
                          <w:rPr>
                            <w:noProof/>
                          </w:rPr>
                          <mc:AlternateContent>
                            <mc:Choice Requires="wps">
                              <w:drawing>
                                <wp:anchor distT="0" distB="0" distL="114300" distR="114300" simplePos="0" relativeHeight="251658245" behindDoc="0" locked="1" layoutInCell="1" allowOverlap="1" wp14:anchorId="204DE3D6" wp14:editId="6ED7BCEF">
                                  <wp:simplePos x="0" y="0"/>
                                  <wp:positionH relativeFrom="column">
                                    <wp:align>center</wp:align>
                                  </wp:positionH>
                                  <wp:positionV relativeFrom="paragraph">
                                    <wp:posOffset>25400</wp:posOffset>
                                  </wp:positionV>
                                  <wp:extent cx="88900" cy="88900"/>
                                  <wp:effectExtent l="12065" t="12065" r="13335" b="13335"/>
                                  <wp:wrapNone/>
                                  <wp:docPr id="38676795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59AADB3" id="Oval 6" o:spid="_x0000_s1026" style="position:absolute;margin-left:0;margin-top:2pt;width:7pt;height:7pt;z-index:251309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6342E7D" w14:textId="77777777" w:rsidR="00F96CF5" w:rsidRDefault="00F96CF5">
                        <w:pPr>
                          <w:rPr>
                            <w:rFonts w:ascii="Arial" w:eastAsia="Arial" w:hAnsi="Arial" w:cs="Arial"/>
                            <w:sz w:val="22"/>
                          </w:rPr>
                        </w:pPr>
                        <w:r>
                          <w:rPr>
                            <w:rFonts w:ascii="Arial" w:eastAsia="Arial" w:hAnsi="Arial" w:cs="Arial"/>
                            <w:sz w:val="22"/>
                          </w:rPr>
                          <w:t>Article IV consultations and Selected Issues Papers (SIPs)</w:t>
                        </w:r>
                      </w:p>
                    </w:tc>
                    <w:tc>
                      <w:tcPr>
                        <w:tcW w:w="0" w:type="auto"/>
                        <w:tcMar>
                          <w:top w:w="80" w:type="dxa"/>
                          <w:bottom w:w="80" w:type="dxa"/>
                        </w:tcMar>
                        <w:vAlign w:val="center"/>
                      </w:tcPr>
                      <w:p w14:paraId="1AE8193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85609C0" w14:textId="77777777">
                    <w:tc>
                      <w:tcPr>
                        <w:tcW w:w="0" w:type="auto"/>
                        <w:tcMar>
                          <w:top w:w="80" w:type="dxa"/>
                          <w:bottom w:w="80" w:type="dxa"/>
                        </w:tcMar>
                      </w:tcPr>
                      <w:p w14:paraId="1AC9932A" w14:textId="02426853" w:rsidR="00F96CF5" w:rsidRDefault="00773C45">
                        <w:pPr>
                          <w:rPr>
                            <w:rFonts w:ascii="Arial" w:eastAsia="Arial" w:hAnsi="Arial" w:cs="Arial"/>
                            <w:sz w:val="22"/>
                          </w:rPr>
                        </w:pPr>
                        <w:r>
                          <w:rPr>
                            <w:noProof/>
                          </w:rPr>
                          <mc:AlternateContent>
                            <mc:Choice Requires="wps">
                              <w:drawing>
                                <wp:anchor distT="0" distB="0" distL="114300" distR="114300" simplePos="0" relativeHeight="251658246" behindDoc="0" locked="1" layoutInCell="1" allowOverlap="1" wp14:anchorId="672A3DDD" wp14:editId="41CA2035">
                                  <wp:simplePos x="0" y="0"/>
                                  <wp:positionH relativeFrom="column">
                                    <wp:align>center</wp:align>
                                  </wp:positionH>
                                  <wp:positionV relativeFrom="paragraph">
                                    <wp:posOffset>25400</wp:posOffset>
                                  </wp:positionV>
                                  <wp:extent cx="88900" cy="88900"/>
                                  <wp:effectExtent l="12065" t="13970" r="13335" b="11430"/>
                                  <wp:wrapNone/>
                                  <wp:docPr id="689720572"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5225203" id="Oval 7" o:spid="_x0000_s1026" style="position:absolute;margin-left:0;margin-top:2pt;width:7pt;height:7pt;z-index:2513100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21F6C67" w14:textId="77777777" w:rsidR="00F96CF5" w:rsidRDefault="00F96CF5">
                        <w:pPr>
                          <w:rPr>
                            <w:rFonts w:ascii="Arial" w:eastAsia="Arial" w:hAnsi="Arial" w:cs="Arial"/>
                            <w:sz w:val="22"/>
                          </w:rPr>
                        </w:pPr>
                        <w:r>
                          <w:rPr>
                            <w:rFonts w:ascii="Arial" w:eastAsia="Arial" w:hAnsi="Arial" w:cs="Arial"/>
                            <w:sz w:val="22"/>
                          </w:rPr>
                          <w:t>Article IV consultations and Selected Issues Papers (SIPs)</w:t>
                        </w:r>
                      </w:p>
                    </w:tc>
                    <w:tc>
                      <w:tcPr>
                        <w:tcW w:w="0" w:type="auto"/>
                        <w:tcMar>
                          <w:top w:w="80" w:type="dxa"/>
                          <w:bottom w:w="80" w:type="dxa"/>
                        </w:tcMar>
                        <w:vAlign w:val="center"/>
                      </w:tcPr>
                      <w:p w14:paraId="4A8E8375"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86F855B" w14:textId="77777777">
                    <w:tc>
                      <w:tcPr>
                        <w:tcW w:w="0" w:type="auto"/>
                        <w:tcMar>
                          <w:top w:w="80" w:type="dxa"/>
                          <w:bottom w:w="80" w:type="dxa"/>
                        </w:tcMar>
                      </w:tcPr>
                      <w:p w14:paraId="77C0FA51" w14:textId="5FA8315A" w:rsidR="00F96CF5" w:rsidRDefault="00773C45">
                        <w:pPr>
                          <w:rPr>
                            <w:rFonts w:ascii="Arial" w:eastAsia="Arial" w:hAnsi="Arial" w:cs="Arial"/>
                            <w:sz w:val="22"/>
                          </w:rPr>
                        </w:pPr>
                        <w:r>
                          <w:rPr>
                            <w:noProof/>
                          </w:rPr>
                          <mc:AlternateContent>
                            <mc:Choice Requires="wps">
                              <w:drawing>
                                <wp:anchor distT="0" distB="0" distL="114300" distR="114300" simplePos="0" relativeHeight="251658247" behindDoc="0" locked="1" layoutInCell="1" allowOverlap="1" wp14:anchorId="5A943F2B" wp14:editId="301CE5CA">
                                  <wp:simplePos x="0" y="0"/>
                                  <wp:positionH relativeFrom="column">
                                    <wp:align>center</wp:align>
                                  </wp:positionH>
                                  <wp:positionV relativeFrom="paragraph">
                                    <wp:posOffset>25400</wp:posOffset>
                                  </wp:positionV>
                                  <wp:extent cx="88900" cy="88900"/>
                                  <wp:effectExtent l="12065" t="11430" r="13335" b="13970"/>
                                  <wp:wrapNone/>
                                  <wp:docPr id="919010432"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377FEE4" id="Oval 8" o:spid="_x0000_s1026" style="position:absolute;margin-left:0;margin-top:2pt;width:7pt;height:7pt;z-index:251311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14FE106" w14:textId="77777777" w:rsidR="00F96CF5" w:rsidRDefault="00F96CF5">
                        <w:pPr>
                          <w:rPr>
                            <w:rFonts w:ascii="Arial" w:eastAsia="Arial" w:hAnsi="Arial" w:cs="Arial"/>
                            <w:sz w:val="22"/>
                          </w:rPr>
                        </w:pPr>
                        <w:r>
                          <w:rPr>
                            <w:rFonts w:ascii="Arial" w:eastAsia="Arial" w:hAnsi="Arial" w:cs="Arial"/>
                            <w:sz w:val="22"/>
                          </w:rPr>
                          <w:t>Article IV consultations and Selected Issues Papers (SIPs)</w:t>
                        </w:r>
                      </w:p>
                    </w:tc>
                    <w:tc>
                      <w:tcPr>
                        <w:tcW w:w="0" w:type="auto"/>
                        <w:tcMar>
                          <w:top w:w="80" w:type="dxa"/>
                          <w:bottom w:w="80" w:type="dxa"/>
                        </w:tcMar>
                        <w:vAlign w:val="center"/>
                      </w:tcPr>
                      <w:p w14:paraId="307876BA"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58F6A7E" w14:textId="77777777">
                    <w:tc>
                      <w:tcPr>
                        <w:tcW w:w="0" w:type="auto"/>
                        <w:tcMar>
                          <w:top w:w="80" w:type="dxa"/>
                          <w:bottom w:w="80" w:type="dxa"/>
                        </w:tcMar>
                      </w:tcPr>
                      <w:p w14:paraId="095BA7FD" w14:textId="238539E8" w:rsidR="00F96CF5" w:rsidRDefault="00773C45">
                        <w:pPr>
                          <w:rPr>
                            <w:rFonts w:ascii="Arial" w:eastAsia="Arial" w:hAnsi="Arial" w:cs="Arial"/>
                            <w:sz w:val="22"/>
                          </w:rPr>
                        </w:pPr>
                        <w:r>
                          <w:rPr>
                            <w:noProof/>
                          </w:rPr>
                          <mc:AlternateContent>
                            <mc:Choice Requires="wps">
                              <w:drawing>
                                <wp:anchor distT="0" distB="0" distL="114300" distR="114300" simplePos="0" relativeHeight="251658248" behindDoc="0" locked="1" layoutInCell="1" allowOverlap="1" wp14:anchorId="04484671" wp14:editId="2C3C61EB">
                                  <wp:simplePos x="0" y="0"/>
                                  <wp:positionH relativeFrom="column">
                                    <wp:align>center</wp:align>
                                  </wp:positionH>
                                  <wp:positionV relativeFrom="paragraph">
                                    <wp:posOffset>25400</wp:posOffset>
                                  </wp:positionV>
                                  <wp:extent cx="88900" cy="88900"/>
                                  <wp:effectExtent l="12065" t="12065" r="13335" b="13335"/>
                                  <wp:wrapNone/>
                                  <wp:docPr id="1289766237"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58B0D75" id="Oval 9" o:spid="_x0000_s1026" style="position:absolute;margin-left:0;margin-top:2pt;width:7pt;height:7pt;z-index:2513121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C4843AB" w14:textId="77777777" w:rsidR="00F96CF5" w:rsidRDefault="00F96CF5">
                        <w:pPr>
                          <w:rPr>
                            <w:rFonts w:ascii="Arial" w:eastAsia="Arial" w:hAnsi="Arial" w:cs="Arial"/>
                            <w:sz w:val="22"/>
                          </w:rPr>
                        </w:pPr>
                        <w:r>
                          <w:rPr>
                            <w:rFonts w:ascii="Arial" w:eastAsia="Arial" w:hAnsi="Arial" w:cs="Arial"/>
                            <w:sz w:val="22"/>
                          </w:rPr>
                          <w:t>Article IV consultations and Selected Issues Papers (SIPs)</w:t>
                        </w:r>
                      </w:p>
                    </w:tc>
                    <w:tc>
                      <w:tcPr>
                        <w:tcW w:w="0" w:type="auto"/>
                        <w:tcMar>
                          <w:top w:w="80" w:type="dxa"/>
                          <w:bottom w:w="80" w:type="dxa"/>
                        </w:tcMar>
                        <w:vAlign w:val="center"/>
                      </w:tcPr>
                      <w:p w14:paraId="1B58B7C9" w14:textId="77777777" w:rsidR="00F96CF5" w:rsidRDefault="00F96CF5">
                        <w:pPr>
                          <w:rPr>
                            <w:rFonts w:ascii="Arial" w:eastAsia="Arial" w:hAnsi="Arial" w:cs="Arial"/>
                            <w:sz w:val="22"/>
                          </w:rPr>
                        </w:pPr>
                        <w:r>
                          <w:rPr>
                            <w:rFonts w:ascii="Arial" w:eastAsia="Arial" w:hAnsi="Arial" w:cs="Arial"/>
                            <w:sz w:val="22"/>
                          </w:rPr>
                          <w:t>Don’t Know</w:t>
                        </w:r>
                      </w:p>
                    </w:tc>
                  </w:tr>
                  <w:tr w:rsidR="00F96CF5" w14:paraId="5F06402E" w14:textId="77777777">
                    <w:tc>
                      <w:tcPr>
                        <w:tcW w:w="0" w:type="auto"/>
                        <w:tcMar>
                          <w:top w:w="80" w:type="dxa"/>
                          <w:bottom w:w="80" w:type="dxa"/>
                        </w:tcMar>
                      </w:tcPr>
                      <w:p w14:paraId="59F540C2" w14:textId="6DA8F536" w:rsidR="00F96CF5" w:rsidRDefault="00773C45">
                        <w:pPr>
                          <w:rPr>
                            <w:rFonts w:ascii="Arial" w:eastAsia="Arial" w:hAnsi="Arial" w:cs="Arial"/>
                            <w:sz w:val="22"/>
                          </w:rPr>
                        </w:pPr>
                        <w:r>
                          <w:rPr>
                            <w:noProof/>
                          </w:rPr>
                          <mc:AlternateContent>
                            <mc:Choice Requires="wps">
                              <w:drawing>
                                <wp:anchor distT="0" distB="0" distL="114300" distR="114300" simplePos="0" relativeHeight="251658249" behindDoc="0" locked="1" layoutInCell="1" allowOverlap="1" wp14:anchorId="63C30D27" wp14:editId="52ADB942">
                                  <wp:simplePos x="0" y="0"/>
                                  <wp:positionH relativeFrom="column">
                                    <wp:align>center</wp:align>
                                  </wp:positionH>
                                  <wp:positionV relativeFrom="paragraph">
                                    <wp:posOffset>25400</wp:posOffset>
                                  </wp:positionV>
                                  <wp:extent cx="88900" cy="88900"/>
                                  <wp:effectExtent l="12065" t="8255" r="13335" b="7620"/>
                                  <wp:wrapNone/>
                                  <wp:docPr id="184345426"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B1ADDC8" id="Oval 10" o:spid="_x0000_s1026" style="position:absolute;margin-left:0;margin-top:2pt;width:7pt;height:7pt;z-index:2513131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0C23C47" w14:textId="77777777" w:rsidR="00F96CF5" w:rsidRDefault="00F96CF5">
                        <w:pPr>
                          <w:rPr>
                            <w:rFonts w:ascii="Arial" w:eastAsia="Arial" w:hAnsi="Arial" w:cs="Arial"/>
                            <w:sz w:val="22"/>
                          </w:rPr>
                        </w:pPr>
                        <w:r>
                          <w:rPr>
                            <w:rFonts w:ascii="Arial" w:eastAsia="Arial" w:hAnsi="Arial" w:cs="Arial"/>
                            <w:sz w:val="22"/>
                          </w:rPr>
                          <w:t>Flagship reports (e.g., World Economic Outlook (WEO), Fiscal Monitor (FM), Global Financial Stability Report (GFSR), and Regional Economic Outlook (REO))</w:t>
                        </w:r>
                      </w:p>
                    </w:tc>
                    <w:tc>
                      <w:tcPr>
                        <w:tcW w:w="0" w:type="auto"/>
                        <w:tcMar>
                          <w:top w:w="80" w:type="dxa"/>
                          <w:bottom w:w="80" w:type="dxa"/>
                        </w:tcMar>
                        <w:vAlign w:val="center"/>
                      </w:tcPr>
                      <w:p w14:paraId="268F358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D240D0E" w14:textId="77777777">
                    <w:tc>
                      <w:tcPr>
                        <w:tcW w:w="0" w:type="auto"/>
                        <w:tcMar>
                          <w:top w:w="80" w:type="dxa"/>
                          <w:bottom w:w="80" w:type="dxa"/>
                        </w:tcMar>
                      </w:tcPr>
                      <w:p w14:paraId="0DD91C60" w14:textId="1D0BFED2" w:rsidR="00F96CF5" w:rsidRDefault="00773C45">
                        <w:pPr>
                          <w:rPr>
                            <w:rFonts w:ascii="Arial" w:eastAsia="Arial" w:hAnsi="Arial" w:cs="Arial"/>
                            <w:sz w:val="22"/>
                          </w:rPr>
                        </w:pPr>
                        <w:r>
                          <w:rPr>
                            <w:noProof/>
                          </w:rPr>
                          <mc:AlternateContent>
                            <mc:Choice Requires="wps">
                              <w:drawing>
                                <wp:anchor distT="0" distB="0" distL="114300" distR="114300" simplePos="0" relativeHeight="251658250" behindDoc="0" locked="1" layoutInCell="1" allowOverlap="1" wp14:anchorId="4CDC8289" wp14:editId="40552227">
                                  <wp:simplePos x="0" y="0"/>
                                  <wp:positionH relativeFrom="column">
                                    <wp:align>center</wp:align>
                                  </wp:positionH>
                                  <wp:positionV relativeFrom="paragraph">
                                    <wp:posOffset>25400</wp:posOffset>
                                  </wp:positionV>
                                  <wp:extent cx="88900" cy="88900"/>
                                  <wp:effectExtent l="12065" t="6350" r="13335" b="9525"/>
                                  <wp:wrapNone/>
                                  <wp:docPr id="945874793"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E421308" id="Oval 11" o:spid="_x0000_s1026" style="position:absolute;margin-left:0;margin-top:2pt;width:7pt;height:7pt;z-index:2513141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D22456C" w14:textId="77777777" w:rsidR="00F96CF5" w:rsidRDefault="00F96CF5">
                        <w:pPr>
                          <w:rPr>
                            <w:rFonts w:ascii="Arial" w:eastAsia="Arial" w:hAnsi="Arial" w:cs="Arial"/>
                            <w:sz w:val="22"/>
                          </w:rPr>
                        </w:pPr>
                        <w:r>
                          <w:rPr>
                            <w:rFonts w:ascii="Arial" w:eastAsia="Arial" w:hAnsi="Arial" w:cs="Arial"/>
                            <w:sz w:val="22"/>
                          </w:rPr>
                          <w:t>Flagship reports (e.g., World Economic Outlook (WEO), Fiscal Monitor (FM), Global Financial Stability Report (GFSR), and Regional Economic Outlook (REO))</w:t>
                        </w:r>
                      </w:p>
                    </w:tc>
                    <w:tc>
                      <w:tcPr>
                        <w:tcW w:w="0" w:type="auto"/>
                        <w:tcMar>
                          <w:top w:w="80" w:type="dxa"/>
                          <w:bottom w:w="80" w:type="dxa"/>
                        </w:tcMar>
                        <w:vAlign w:val="center"/>
                      </w:tcPr>
                      <w:p w14:paraId="06CE2312"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129695F" w14:textId="77777777">
                    <w:tc>
                      <w:tcPr>
                        <w:tcW w:w="0" w:type="auto"/>
                        <w:tcMar>
                          <w:top w:w="80" w:type="dxa"/>
                          <w:bottom w:w="80" w:type="dxa"/>
                        </w:tcMar>
                      </w:tcPr>
                      <w:p w14:paraId="5B15AFAC" w14:textId="21F0BC22"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251" behindDoc="0" locked="1" layoutInCell="1" allowOverlap="1" wp14:anchorId="428894CA" wp14:editId="79A09E95">
                                  <wp:simplePos x="0" y="0"/>
                                  <wp:positionH relativeFrom="column">
                                    <wp:align>center</wp:align>
                                  </wp:positionH>
                                  <wp:positionV relativeFrom="paragraph">
                                    <wp:posOffset>25400</wp:posOffset>
                                  </wp:positionV>
                                  <wp:extent cx="88900" cy="88900"/>
                                  <wp:effectExtent l="12065" t="13970" r="13335" b="11430"/>
                                  <wp:wrapNone/>
                                  <wp:docPr id="786129691"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0BDF469" id="Oval 12" o:spid="_x0000_s1026" style="position:absolute;margin-left:0;margin-top:2pt;width:7pt;height:7pt;z-index:251315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A012E4D" w14:textId="77777777" w:rsidR="00F96CF5" w:rsidRDefault="00F96CF5">
                        <w:pPr>
                          <w:rPr>
                            <w:rFonts w:ascii="Arial" w:eastAsia="Arial" w:hAnsi="Arial" w:cs="Arial"/>
                            <w:sz w:val="22"/>
                          </w:rPr>
                        </w:pPr>
                        <w:r>
                          <w:rPr>
                            <w:rFonts w:ascii="Arial" w:eastAsia="Arial" w:hAnsi="Arial" w:cs="Arial"/>
                            <w:sz w:val="22"/>
                          </w:rPr>
                          <w:t>Flagship reports (e.g., World Economic Outlook (WEO), Fiscal Monitor (FM), Global Financial Stability Report (GFSR), and Regional Economic Outlook (REO))</w:t>
                        </w:r>
                      </w:p>
                    </w:tc>
                    <w:tc>
                      <w:tcPr>
                        <w:tcW w:w="0" w:type="auto"/>
                        <w:tcMar>
                          <w:top w:w="80" w:type="dxa"/>
                          <w:bottom w:w="80" w:type="dxa"/>
                        </w:tcMar>
                        <w:vAlign w:val="center"/>
                      </w:tcPr>
                      <w:p w14:paraId="4A5A317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90E6D31" w14:textId="77777777">
                    <w:tc>
                      <w:tcPr>
                        <w:tcW w:w="0" w:type="auto"/>
                        <w:tcMar>
                          <w:top w:w="80" w:type="dxa"/>
                          <w:bottom w:w="80" w:type="dxa"/>
                        </w:tcMar>
                      </w:tcPr>
                      <w:p w14:paraId="2CBC16A3" w14:textId="2474F818" w:rsidR="00F96CF5" w:rsidRDefault="00773C45">
                        <w:pPr>
                          <w:rPr>
                            <w:rFonts w:ascii="Arial" w:eastAsia="Arial" w:hAnsi="Arial" w:cs="Arial"/>
                            <w:sz w:val="22"/>
                          </w:rPr>
                        </w:pPr>
                        <w:r>
                          <w:rPr>
                            <w:noProof/>
                          </w:rPr>
                          <mc:AlternateContent>
                            <mc:Choice Requires="wps">
                              <w:drawing>
                                <wp:anchor distT="0" distB="0" distL="114300" distR="114300" simplePos="0" relativeHeight="251658252" behindDoc="0" locked="1" layoutInCell="1" allowOverlap="1" wp14:anchorId="0CC0ED1E" wp14:editId="061D132A">
                                  <wp:simplePos x="0" y="0"/>
                                  <wp:positionH relativeFrom="column">
                                    <wp:align>center</wp:align>
                                  </wp:positionH>
                                  <wp:positionV relativeFrom="paragraph">
                                    <wp:posOffset>25400</wp:posOffset>
                                  </wp:positionV>
                                  <wp:extent cx="88900" cy="88900"/>
                                  <wp:effectExtent l="12065" t="8255" r="13335" b="7620"/>
                                  <wp:wrapNone/>
                                  <wp:docPr id="2132620739"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A59809D" id="Oval 13" o:spid="_x0000_s1026" style="position:absolute;margin-left:0;margin-top:2pt;width:7pt;height:7pt;z-index:2513162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6BD3CBD" w14:textId="77777777" w:rsidR="00F96CF5" w:rsidRDefault="00F96CF5">
                        <w:pPr>
                          <w:rPr>
                            <w:rFonts w:ascii="Arial" w:eastAsia="Arial" w:hAnsi="Arial" w:cs="Arial"/>
                            <w:sz w:val="22"/>
                          </w:rPr>
                        </w:pPr>
                        <w:r>
                          <w:rPr>
                            <w:rFonts w:ascii="Arial" w:eastAsia="Arial" w:hAnsi="Arial" w:cs="Arial"/>
                            <w:sz w:val="22"/>
                          </w:rPr>
                          <w:t>Flagship reports (e.g., World Economic Outlook (WEO), Fiscal Monitor (FM), Global Financial Stability Report (GFSR), and Regional Economic Outlook (REO))</w:t>
                        </w:r>
                      </w:p>
                    </w:tc>
                    <w:tc>
                      <w:tcPr>
                        <w:tcW w:w="0" w:type="auto"/>
                        <w:tcMar>
                          <w:top w:w="80" w:type="dxa"/>
                          <w:bottom w:w="80" w:type="dxa"/>
                        </w:tcMar>
                        <w:vAlign w:val="center"/>
                      </w:tcPr>
                      <w:p w14:paraId="64CFF59D"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3525F4A" w14:textId="77777777">
                    <w:tc>
                      <w:tcPr>
                        <w:tcW w:w="0" w:type="auto"/>
                        <w:tcMar>
                          <w:top w:w="80" w:type="dxa"/>
                          <w:bottom w:w="80" w:type="dxa"/>
                        </w:tcMar>
                      </w:tcPr>
                      <w:p w14:paraId="597FAC84" w14:textId="04D2B9C7" w:rsidR="00F96CF5" w:rsidRDefault="00773C45">
                        <w:pPr>
                          <w:rPr>
                            <w:rFonts w:ascii="Arial" w:eastAsia="Arial" w:hAnsi="Arial" w:cs="Arial"/>
                            <w:sz w:val="22"/>
                          </w:rPr>
                        </w:pPr>
                        <w:r>
                          <w:rPr>
                            <w:noProof/>
                          </w:rPr>
                          <mc:AlternateContent>
                            <mc:Choice Requires="wps">
                              <w:drawing>
                                <wp:anchor distT="0" distB="0" distL="114300" distR="114300" simplePos="0" relativeHeight="251658253" behindDoc="0" locked="1" layoutInCell="1" allowOverlap="1" wp14:anchorId="6055424E" wp14:editId="11870B8C">
                                  <wp:simplePos x="0" y="0"/>
                                  <wp:positionH relativeFrom="column">
                                    <wp:align>center</wp:align>
                                  </wp:positionH>
                                  <wp:positionV relativeFrom="paragraph">
                                    <wp:posOffset>25400</wp:posOffset>
                                  </wp:positionV>
                                  <wp:extent cx="88900" cy="88900"/>
                                  <wp:effectExtent l="12065" t="6350" r="13335" b="9525"/>
                                  <wp:wrapNone/>
                                  <wp:docPr id="2133659347"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F763BBF" id="Oval 14" o:spid="_x0000_s1026" style="position:absolute;margin-left:0;margin-top:2pt;width:7pt;height:7pt;z-index:251317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20A3B3E" w14:textId="77777777" w:rsidR="00F96CF5" w:rsidRDefault="00F96CF5">
                        <w:pPr>
                          <w:rPr>
                            <w:rFonts w:ascii="Arial" w:eastAsia="Arial" w:hAnsi="Arial" w:cs="Arial"/>
                            <w:sz w:val="22"/>
                          </w:rPr>
                        </w:pPr>
                        <w:r>
                          <w:rPr>
                            <w:rFonts w:ascii="Arial" w:eastAsia="Arial" w:hAnsi="Arial" w:cs="Arial"/>
                            <w:sz w:val="22"/>
                          </w:rPr>
                          <w:t>Flagship reports (e.g., World Economic Outlook (WEO), Fiscal Monitor (FM), Global Financial Stability Report (GFSR), and Regional Economic Outlook (REO))</w:t>
                        </w:r>
                      </w:p>
                    </w:tc>
                    <w:tc>
                      <w:tcPr>
                        <w:tcW w:w="0" w:type="auto"/>
                        <w:tcMar>
                          <w:top w:w="80" w:type="dxa"/>
                          <w:bottom w:w="80" w:type="dxa"/>
                        </w:tcMar>
                        <w:vAlign w:val="center"/>
                      </w:tcPr>
                      <w:p w14:paraId="2D8F7398" w14:textId="77777777" w:rsidR="00F96CF5" w:rsidRDefault="00F96CF5">
                        <w:pPr>
                          <w:rPr>
                            <w:rFonts w:ascii="Arial" w:eastAsia="Arial" w:hAnsi="Arial" w:cs="Arial"/>
                            <w:sz w:val="22"/>
                          </w:rPr>
                        </w:pPr>
                        <w:r>
                          <w:rPr>
                            <w:rFonts w:ascii="Arial" w:eastAsia="Arial" w:hAnsi="Arial" w:cs="Arial"/>
                            <w:sz w:val="22"/>
                          </w:rPr>
                          <w:t>Don’t Know</w:t>
                        </w:r>
                      </w:p>
                    </w:tc>
                  </w:tr>
                  <w:tr w:rsidR="00F96CF5" w14:paraId="469D47A9" w14:textId="77777777">
                    <w:tc>
                      <w:tcPr>
                        <w:tcW w:w="0" w:type="auto"/>
                        <w:tcMar>
                          <w:top w:w="80" w:type="dxa"/>
                          <w:bottom w:w="80" w:type="dxa"/>
                        </w:tcMar>
                      </w:tcPr>
                      <w:p w14:paraId="3A1E8841" w14:textId="0B304382" w:rsidR="00F96CF5" w:rsidRDefault="00773C45">
                        <w:pPr>
                          <w:rPr>
                            <w:rFonts w:ascii="Arial" w:eastAsia="Arial" w:hAnsi="Arial" w:cs="Arial"/>
                            <w:sz w:val="22"/>
                          </w:rPr>
                        </w:pPr>
                        <w:r>
                          <w:rPr>
                            <w:noProof/>
                          </w:rPr>
                          <mc:AlternateContent>
                            <mc:Choice Requires="wps">
                              <w:drawing>
                                <wp:anchor distT="0" distB="0" distL="114300" distR="114300" simplePos="0" relativeHeight="251658254" behindDoc="0" locked="1" layoutInCell="1" allowOverlap="1" wp14:anchorId="41DDA332" wp14:editId="55391D92">
                                  <wp:simplePos x="0" y="0"/>
                                  <wp:positionH relativeFrom="column">
                                    <wp:align>center</wp:align>
                                  </wp:positionH>
                                  <wp:positionV relativeFrom="paragraph">
                                    <wp:posOffset>25400</wp:posOffset>
                                  </wp:positionV>
                                  <wp:extent cx="88900" cy="88900"/>
                                  <wp:effectExtent l="12065" t="13970" r="13335" b="11430"/>
                                  <wp:wrapNone/>
                                  <wp:docPr id="1722354371"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AAB7830" id="Oval 15" o:spid="_x0000_s1026" style="position:absolute;margin-left:0;margin-top:2pt;width:7pt;height:7pt;z-index:2513182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05DEE85" w14:textId="77777777" w:rsidR="00F96CF5" w:rsidRDefault="00F96CF5">
                        <w:pPr>
                          <w:rPr>
                            <w:rFonts w:ascii="Arial" w:eastAsia="Arial" w:hAnsi="Arial" w:cs="Arial"/>
                            <w:sz w:val="22"/>
                          </w:rPr>
                        </w:pPr>
                        <w:r>
                          <w:rPr>
                            <w:rFonts w:ascii="Arial" w:eastAsia="Arial" w:hAnsi="Arial" w:cs="Arial"/>
                            <w:sz w:val="22"/>
                          </w:rPr>
                          <w:t>Financial Sector Assessment Programs (FSAPs)</w:t>
                        </w:r>
                      </w:p>
                    </w:tc>
                    <w:tc>
                      <w:tcPr>
                        <w:tcW w:w="0" w:type="auto"/>
                        <w:tcMar>
                          <w:top w:w="80" w:type="dxa"/>
                          <w:bottom w:w="80" w:type="dxa"/>
                        </w:tcMar>
                        <w:vAlign w:val="center"/>
                      </w:tcPr>
                      <w:p w14:paraId="6E94340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6CDE7DE" w14:textId="77777777">
                    <w:tc>
                      <w:tcPr>
                        <w:tcW w:w="0" w:type="auto"/>
                        <w:tcMar>
                          <w:top w:w="80" w:type="dxa"/>
                          <w:bottom w:w="80" w:type="dxa"/>
                        </w:tcMar>
                      </w:tcPr>
                      <w:p w14:paraId="1AD30B1E" w14:textId="758ED0E7" w:rsidR="00F96CF5" w:rsidRDefault="00773C45">
                        <w:pPr>
                          <w:rPr>
                            <w:rFonts w:ascii="Arial" w:eastAsia="Arial" w:hAnsi="Arial" w:cs="Arial"/>
                            <w:sz w:val="22"/>
                          </w:rPr>
                        </w:pPr>
                        <w:r>
                          <w:rPr>
                            <w:noProof/>
                          </w:rPr>
                          <mc:AlternateContent>
                            <mc:Choice Requires="wps">
                              <w:drawing>
                                <wp:anchor distT="0" distB="0" distL="114300" distR="114300" simplePos="0" relativeHeight="251658255" behindDoc="0" locked="1" layoutInCell="1" allowOverlap="1" wp14:anchorId="6ECA8E7A" wp14:editId="648C4DBA">
                                  <wp:simplePos x="0" y="0"/>
                                  <wp:positionH relativeFrom="column">
                                    <wp:align>center</wp:align>
                                  </wp:positionH>
                                  <wp:positionV relativeFrom="paragraph">
                                    <wp:posOffset>25400</wp:posOffset>
                                  </wp:positionV>
                                  <wp:extent cx="88900" cy="88900"/>
                                  <wp:effectExtent l="12065" t="10160" r="13335" b="5715"/>
                                  <wp:wrapNone/>
                                  <wp:docPr id="782689536"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D6C1579" id="Oval 16" o:spid="_x0000_s1026" style="position:absolute;margin-left:0;margin-top:2pt;width:7pt;height:7pt;z-index:2513192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D5E46E1" w14:textId="77777777" w:rsidR="00F96CF5" w:rsidRDefault="00F96CF5">
                        <w:pPr>
                          <w:rPr>
                            <w:rFonts w:ascii="Arial" w:eastAsia="Arial" w:hAnsi="Arial" w:cs="Arial"/>
                            <w:sz w:val="22"/>
                          </w:rPr>
                        </w:pPr>
                        <w:r>
                          <w:rPr>
                            <w:rFonts w:ascii="Arial" w:eastAsia="Arial" w:hAnsi="Arial" w:cs="Arial"/>
                            <w:sz w:val="22"/>
                          </w:rPr>
                          <w:t>Financial Sector Assessment Programs (FSAPs)</w:t>
                        </w:r>
                      </w:p>
                    </w:tc>
                    <w:tc>
                      <w:tcPr>
                        <w:tcW w:w="0" w:type="auto"/>
                        <w:tcMar>
                          <w:top w:w="80" w:type="dxa"/>
                          <w:bottom w:w="80" w:type="dxa"/>
                        </w:tcMar>
                        <w:vAlign w:val="center"/>
                      </w:tcPr>
                      <w:p w14:paraId="14D1FC6F"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54746F3" w14:textId="77777777">
                    <w:tc>
                      <w:tcPr>
                        <w:tcW w:w="0" w:type="auto"/>
                        <w:tcMar>
                          <w:top w:w="80" w:type="dxa"/>
                          <w:bottom w:w="80" w:type="dxa"/>
                        </w:tcMar>
                      </w:tcPr>
                      <w:p w14:paraId="34451CAC" w14:textId="33A9DD38" w:rsidR="00F96CF5" w:rsidRDefault="00773C45">
                        <w:pPr>
                          <w:rPr>
                            <w:rFonts w:ascii="Arial" w:eastAsia="Arial" w:hAnsi="Arial" w:cs="Arial"/>
                            <w:sz w:val="22"/>
                          </w:rPr>
                        </w:pPr>
                        <w:r>
                          <w:rPr>
                            <w:noProof/>
                          </w:rPr>
                          <mc:AlternateContent>
                            <mc:Choice Requires="wps">
                              <w:drawing>
                                <wp:anchor distT="0" distB="0" distL="114300" distR="114300" simplePos="0" relativeHeight="251658256" behindDoc="0" locked="1" layoutInCell="1" allowOverlap="1" wp14:anchorId="6BC8CBF0" wp14:editId="589A5488">
                                  <wp:simplePos x="0" y="0"/>
                                  <wp:positionH relativeFrom="column">
                                    <wp:align>center</wp:align>
                                  </wp:positionH>
                                  <wp:positionV relativeFrom="paragraph">
                                    <wp:posOffset>25400</wp:posOffset>
                                  </wp:positionV>
                                  <wp:extent cx="88900" cy="88900"/>
                                  <wp:effectExtent l="12065" t="12065" r="13335" b="13335"/>
                                  <wp:wrapNone/>
                                  <wp:docPr id="1355654585"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C724255" id="Oval 17" o:spid="_x0000_s1026" style="position:absolute;margin-left:0;margin-top:2pt;width:7pt;height:7pt;z-index:2513203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A69B0F9" w14:textId="77777777" w:rsidR="00F96CF5" w:rsidRDefault="00F96CF5">
                        <w:pPr>
                          <w:rPr>
                            <w:rFonts w:ascii="Arial" w:eastAsia="Arial" w:hAnsi="Arial" w:cs="Arial"/>
                            <w:sz w:val="22"/>
                          </w:rPr>
                        </w:pPr>
                        <w:r>
                          <w:rPr>
                            <w:rFonts w:ascii="Arial" w:eastAsia="Arial" w:hAnsi="Arial" w:cs="Arial"/>
                            <w:sz w:val="22"/>
                          </w:rPr>
                          <w:t>Financial Sector Assessment Programs (FSAPs)</w:t>
                        </w:r>
                      </w:p>
                    </w:tc>
                    <w:tc>
                      <w:tcPr>
                        <w:tcW w:w="0" w:type="auto"/>
                        <w:tcMar>
                          <w:top w:w="80" w:type="dxa"/>
                          <w:bottom w:w="80" w:type="dxa"/>
                        </w:tcMar>
                        <w:vAlign w:val="center"/>
                      </w:tcPr>
                      <w:p w14:paraId="23B72D08"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4B473F9" w14:textId="77777777">
                    <w:tc>
                      <w:tcPr>
                        <w:tcW w:w="0" w:type="auto"/>
                        <w:tcMar>
                          <w:top w:w="80" w:type="dxa"/>
                          <w:bottom w:w="80" w:type="dxa"/>
                        </w:tcMar>
                      </w:tcPr>
                      <w:p w14:paraId="5A79B736" w14:textId="2D033F93" w:rsidR="00F96CF5" w:rsidRDefault="00773C45">
                        <w:pPr>
                          <w:rPr>
                            <w:rFonts w:ascii="Arial" w:eastAsia="Arial" w:hAnsi="Arial" w:cs="Arial"/>
                            <w:sz w:val="22"/>
                          </w:rPr>
                        </w:pPr>
                        <w:r>
                          <w:rPr>
                            <w:noProof/>
                          </w:rPr>
                          <mc:AlternateContent>
                            <mc:Choice Requires="wps">
                              <w:drawing>
                                <wp:anchor distT="0" distB="0" distL="114300" distR="114300" simplePos="0" relativeHeight="251658257" behindDoc="0" locked="1" layoutInCell="1" allowOverlap="1" wp14:anchorId="1144AC81" wp14:editId="59D72069">
                                  <wp:simplePos x="0" y="0"/>
                                  <wp:positionH relativeFrom="column">
                                    <wp:align>center</wp:align>
                                  </wp:positionH>
                                  <wp:positionV relativeFrom="paragraph">
                                    <wp:posOffset>25400</wp:posOffset>
                                  </wp:positionV>
                                  <wp:extent cx="88900" cy="88900"/>
                                  <wp:effectExtent l="12065" t="10160" r="13335" b="5715"/>
                                  <wp:wrapNone/>
                                  <wp:docPr id="833859396"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9FD5BAB" id="Oval 18" o:spid="_x0000_s1026" style="position:absolute;margin-left:0;margin-top:2pt;width:7pt;height:7pt;z-index:2513213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A7671C8" w14:textId="77777777" w:rsidR="00F96CF5" w:rsidRDefault="00F96CF5">
                        <w:pPr>
                          <w:rPr>
                            <w:rFonts w:ascii="Arial" w:eastAsia="Arial" w:hAnsi="Arial" w:cs="Arial"/>
                            <w:sz w:val="22"/>
                          </w:rPr>
                        </w:pPr>
                        <w:r>
                          <w:rPr>
                            <w:rFonts w:ascii="Arial" w:eastAsia="Arial" w:hAnsi="Arial" w:cs="Arial"/>
                            <w:sz w:val="22"/>
                          </w:rPr>
                          <w:t>Financial Sector Assessment Programs (FSAPs)</w:t>
                        </w:r>
                      </w:p>
                    </w:tc>
                    <w:tc>
                      <w:tcPr>
                        <w:tcW w:w="0" w:type="auto"/>
                        <w:tcMar>
                          <w:top w:w="80" w:type="dxa"/>
                          <w:bottom w:w="80" w:type="dxa"/>
                        </w:tcMar>
                        <w:vAlign w:val="center"/>
                      </w:tcPr>
                      <w:p w14:paraId="7CF7ACFD"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10CFAA4" w14:textId="77777777">
                    <w:tc>
                      <w:tcPr>
                        <w:tcW w:w="0" w:type="auto"/>
                        <w:tcMar>
                          <w:top w:w="80" w:type="dxa"/>
                          <w:bottom w:w="80" w:type="dxa"/>
                        </w:tcMar>
                      </w:tcPr>
                      <w:p w14:paraId="59D20048" w14:textId="50369E6D" w:rsidR="00F96CF5" w:rsidRDefault="00773C45">
                        <w:pPr>
                          <w:rPr>
                            <w:rFonts w:ascii="Arial" w:eastAsia="Arial" w:hAnsi="Arial" w:cs="Arial"/>
                            <w:sz w:val="22"/>
                          </w:rPr>
                        </w:pPr>
                        <w:r>
                          <w:rPr>
                            <w:noProof/>
                          </w:rPr>
                          <mc:AlternateContent>
                            <mc:Choice Requires="wps">
                              <w:drawing>
                                <wp:anchor distT="0" distB="0" distL="114300" distR="114300" simplePos="0" relativeHeight="251658258" behindDoc="0" locked="1" layoutInCell="1" allowOverlap="1" wp14:anchorId="129A7D26" wp14:editId="7DDADBFE">
                                  <wp:simplePos x="0" y="0"/>
                                  <wp:positionH relativeFrom="column">
                                    <wp:align>center</wp:align>
                                  </wp:positionH>
                                  <wp:positionV relativeFrom="paragraph">
                                    <wp:posOffset>25400</wp:posOffset>
                                  </wp:positionV>
                                  <wp:extent cx="88900" cy="88900"/>
                                  <wp:effectExtent l="12065" t="12065" r="13335" b="13335"/>
                                  <wp:wrapNone/>
                                  <wp:docPr id="2122726034"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9B39BC" id="Oval 19" o:spid="_x0000_s1026" style="position:absolute;margin-left:0;margin-top:2pt;width:7pt;height:7pt;z-index:2513223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861A86A" w14:textId="77777777" w:rsidR="00F96CF5" w:rsidRDefault="00F96CF5">
                        <w:pPr>
                          <w:rPr>
                            <w:rFonts w:ascii="Arial" w:eastAsia="Arial" w:hAnsi="Arial" w:cs="Arial"/>
                            <w:sz w:val="22"/>
                          </w:rPr>
                        </w:pPr>
                        <w:r>
                          <w:rPr>
                            <w:rFonts w:ascii="Arial" w:eastAsia="Arial" w:hAnsi="Arial" w:cs="Arial"/>
                            <w:sz w:val="22"/>
                          </w:rPr>
                          <w:t>Financial Sector Assessment Programs (FSAPs)</w:t>
                        </w:r>
                      </w:p>
                    </w:tc>
                    <w:tc>
                      <w:tcPr>
                        <w:tcW w:w="0" w:type="auto"/>
                        <w:tcMar>
                          <w:top w:w="80" w:type="dxa"/>
                          <w:bottom w:w="80" w:type="dxa"/>
                        </w:tcMar>
                        <w:vAlign w:val="center"/>
                      </w:tcPr>
                      <w:p w14:paraId="0586D7AF" w14:textId="77777777" w:rsidR="00F96CF5" w:rsidRDefault="00F96CF5">
                        <w:pPr>
                          <w:rPr>
                            <w:rFonts w:ascii="Arial" w:eastAsia="Arial" w:hAnsi="Arial" w:cs="Arial"/>
                            <w:sz w:val="22"/>
                          </w:rPr>
                        </w:pPr>
                        <w:r>
                          <w:rPr>
                            <w:rFonts w:ascii="Arial" w:eastAsia="Arial" w:hAnsi="Arial" w:cs="Arial"/>
                            <w:sz w:val="22"/>
                          </w:rPr>
                          <w:t>Don’t Know</w:t>
                        </w:r>
                      </w:p>
                    </w:tc>
                  </w:tr>
                  <w:tr w:rsidR="00F96CF5" w14:paraId="77DE8542" w14:textId="77777777">
                    <w:tc>
                      <w:tcPr>
                        <w:tcW w:w="0" w:type="auto"/>
                        <w:tcMar>
                          <w:top w:w="80" w:type="dxa"/>
                          <w:bottom w:w="80" w:type="dxa"/>
                        </w:tcMar>
                      </w:tcPr>
                      <w:p w14:paraId="09F8238C" w14:textId="6730B329" w:rsidR="00F96CF5" w:rsidRDefault="00773C45">
                        <w:pPr>
                          <w:rPr>
                            <w:rFonts w:ascii="Arial" w:eastAsia="Arial" w:hAnsi="Arial" w:cs="Arial"/>
                            <w:sz w:val="22"/>
                          </w:rPr>
                        </w:pPr>
                        <w:r>
                          <w:rPr>
                            <w:noProof/>
                          </w:rPr>
                          <mc:AlternateContent>
                            <mc:Choice Requires="wps">
                              <w:drawing>
                                <wp:anchor distT="0" distB="0" distL="114300" distR="114300" simplePos="0" relativeHeight="251658259" behindDoc="0" locked="1" layoutInCell="1" allowOverlap="1" wp14:anchorId="4BBFDBB1" wp14:editId="4190B306">
                                  <wp:simplePos x="0" y="0"/>
                                  <wp:positionH relativeFrom="column">
                                    <wp:align>center</wp:align>
                                  </wp:positionH>
                                  <wp:positionV relativeFrom="paragraph">
                                    <wp:posOffset>25400</wp:posOffset>
                                  </wp:positionV>
                                  <wp:extent cx="88900" cy="88900"/>
                                  <wp:effectExtent l="12065" t="8255" r="13335" b="7620"/>
                                  <wp:wrapNone/>
                                  <wp:docPr id="1957851201"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89C5F59" id="Oval 20" o:spid="_x0000_s1026" style="position:absolute;margin-left:0;margin-top:2pt;width:7pt;height:7pt;z-index:2513233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786DA8" w14:textId="07A6A9AE" w:rsidR="00F96CF5" w:rsidRDefault="00F96CF5">
                        <w:pPr>
                          <w:rPr>
                            <w:rFonts w:ascii="Arial" w:eastAsia="Arial" w:hAnsi="Arial" w:cs="Arial"/>
                            <w:sz w:val="22"/>
                          </w:rPr>
                        </w:pPr>
                        <w:r>
                          <w:rPr>
                            <w:rFonts w:ascii="Arial" w:eastAsia="Arial" w:hAnsi="Arial" w:cs="Arial"/>
                            <w:sz w:val="22"/>
                          </w:rPr>
                          <w:t xml:space="preserve">Research and analytical work (e.g., working papers, books, and </w:t>
                        </w:r>
                        <w:r w:rsidR="00760D69">
                          <w:rPr>
                            <w:rFonts w:ascii="Arial" w:eastAsia="Arial" w:hAnsi="Arial" w:cs="Arial"/>
                            <w:sz w:val="22"/>
                          </w:rPr>
                          <w:t>staff climate notes</w:t>
                        </w:r>
                        <w:r>
                          <w:rPr>
                            <w:rFonts w:ascii="Arial" w:eastAsia="Arial" w:hAnsi="Arial" w:cs="Arial"/>
                            <w:sz w:val="22"/>
                          </w:rPr>
                          <w:t>)</w:t>
                        </w:r>
                      </w:p>
                    </w:tc>
                    <w:tc>
                      <w:tcPr>
                        <w:tcW w:w="0" w:type="auto"/>
                        <w:tcMar>
                          <w:top w:w="80" w:type="dxa"/>
                          <w:bottom w:w="80" w:type="dxa"/>
                        </w:tcMar>
                        <w:vAlign w:val="center"/>
                      </w:tcPr>
                      <w:p w14:paraId="1A137790"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ADE88D3" w14:textId="77777777">
                    <w:tc>
                      <w:tcPr>
                        <w:tcW w:w="0" w:type="auto"/>
                        <w:tcMar>
                          <w:top w:w="80" w:type="dxa"/>
                          <w:bottom w:w="80" w:type="dxa"/>
                        </w:tcMar>
                      </w:tcPr>
                      <w:p w14:paraId="2EAB2CCA" w14:textId="6CF40144" w:rsidR="00F96CF5" w:rsidRDefault="00773C45">
                        <w:pPr>
                          <w:rPr>
                            <w:rFonts w:ascii="Arial" w:eastAsia="Arial" w:hAnsi="Arial" w:cs="Arial"/>
                            <w:sz w:val="22"/>
                          </w:rPr>
                        </w:pPr>
                        <w:r>
                          <w:rPr>
                            <w:noProof/>
                          </w:rPr>
                          <mc:AlternateContent>
                            <mc:Choice Requires="wps">
                              <w:drawing>
                                <wp:anchor distT="0" distB="0" distL="114300" distR="114300" simplePos="0" relativeHeight="251658260" behindDoc="0" locked="1" layoutInCell="1" allowOverlap="1" wp14:anchorId="1A5BFAAE" wp14:editId="1CB1D2E3">
                                  <wp:simplePos x="0" y="0"/>
                                  <wp:positionH relativeFrom="column">
                                    <wp:align>center</wp:align>
                                  </wp:positionH>
                                  <wp:positionV relativeFrom="paragraph">
                                    <wp:posOffset>25400</wp:posOffset>
                                  </wp:positionV>
                                  <wp:extent cx="88900" cy="88900"/>
                                  <wp:effectExtent l="12065" t="10160" r="13335" b="5715"/>
                                  <wp:wrapNone/>
                                  <wp:docPr id="257353440"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6A281B7" id="Oval 21" o:spid="_x0000_s1026" style="position:absolute;margin-left:0;margin-top:2pt;width:7pt;height:7pt;z-index:2513244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7E205F0" w14:textId="63C0E4F2" w:rsidR="00F96CF5" w:rsidRDefault="00F96CF5">
                        <w:pPr>
                          <w:rPr>
                            <w:rFonts w:ascii="Arial" w:eastAsia="Arial" w:hAnsi="Arial" w:cs="Arial"/>
                            <w:sz w:val="22"/>
                          </w:rPr>
                        </w:pPr>
                        <w:r>
                          <w:rPr>
                            <w:rFonts w:ascii="Arial" w:eastAsia="Arial" w:hAnsi="Arial" w:cs="Arial"/>
                            <w:sz w:val="22"/>
                          </w:rPr>
                          <w:t xml:space="preserve">Research and analytical work (e.g., working papers, books, and </w:t>
                        </w:r>
                        <w:r w:rsidR="00760D69">
                          <w:rPr>
                            <w:rFonts w:ascii="Arial" w:eastAsia="Arial" w:hAnsi="Arial" w:cs="Arial"/>
                            <w:sz w:val="22"/>
                          </w:rPr>
                          <w:t>staff climate notes</w:t>
                        </w:r>
                        <w:r>
                          <w:rPr>
                            <w:rFonts w:ascii="Arial" w:eastAsia="Arial" w:hAnsi="Arial" w:cs="Arial"/>
                            <w:sz w:val="22"/>
                          </w:rPr>
                          <w:t>)</w:t>
                        </w:r>
                      </w:p>
                    </w:tc>
                    <w:tc>
                      <w:tcPr>
                        <w:tcW w:w="0" w:type="auto"/>
                        <w:tcMar>
                          <w:top w:w="80" w:type="dxa"/>
                          <w:bottom w:w="80" w:type="dxa"/>
                        </w:tcMar>
                        <w:vAlign w:val="center"/>
                      </w:tcPr>
                      <w:p w14:paraId="350AD01C"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66C5778" w14:textId="77777777">
                    <w:tc>
                      <w:tcPr>
                        <w:tcW w:w="0" w:type="auto"/>
                        <w:tcMar>
                          <w:top w:w="80" w:type="dxa"/>
                          <w:bottom w:w="80" w:type="dxa"/>
                        </w:tcMar>
                      </w:tcPr>
                      <w:p w14:paraId="463411DE" w14:textId="389F4FE8" w:rsidR="00F96CF5" w:rsidRDefault="00773C45">
                        <w:pPr>
                          <w:rPr>
                            <w:rFonts w:ascii="Arial" w:eastAsia="Arial" w:hAnsi="Arial" w:cs="Arial"/>
                            <w:sz w:val="22"/>
                          </w:rPr>
                        </w:pPr>
                        <w:r>
                          <w:rPr>
                            <w:noProof/>
                          </w:rPr>
                          <mc:AlternateContent>
                            <mc:Choice Requires="wps">
                              <w:drawing>
                                <wp:anchor distT="0" distB="0" distL="114300" distR="114300" simplePos="0" relativeHeight="251658261" behindDoc="0" locked="1" layoutInCell="1" allowOverlap="1" wp14:anchorId="55ACB5D5" wp14:editId="07ED6098">
                                  <wp:simplePos x="0" y="0"/>
                                  <wp:positionH relativeFrom="column">
                                    <wp:align>center</wp:align>
                                  </wp:positionH>
                                  <wp:positionV relativeFrom="paragraph">
                                    <wp:posOffset>25400</wp:posOffset>
                                  </wp:positionV>
                                  <wp:extent cx="88900" cy="88900"/>
                                  <wp:effectExtent l="12065" t="12065" r="13335" b="13335"/>
                                  <wp:wrapNone/>
                                  <wp:docPr id="1184715973"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B002AC1" id="Oval 22" o:spid="_x0000_s1026" style="position:absolute;margin-left:0;margin-top:2pt;width:7pt;height:7pt;z-index:2513254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69E5E5E" w14:textId="00E2233F" w:rsidR="00F96CF5" w:rsidRDefault="00F96CF5">
                        <w:pPr>
                          <w:rPr>
                            <w:rFonts w:ascii="Arial" w:eastAsia="Arial" w:hAnsi="Arial" w:cs="Arial"/>
                            <w:sz w:val="22"/>
                          </w:rPr>
                        </w:pPr>
                        <w:r>
                          <w:rPr>
                            <w:rFonts w:ascii="Arial" w:eastAsia="Arial" w:hAnsi="Arial" w:cs="Arial"/>
                            <w:sz w:val="22"/>
                          </w:rPr>
                          <w:t xml:space="preserve">Research and analytical work (e.g., working papers, books, and </w:t>
                        </w:r>
                        <w:r w:rsidR="00760D69">
                          <w:rPr>
                            <w:rFonts w:ascii="Arial" w:eastAsia="Arial" w:hAnsi="Arial" w:cs="Arial"/>
                            <w:sz w:val="22"/>
                          </w:rPr>
                          <w:t>staff climate notes</w:t>
                        </w:r>
                        <w:r>
                          <w:rPr>
                            <w:rFonts w:ascii="Arial" w:eastAsia="Arial" w:hAnsi="Arial" w:cs="Arial"/>
                            <w:sz w:val="22"/>
                          </w:rPr>
                          <w:t>)</w:t>
                        </w:r>
                      </w:p>
                    </w:tc>
                    <w:tc>
                      <w:tcPr>
                        <w:tcW w:w="0" w:type="auto"/>
                        <w:tcMar>
                          <w:top w:w="80" w:type="dxa"/>
                          <w:bottom w:w="80" w:type="dxa"/>
                        </w:tcMar>
                        <w:vAlign w:val="center"/>
                      </w:tcPr>
                      <w:p w14:paraId="14972B7F"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AFC1E87" w14:textId="77777777">
                    <w:tc>
                      <w:tcPr>
                        <w:tcW w:w="0" w:type="auto"/>
                        <w:tcMar>
                          <w:top w:w="80" w:type="dxa"/>
                          <w:bottom w:w="80" w:type="dxa"/>
                        </w:tcMar>
                      </w:tcPr>
                      <w:p w14:paraId="05645025" w14:textId="3D3654A4" w:rsidR="00F96CF5" w:rsidRDefault="00773C45">
                        <w:pPr>
                          <w:rPr>
                            <w:rFonts w:ascii="Arial" w:eastAsia="Arial" w:hAnsi="Arial" w:cs="Arial"/>
                            <w:sz w:val="22"/>
                          </w:rPr>
                        </w:pPr>
                        <w:r>
                          <w:rPr>
                            <w:noProof/>
                          </w:rPr>
                          <mc:AlternateContent>
                            <mc:Choice Requires="wps">
                              <w:drawing>
                                <wp:anchor distT="0" distB="0" distL="114300" distR="114300" simplePos="0" relativeHeight="251658262" behindDoc="0" locked="1" layoutInCell="1" allowOverlap="1" wp14:anchorId="5DC8974D" wp14:editId="6E1BD7E5">
                                  <wp:simplePos x="0" y="0"/>
                                  <wp:positionH relativeFrom="column">
                                    <wp:align>center</wp:align>
                                  </wp:positionH>
                                  <wp:positionV relativeFrom="paragraph">
                                    <wp:posOffset>25400</wp:posOffset>
                                  </wp:positionV>
                                  <wp:extent cx="88900" cy="88900"/>
                                  <wp:effectExtent l="12065" t="8255" r="13335" b="7620"/>
                                  <wp:wrapNone/>
                                  <wp:docPr id="598169207"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A511E85" id="Oval 23" o:spid="_x0000_s1026" style="position:absolute;margin-left:0;margin-top:2pt;width:7pt;height:7pt;z-index:2513264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4633BBC" w14:textId="44A4BC8D" w:rsidR="00F96CF5" w:rsidRDefault="00F96CF5">
                        <w:pPr>
                          <w:rPr>
                            <w:rFonts w:ascii="Arial" w:eastAsia="Arial" w:hAnsi="Arial" w:cs="Arial"/>
                            <w:sz w:val="22"/>
                          </w:rPr>
                        </w:pPr>
                        <w:r>
                          <w:rPr>
                            <w:rFonts w:ascii="Arial" w:eastAsia="Arial" w:hAnsi="Arial" w:cs="Arial"/>
                            <w:sz w:val="22"/>
                          </w:rPr>
                          <w:t>Research and analytical work (e.g., working papers, books, and</w:t>
                        </w:r>
                        <w:r w:rsidR="00760D69">
                          <w:rPr>
                            <w:rFonts w:ascii="Arial" w:eastAsia="Arial" w:hAnsi="Arial" w:cs="Arial"/>
                            <w:sz w:val="22"/>
                          </w:rPr>
                          <w:t xml:space="preserve"> staff climate notes</w:t>
                        </w:r>
                        <w:r w:rsidR="00760D69" w:rsidDel="00D0394F">
                          <w:rPr>
                            <w:rFonts w:ascii="Arial" w:eastAsia="Arial" w:hAnsi="Arial" w:cs="Arial"/>
                            <w:sz w:val="22"/>
                          </w:rPr>
                          <w:t xml:space="preserve"> </w:t>
                        </w:r>
                        <w:r>
                          <w:rPr>
                            <w:rFonts w:ascii="Arial" w:eastAsia="Arial" w:hAnsi="Arial" w:cs="Arial"/>
                            <w:sz w:val="22"/>
                          </w:rPr>
                          <w:t>)</w:t>
                        </w:r>
                      </w:p>
                    </w:tc>
                    <w:tc>
                      <w:tcPr>
                        <w:tcW w:w="0" w:type="auto"/>
                        <w:tcMar>
                          <w:top w:w="80" w:type="dxa"/>
                          <w:bottom w:w="80" w:type="dxa"/>
                        </w:tcMar>
                        <w:vAlign w:val="center"/>
                      </w:tcPr>
                      <w:p w14:paraId="1DF78027"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6401442" w14:textId="77777777">
                    <w:tc>
                      <w:tcPr>
                        <w:tcW w:w="0" w:type="auto"/>
                        <w:tcMar>
                          <w:top w:w="80" w:type="dxa"/>
                          <w:bottom w:w="80" w:type="dxa"/>
                        </w:tcMar>
                      </w:tcPr>
                      <w:p w14:paraId="752BEA05" w14:textId="61F08AD4" w:rsidR="00F96CF5" w:rsidRDefault="00773C45">
                        <w:pPr>
                          <w:rPr>
                            <w:rFonts w:ascii="Arial" w:eastAsia="Arial" w:hAnsi="Arial" w:cs="Arial"/>
                            <w:sz w:val="22"/>
                          </w:rPr>
                        </w:pPr>
                        <w:r>
                          <w:rPr>
                            <w:noProof/>
                          </w:rPr>
                          <mc:AlternateContent>
                            <mc:Choice Requires="wps">
                              <w:drawing>
                                <wp:anchor distT="0" distB="0" distL="114300" distR="114300" simplePos="0" relativeHeight="251658263" behindDoc="0" locked="1" layoutInCell="1" allowOverlap="1" wp14:anchorId="73614687" wp14:editId="4FDCBAA1">
                                  <wp:simplePos x="0" y="0"/>
                                  <wp:positionH relativeFrom="column">
                                    <wp:align>center</wp:align>
                                  </wp:positionH>
                                  <wp:positionV relativeFrom="paragraph">
                                    <wp:posOffset>25400</wp:posOffset>
                                  </wp:positionV>
                                  <wp:extent cx="88900" cy="88900"/>
                                  <wp:effectExtent l="12065" t="10160" r="13335" b="5715"/>
                                  <wp:wrapNone/>
                                  <wp:docPr id="488506370"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E0DD074" id="Oval 24" o:spid="_x0000_s1026" style="position:absolute;margin-left:0;margin-top:2pt;width:7pt;height:7pt;z-index:2513274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0BDBEDF" w14:textId="469F046F" w:rsidR="00F96CF5" w:rsidRDefault="00F96CF5">
                        <w:pPr>
                          <w:rPr>
                            <w:rFonts w:ascii="Arial" w:eastAsia="Arial" w:hAnsi="Arial" w:cs="Arial"/>
                            <w:sz w:val="22"/>
                          </w:rPr>
                        </w:pPr>
                        <w:r>
                          <w:rPr>
                            <w:rFonts w:ascii="Arial" w:eastAsia="Arial" w:hAnsi="Arial" w:cs="Arial"/>
                            <w:sz w:val="22"/>
                          </w:rPr>
                          <w:t>Research and analytical work (e.g., working papers, books, and</w:t>
                        </w:r>
                        <w:r w:rsidR="00760D69">
                          <w:rPr>
                            <w:rFonts w:ascii="Arial" w:eastAsia="Arial" w:hAnsi="Arial" w:cs="Arial"/>
                            <w:sz w:val="22"/>
                          </w:rPr>
                          <w:t xml:space="preserve"> staff climate notes</w:t>
                        </w:r>
                        <w:r w:rsidR="00760D69" w:rsidDel="00D0394F">
                          <w:rPr>
                            <w:rFonts w:ascii="Arial" w:eastAsia="Arial" w:hAnsi="Arial" w:cs="Arial"/>
                            <w:sz w:val="22"/>
                          </w:rPr>
                          <w:t xml:space="preserve"> </w:t>
                        </w:r>
                        <w:r>
                          <w:rPr>
                            <w:rFonts w:ascii="Arial" w:eastAsia="Arial" w:hAnsi="Arial" w:cs="Arial"/>
                            <w:sz w:val="22"/>
                          </w:rPr>
                          <w:t>)</w:t>
                        </w:r>
                      </w:p>
                    </w:tc>
                    <w:tc>
                      <w:tcPr>
                        <w:tcW w:w="0" w:type="auto"/>
                        <w:tcMar>
                          <w:top w:w="80" w:type="dxa"/>
                          <w:bottom w:w="80" w:type="dxa"/>
                        </w:tcMar>
                        <w:vAlign w:val="center"/>
                      </w:tcPr>
                      <w:p w14:paraId="7A5050FE" w14:textId="77777777" w:rsidR="00F96CF5" w:rsidRDefault="00F96CF5">
                        <w:pPr>
                          <w:rPr>
                            <w:rFonts w:ascii="Arial" w:eastAsia="Arial" w:hAnsi="Arial" w:cs="Arial"/>
                            <w:sz w:val="22"/>
                          </w:rPr>
                        </w:pPr>
                        <w:r>
                          <w:rPr>
                            <w:rFonts w:ascii="Arial" w:eastAsia="Arial" w:hAnsi="Arial" w:cs="Arial"/>
                            <w:sz w:val="22"/>
                          </w:rPr>
                          <w:t>Don’t Know</w:t>
                        </w:r>
                      </w:p>
                    </w:tc>
                  </w:tr>
                  <w:tr w:rsidR="00F96CF5" w14:paraId="69DD3131" w14:textId="77777777">
                    <w:tc>
                      <w:tcPr>
                        <w:tcW w:w="0" w:type="auto"/>
                        <w:tcMar>
                          <w:top w:w="80" w:type="dxa"/>
                          <w:bottom w:w="80" w:type="dxa"/>
                        </w:tcMar>
                      </w:tcPr>
                      <w:p w14:paraId="13562F13" w14:textId="45C50B09" w:rsidR="00F96CF5" w:rsidRDefault="00773C45">
                        <w:pPr>
                          <w:rPr>
                            <w:rFonts w:ascii="Arial" w:eastAsia="Arial" w:hAnsi="Arial" w:cs="Arial"/>
                            <w:sz w:val="22"/>
                          </w:rPr>
                        </w:pPr>
                        <w:r>
                          <w:rPr>
                            <w:noProof/>
                          </w:rPr>
                          <mc:AlternateContent>
                            <mc:Choice Requires="wps">
                              <w:drawing>
                                <wp:anchor distT="0" distB="0" distL="114300" distR="114300" simplePos="0" relativeHeight="251658264" behindDoc="0" locked="1" layoutInCell="1" allowOverlap="1" wp14:anchorId="75DB95E9" wp14:editId="3018E2E4">
                                  <wp:simplePos x="0" y="0"/>
                                  <wp:positionH relativeFrom="column">
                                    <wp:align>center</wp:align>
                                  </wp:positionH>
                                  <wp:positionV relativeFrom="paragraph">
                                    <wp:posOffset>25400</wp:posOffset>
                                  </wp:positionV>
                                  <wp:extent cx="88900" cy="88900"/>
                                  <wp:effectExtent l="12065" t="12065" r="13335" b="13335"/>
                                  <wp:wrapNone/>
                                  <wp:docPr id="813121520"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9A0E56" id="Oval 25" o:spid="_x0000_s1026" style="position:absolute;margin-left:0;margin-top:2pt;width:7pt;height:7pt;z-index:2513285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58B28F" w14:textId="77777777" w:rsidR="00F96CF5" w:rsidRDefault="00F96CF5">
                        <w:pPr>
                          <w:rPr>
                            <w:rFonts w:ascii="Arial" w:eastAsia="Arial" w:hAnsi="Arial" w:cs="Arial"/>
                            <w:sz w:val="22"/>
                          </w:rPr>
                        </w:pPr>
                        <w:r>
                          <w:rPr>
                            <w:rFonts w:ascii="Arial" w:eastAsia="Arial" w:hAnsi="Arial" w:cs="Arial"/>
                            <w:sz w:val="22"/>
                          </w:rPr>
                          <w:t>Climate-related models and tools (e.g., Climate Policy Assessment Tool (CPAT), Debt-Investment-Growth and Natural Disasters (DIGNAD) toolkit, Global Macroeconomic Model for the Energy Transition (GMMET), and IMF-ENV))</w:t>
                        </w:r>
                      </w:p>
                    </w:tc>
                    <w:tc>
                      <w:tcPr>
                        <w:tcW w:w="0" w:type="auto"/>
                        <w:tcMar>
                          <w:top w:w="80" w:type="dxa"/>
                          <w:bottom w:w="80" w:type="dxa"/>
                        </w:tcMar>
                        <w:vAlign w:val="center"/>
                      </w:tcPr>
                      <w:p w14:paraId="21C6FCC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D603EFE" w14:textId="77777777">
                    <w:tc>
                      <w:tcPr>
                        <w:tcW w:w="0" w:type="auto"/>
                        <w:tcMar>
                          <w:top w:w="80" w:type="dxa"/>
                          <w:bottom w:w="80" w:type="dxa"/>
                        </w:tcMar>
                      </w:tcPr>
                      <w:p w14:paraId="65B51424" w14:textId="6A0C5134" w:rsidR="00F96CF5" w:rsidRDefault="00773C45">
                        <w:pPr>
                          <w:rPr>
                            <w:rFonts w:ascii="Arial" w:eastAsia="Arial" w:hAnsi="Arial" w:cs="Arial"/>
                            <w:sz w:val="22"/>
                          </w:rPr>
                        </w:pPr>
                        <w:r>
                          <w:rPr>
                            <w:noProof/>
                          </w:rPr>
                          <mc:AlternateContent>
                            <mc:Choice Requires="wps">
                              <w:drawing>
                                <wp:anchor distT="0" distB="0" distL="114300" distR="114300" simplePos="0" relativeHeight="251658265" behindDoc="0" locked="1" layoutInCell="1" allowOverlap="1" wp14:anchorId="04130901" wp14:editId="1D4E908E">
                                  <wp:simplePos x="0" y="0"/>
                                  <wp:positionH relativeFrom="column">
                                    <wp:align>center</wp:align>
                                  </wp:positionH>
                                  <wp:positionV relativeFrom="paragraph">
                                    <wp:posOffset>25400</wp:posOffset>
                                  </wp:positionV>
                                  <wp:extent cx="88900" cy="88900"/>
                                  <wp:effectExtent l="12065" t="6350" r="13335" b="9525"/>
                                  <wp:wrapNone/>
                                  <wp:docPr id="655092272"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2C4FF03" id="Oval 26" o:spid="_x0000_s1026" style="position:absolute;margin-left:0;margin-top:2pt;width:7pt;height:7pt;z-index:2513295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ED2A622" w14:textId="77777777" w:rsidR="00F96CF5" w:rsidRDefault="00F96CF5">
                        <w:pPr>
                          <w:rPr>
                            <w:rFonts w:ascii="Arial" w:eastAsia="Arial" w:hAnsi="Arial" w:cs="Arial"/>
                            <w:sz w:val="22"/>
                          </w:rPr>
                        </w:pPr>
                        <w:r>
                          <w:rPr>
                            <w:rFonts w:ascii="Arial" w:eastAsia="Arial" w:hAnsi="Arial" w:cs="Arial"/>
                            <w:sz w:val="22"/>
                          </w:rPr>
                          <w:t>Climate-related models and tools (e.g., Climate Policy Assessment Tool (CPAT), Debt-Investment-Growth and Natural Disasters (DIGNAD) toolkit, Global Macroeconomic Model for the Energy Transition (GMMET), and IMF-ENV))</w:t>
                        </w:r>
                      </w:p>
                    </w:tc>
                    <w:tc>
                      <w:tcPr>
                        <w:tcW w:w="0" w:type="auto"/>
                        <w:tcMar>
                          <w:top w:w="80" w:type="dxa"/>
                          <w:bottom w:w="80" w:type="dxa"/>
                        </w:tcMar>
                        <w:vAlign w:val="center"/>
                      </w:tcPr>
                      <w:p w14:paraId="223C464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5803D72" w14:textId="77777777">
                    <w:tc>
                      <w:tcPr>
                        <w:tcW w:w="0" w:type="auto"/>
                        <w:tcMar>
                          <w:top w:w="80" w:type="dxa"/>
                          <w:bottom w:w="80" w:type="dxa"/>
                        </w:tcMar>
                      </w:tcPr>
                      <w:p w14:paraId="705DA17D" w14:textId="338AB4A5"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266" behindDoc="0" locked="1" layoutInCell="1" allowOverlap="1" wp14:anchorId="694D1A7E" wp14:editId="47B63136">
                                  <wp:simplePos x="0" y="0"/>
                                  <wp:positionH relativeFrom="column">
                                    <wp:align>center</wp:align>
                                  </wp:positionH>
                                  <wp:positionV relativeFrom="paragraph">
                                    <wp:posOffset>25400</wp:posOffset>
                                  </wp:positionV>
                                  <wp:extent cx="88900" cy="88900"/>
                                  <wp:effectExtent l="12065" t="10160" r="13335" b="5715"/>
                                  <wp:wrapNone/>
                                  <wp:docPr id="568805818"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34E06B3" id="Oval 27" o:spid="_x0000_s1026" style="position:absolute;margin-left:0;margin-top:2pt;width:7pt;height:7pt;z-index:2513305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3092521" w14:textId="77777777" w:rsidR="00F96CF5" w:rsidRDefault="00F96CF5">
                        <w:pPr>
                          <w:rPr>
                            <w:rFonts w:ascii="Arial" w:eastAsia="Arial" w:hAnsi="Arial" w:cs="Arial"/>
                            <w:sz w:val="22"/>
                          </w:rPr>
                        </w:pPr>
                        <w:r>
                          <w:rPr>
                            <w:rFonts w:ascii="Arial" w:eastAsia="Arial" w:hAnsi="Arial" w:cs="Arial"/>
                            <w:sz w:val="22"/>
                          </w:rPr>
                          <w:t>Climate-related models and tools (e.g., Climate Policy Assessment Tool (CPAT), Debt-Investment-Growth and Natural Disasters (DIGNAD) toolkit, Global Macroeconomic Model for the Energy Transition (GMMET), and IMF-ENV))</w:t>
                        </w:r>
                      </w:p>
                    </w:tc>
                    <w:tc>
                      <w:tcPr>
                        <w:tcW w:w="0" w:type="auto"/>
                        <w:tcMar>
                          <w:top w:w="80" w:type="dxa"/>
                          <w:bottom w:w="80" w:type="dxa"/>
                        </w:tcMar>
                        <w:vAlign w:val="center"/>
                      </w:tcPr>
                      <w:p w14:paraId="20E25269"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29D3A55" w14:textId="77777777">
                    <w:tc>
                      <w:tcPr>
                        <w:tcW w:w="0" w:type="auto"/>
                        <w:tcMar>
                          <w:top w:w="80" w:type="dxa"/>
                          <w:bottom w:w="80" w:type="dxa"/>
                        </w:tcMar>
                      </w:tcPr>
                      <w:p w14:paraId="43C1F3D7" w14:textId="100C27A4" w:rsidR="00F96CF5" w:rsidRDefault="00773C45">
                        <w:pPr>
                          <w:rPr>
                            <w:rFonts w:ascii="Arial" w:eastAsia="Arial" w:hAnsi="Arial" w:cs="Arial"/>
                            <w:sz w:val="22"/>
                          </w:rPr>
                        </w:pPr>
                        <w:r>
                          <w:rPr>
                            <w:noProof/>
                          </w:rPr>
                          <mc:AlternateContent>
                            <mc:Choice Requires="wps">
                              <w:drawing>
                                <wp:anchor distT="0" distB="0" distL="114300" distR="114300" simplePos="0" relativeHeight="251658267" behindDoc="0" locked="1" layoutInCell="1" allowOverlap="1" wp14:anchorId="4DFE3747" wp14:editId="32E18084">
                                  <wp:simplePos x="0" y="0"/>
                                  <wp:positionH relativeFrom="column">
                                    <wp:align>center</wp:align>
                                  </wp:positionH>
                                  <wp:positionV relativeFrom="paragraph">
                                    <wp:posOffset>25400</wp:posOffset>
                                  </wp:positionV>
                                  <wp:extent cx="88900" cy="88900"/>
                                  <wp:effectExtent l="12065" t="12065" r="13335" b="13335"/>
                                  <wp:wrapNone/>
                                  <wp:docPr id="1679514621"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DF473B4" id="Oval 28" o:spid="_x0000_s1026" style="position:absolute;margin-left:0;margin-top:2pt;width:7pt;height:7pt;z-index:2513315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2B44624" w14:textId="77777777" w:rsidR="00F96CF5" w:rsidRDefault="00F96CF5">
                        <w:pPr>
                          <w:rPr>
                            <w:rFonts w:ascii="Arial" w:eastAsia="Arial" w:hAnsi="Arial" w:cs="Arial"/>
                            <w:sz w:val="22"/>
                          </w:rPr>
                        </w:pPr>
                        <w:r>
                          <w:rPr>
                            <w:rFonts w:ascii="Arial" w:eastAsia="Arial" w:hAnsi="Arial" w:cs="Arial"/>
                            <w:sz w:val="22"/>
                          </w:rPr>
                          <w:t>Climate-related models and tools (e.g., Climate Policy Assessment Tool (CPAT), Debt-Investment-Growth and Natural Disasters (DIGNAD) toolkit, Global Macroeconomic Model for the Energy Transition (GMMET), and IMF-ENV))</w:t>
                        </w:r>
                      </w:p>
                    </w:tc>
                    <w:tc>
                      <w:tcPr>
                        <w:tcW w:w="0" w:type="auto"/>
                        <w:tcMar>
                          <w:top w:w="80" w:type="dxa"/>
                          <w:bottom w:w="80" w:type="dxa"/>
                        </w:tcMar>
                        <w:vAlign w:val="center"/>
                      </w:tcPr>
                      <w:p w14:paraId="58F38E0C"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C9A1F5C" w14:textId="77777777">
                    <w:tc>
                      <w:tcPr>
                        <w:tcW w:w="0" w:type="auto"/>
                        <w:tcMar>
                          <w:top w:w="80" w:type="dxa"/>
                          <w:bottom w:w="80" w:type="dxa"/>
                        </w:tcMar>
                      </w:tcPr>
                      <w:p w14:paraId="34D37C70" w14:textId="1841DE36" w:rsidR="00F96CF5" w:rsidRDefault="00773C45">
                        <w:pPr>
                          <w:rPr>
                            <w:rFonts w:ascii="Arial" w:eastAsia="Arial" w:hAnsi="Arial" w:cs="Arial"/>
                            <w:sz w:val="22"/>
                          </w:rPr>
                        </w:pPr>
                        <w:r>
                          <w:rPr>
                            <w:noProof/>
                          </w:rPr>
                          <mc:AlternateContent>
                            <mc:Choice Requires="wps">
                              <w:drawing>
                                <wp:anchor distT="0" distB="0" distL="114300" distR="114300" simplePos="0" relativeHeight="251658268" behindDoc="0" locked="1" layoutInCell="1" allowOverlap="1" wp14:anchorId="2C9B8107" wp14:editId="06522429">
                                  <wp:simplePos x="0" y="0"/>
                                  <wp:positionH relativeFrom="column">
                                    <wp:align>center</wp:align>
                                  </wp:positionH>
                                  <wp:positionV relativeFrom="paragraph">
                                    <wp:posOffset>25400</wp:posOffset>
                                  </wp:positionV>
                                  <wp:extent cx="88900" cy="88900"/>
                                  <wp:effectExtent l="12065" t="6350" r="13335" b="9525"/>
                                  <wp:wrapNone/>
                                  <wp:docPr id="1073207435"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11608F6" id="Oval 29" o:spid="_x0000_s1026" style="position:absolute;margin-left:0;margin-top:2pt;width:7pt;height:7pt;z-index:2513326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05998F3" w14:textId="77777777" w:rsidR="00F96CF5" w:rsidRDefault="00F96CF5">
                        <w:pPr>
                          <w:rPr>
                            <w:rFonts w:ascii="Arial" w:eastAsia="Arial" w:hAnsi="Arial" w:cs="Arial"/>
                            <w:sz w:val="22"/>
                          </w:rPr>
                        </w:pPr>
                        <w:r>
                          <w:rPr>
                            <w:rFonts w:ascii="Arial" w:eastAsia="Arial" w:hAnsi="Arial" w:cs="Arial"/>
                            <w:sz w:val="22"/>
                          </w:rPr>
                          <w:t>Climate-related models and tools (e.g., Climate Policy Assessment Tool (CPAT), Debt-Investment-Growth and Natural Disasters (DIGNAD) toolkit, Global Macroeconomic Model for the Energy Transition (GMMET), and IMF-ENV))</w:t>
                        </w:r>
                      </w:p>
                    </w:tc>
                    <w:tc>
                      <w:tcPr>
                        <w:tcW w:w="0" w:type="auto"/>
                        <w:tcMar>
                          <w:top w:w="80" w:type="dxa"/>
                          <w:bottom w:w="80" w:type="dxa"/>
                        </w:tcMar>
                        <w:vAlign w:val="center"/>
                      </w:tcPr>
                      <w:p w14:paraId="784D67F5" w14:textId="77777777" w:rsidR="00F96CF5" w:rsidRDefault="00F96CF5">
                        <w:pPr>
                          <w:rPr>
                            <w:rFonts w:ascii="Arial" w:eastAsia="Arial" w:hAnsi="Arial" w:cs="Arial"/>
                            <w:sz w:val="22"/>
                          </w:rPr>
                        </w:pPr>
                        <w:r>
                          <w:rPr>
                            <w:rFonts w:ascii="Arial" w:eastAsia="Arial" w:hAnsi="Arial" w:cs="Arial"/>
                            <w:sz w:val="22"/>
                          </w:rPr>
                          <w:t>Don’t Know</w:t>
                        </w:r>
                      </w:p>
                    </w:tc>
                  </w:tr>
                  <w:tr w:rsidR="00F96CF5" w14:paraId="0E79E73A" w14:textId="77777777">
                    <w:tc>
                      <w:tcPr>
                        <w:tcW w:w="0" w:type="auto"/>
                        <w:tcMar>
                          <w:top w:w="80" w:type="dxa"/>
                          <w:bottom w:w="80" w:type="dxa"/>
                        </w:tcMar>
                      </w:tcPr>
                      <w:p w14:paraId="4FB1E1EA" w14:textId="7652E8D3" w:rsidR="00F96CF5" w:rsidRDefault="00773C45">
                        <w:pPr>
                          <w:rPr>
                            <w:rFonts w:ascii="Arial" w:eastAsia="Arial" w:hAnsi="Arial" w:cs="Arial"/>
                            <w:sz w:val="22"/>
                          </w:rPr>
                        </w:pPr>
                        <w:r>
                          <w:rPr>
                            <w:noProof/>
                          </w:rPr>
                          <mc:AlternateContent>
                            <mc:Choice Requires="wps">
                              <w:drawing>
                                <wp:anchor distT="0" distB="0" distL="114300" distR="114300" simplePos="0" relativeHeight="251658269" behindDoc="0" locked="1" layoutInCell="1" allowOverlap="1" wp14:anchorId="64B1A209" wp14:editId="1F0AA46F">
                                  <wp:simplePos x="0" y="0"/>
                                  <wp:positionH relativeFrom="column">
                                    <wp:align>center</wp:align>
                                  </wp:positionH>
                                  <wp:positionV relativeFrom="paragraph">
                                    <wp:posOffset>25400</wp:posOffset>
                                  </wp:positionV>
                                  <wp:extent cx="88900" cy="88900"/>
                                  <wp:effectExtent l="12065" t="10160" r="13335" b="5715"/>
                                  <wp:wrapNone/>
                                  <wp:docPr id="1693668549"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0A240C1" id="Oval 30" o:spid="_x0000_s1026" style="position:absolute;margin-left:0;margin-top:2pt;width:7pt;height:7pt;z-index:2513336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634B182" w14:textId="77777777" w:rsidR="00F96CF5" w:rsidRDefault="00F96CF5">
                        <w:pPr>
                          <w:rPr>
                            <w:rFonts w:ascii="Arial" w:eastAsia="Arial" w:hAnsi="Arial" w:cs="Arial"/>
                            <w:sz w:val="22"/>
                          </w:rPr>
                        </w:pPr>
                        <w:r>
                          <w:rPr>
                            <w:rFonts w:ascii="Arial" w:eastAsia="Arial" w:hAnsi="Arial" w:cs="Arial"/>
                            <w:sz w:val="22"/>
                          </w:rPr>
                          <w:t>Resilience and Sustainability Facility (RSF)</w:t>
                        </w:r>
                      </w:p>
                    </w:tc>
                    <w:tc>
                      <w:tcPr>
                        <w:tcW w:w="0" w:type="auto"/>
                        <w:tcMar>
                          <w:top w:w="80" w:type="dxa"/>
                          <w:bottom w:w="80" w:type="dxa"/>
                        </w:tcMar>
                        <w:vAlign w:val="center"/>
                      </w:tcPr>
                      <w:p w14:paraId="5E8AD0D2"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B2D479A" w14:textId="77777777">
                    <w:tc>
                      <w:tcPr>
                        <w:tcW w:w="0" w:type="auto"/>
                        <w:tcMar>
                          <w:top w:w="80" w:type="dxa"/>
                          <w:bottom w:w="80" w:type="dxa"/>
                        </w:tcMar>
                      </w:tcPr>
                      <w:p w14:paraId="75A854DD" w14:textId="75887E5D" w:rsidR="00F96CF5" w:rsidRDefault="00773C45">
                        <w:pPr>
                          <w:rPr>
                            <w:rFonts w:ascii="Arial" w:eastAsia="Arial" w:hAnsi="Arial" w:cs="Arial"/>
                            <w:sz w:val="22"/>
                          </w:rPr>
                        </w:pPr>
                        <w:r>
                          <w:rPr>
                            <w:noProof/>
                          </w:rPr>
                          <mc:AlternateContent>
                            <mc:Choice Requires="wps">
                              <w:drawing>
                                <wp:anchor distT="0" distB="0" distL="114300" distR="114300" simplePos="0" relativeHeight="251658270" behindDoc="0" locked="1" layoutInCell="1" allowOverlap="1" wp14:anchorId="0DA231D4" wp14:editId="514F9809">
                                  <wp:simplePos x="0" y="0"/>
                                  <wp:positionH relativeFrom="column">
                                    <wp:align>center</wp:align>
                                  </wp:positionH>
                                  <wp:positionV relativeFrom="paragraph">
                                    <wp:posOffset>25400</wp:posOffset>
                                  </wp:positionV>
                                  <wp:extent cx="88900" cy="88900"/>
                                  <wp:effectExtent l="12065" t="6350" r="13335" b="9525"/>
                                  <wp:wrapNone/>
                                  <wp:docPr id="885396346"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F9EA42D" id="Oval 31" o:spid="_x0000_s1026" style="position:absolute;margin-left:0;margin-top:2pt;width:7pt;height:7pt;z-index:2513346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5CC9659" w14:textId="77777777" w:rsidR="00F96CF5" w:rsidRDefault="00F96CF5">
                        <w:pPr>
                          <w:rPr>
                            <w:rFonts w:ascii="Arial" w:eastAsia="Arial" w:hAnsi="Arial" w:cs="Arial"/>
                            <w:sz w:val="22"/>
                          </w:rPr>
                        </w:pPr>
                        <w:r>
                          <w:rPr>
                            <w:rFonts w:ascii="Arial" w:eastAsia="Arial" w:hAnsi="Arial" w:cs="Arial"/>
                            <w:sz w:val="22"/>
                          </w:rPr>
                          <w:t>Resilience and Sustainability Facility (RSF)</w:t>
                        </w:r>
                      </w:p>
                    </w:tc>
                    <w:tc>
                      <w:tcPr>
                        <w:tcW w:w="0" w:type="auto"/>
                        <w:tcMar>
                          <w:top w:w="80" w:type="dxa"/>
                          <w:bottom w:w="80" w:type="dxa"/>
                        </w:tcMar>
                        <w:vAlign w:val="center"/>
                      </w:tcPr>
                      <w:p w14:paraId="24B0BC1C"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D0A3757" w14:textId="77777777">
                    <w:tc>
                      <w:tcPr>
                        <w:tcW w:w="0" w:type="auto"/>
                        <w:tcMar>
                          <w:top w:w="80" w:type="dxa"/>
                          <w:bottom w:w="80" w:type="dxa"/>
                        </w:tcMar>
                      </w:tcPr>
                      <w:p w14:paraId="0320B917" w14:textId="6A2F1C8D" w:rsidR="00F96CF5" w:rsidRDefault="00773C45">
                        <w:pPr>
                          <w:rPr>
                            <w:rFonts w:ascii="Arial" w:eastAsia="Arial" w:hAnsi="Arial" w:cs="Arial"/>
                            <w:sz w:val="22"/>
                          </w:rPr>
                        </w:pPr>
                        <w:r>
                          <w:rPr>
                            <w:noProof/>
                          </w:rPr>
                          <mc:AlternateContent>
                            <mc:Choice Requires="wps">
                              <w:drawing>
                                <wp:anchor distT="0" distB="0" distL="114300" distR="114300" simplePos="0" relativeHeight="251658271" behindDoc="0" locked="1" layoutInCell="1" allowOverlap="1" wp14:anchorId="225E3D7A" wp14:editId="1A91E5F1">
                                  <wp:simplePos x="0" y="0"/>
                                  <wp:positionH relativeFrom="column">
                                    <wp:align>center</wp:align>
                                  </wp:positionH>
                                  <wp:positionV relativeFrom="paragraph">
                                    <wp:posOffset>25400</wp:posOffset>
                                  </wp:positionV>
                                  <wp:extent cx="88900" cy="88900"/>
                                  <wp:effectExtent l="12065" t="8255" r="13335" b="7620"/>
                                  <wp:wrapNone/>
                                  <wp:docPr id="1832823449"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95ED1DE" id="Oval 32" o:spid="_x0000_s1026" style="position:absolute;margin-left:0;margin-top:2pt;width:7pt;height:7pt;z-index:2513356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969482D" w14:textId="77777777" w:rsidR="00F96CF5" w:rsidRDefault="00F96CF5">
                        <w:pPr>
                          <w:rPr>
                            <w:rFonts w:ascii="Arial" w:eastAsia="Arial" w:hAnsi="Arial" w:cs="Arial"/>
                            <w:sz w:val="22"/>
                          </w:rPr>
                        </w:pPr>
                        <w:r>
                          <w:rPr>
                            <w:rFonts w:ascii="Arial" w:eastAsia="Arial" w:hAnsi="Arial" w:cs="Arial"/>
                            <w:sz w:val="22"/>
                          </w:rPr>
                          <w:t>Resilience and Sustainability Facility (RSF)</w:t>
                        </w:r>
                      </w:p>
                    </w:tc>
                    <w:tc>
                      <w:tcPr>
                        <w:tcW w:w="0" w:type="auto"/>
                        <w:tcMar>
                          <w:top w:w="80" w:type="dxa"/>
                          <w:bottom w:w="80" w:type="dxa"/>
                        </w:tcMar>
                        <w:vAlign w:val="center"/>
                      </w:tcPr>
                      <w:p w14:paraId="7702AF4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C92A712" w14:textId="77777777">
                    <w:tc>
                      <w:tcPr>
                        <w:tcW w:w="0" w:type="auto"/>
                        <w:tcMar>
                          <w:top w:w="80" w:type="dxa"/>
                          <w:bottom w:w="80" w:type="dxa"/>
                        </w:tcMar>
                      </w:tcPr>
                      <w:p w14:paraId="4BF9DFA5" w14:textId="3F88B030" w:rsidR="00F96CF5" w:rsidRDefault="00773C45">
                        <w:pPr>
                          <w:rPr>
                            <w:rFonts w:ascii="Arial" w:eastAsia="Arial" w:hAnsi="Arial" w:cs="Arial"/>
                            <w:sz w:val="22"/>
                          </w:rPr>
                        </w:pPr>
                        <w:r>
                          <w:rPr>
                            <w:noProof/>
                          </w:rPr>
                          <mc:AlternateContent>
                            <mc:Choice Requires="wps">
                              <w:drawing>
                                <wp:anchor distT="0" distB="0" distL="114300" distR="114300" simplePos="0" relativeHeight="251658272" behindDoc="0" locked="1" layoutInCell="1" allowOverlap="1" wp14:anchorId="14693249" wp14:editId="5B008F5C">
                                  <wp:simplePos x="0" y="0"/>
                                  <wp:positionH relativeFrom="column">
                                    <wp:align>center</wp:align>
                                  </wp:positionH>
                                  <wp:positionV relativeFrom="paragraph">
                                    <wp:posOffset>25400</wp:posOffset>
                                  </wp:positionV>
                                  <wp:extent cx="88900" cy="88900"/>
                                  <wp:effectExtent l="12065" t="6350" r="13335" b="9525"/>
                                  <wp:wrapNone/>
                                  <wp:docPr id="751689587"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E363795" id="Oval 33" o:spid="_x0000_s1026" style="position:absolute;margin-left:0;margin-top:2pt;width:7pt;height:7pt;z-index:251336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C058B04" w14:textId="77777777" w:rsidR="00F96CF5" w:rsidRDefault="00F96CF5">
                        <w:pPr>
                          <w:rPr>
                            <w:rFonts w:ascii="Arial" w:eastAsia="Arial" w:hAnsi="Arial" w:cs="Arial"/>
                            <w:sz w:val="22"/>
                          </w:rPr>
                        </w:pPr>
                        <w:r>
                          <w:rPr>
                            <w:rFonts w:ascii="Arial" w:eastAsia="Arial" w:hAnsi="Arial" w:cs="Arial"/>
                            <w:sz w:val="22"/>
                          </w:rPr>
                          <w:t>Resilience and Sustainability Facility (RSF)</w:t>
                        </w:r>
                      </w:p>
                    </w:tc>
                    <w:tc>
                      <w:tcPr>
                        <w:tcW w:w="0" w:type="auto"/>
                        <w:tcMar>
                          <w:top w:w="80" w:type="dxa"/>
                          <w:bottom w:w="80" w:type="dxa"/>
                        </w:tcMar>
                        <w:vAlign w:val="center"/>
                      </w:tcPr>
                      <w:p w14:paraId="0BB2FCA3"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B55D36B" w14:textId="77777777">
                    <w:tc>
                      <w:tcPr>
                        <w:tcW w:w="0" w:type="auto"/>
                        <w:tcMar>
                          <w:top w:w="80" w:type="dxa"/>
                          <w:bottom w:w="80" w:type="dxa"/>
                        </w:tcMar>
                      </w:tcPr>
                      <w:p w14:paraId="51203DAC" w14:textId="34F5CA0D" w:rsidR="00F96CF5" w:rsidRDefault="00773C45">
                        <w:pPr>
                          <w:rPr>
                            <w:rFonts w:ascii="Arial" w:eastAsia="Arial" w:hAnsi="Arial" w:cs="Arial"/>
                            <w:sz w:val="22"/>
                          </w:rPr>
                        </w:pPr>
                        <w:r>
                          <w:rPr>
                            <w:noProof/>
                          </w:rPr>
                          <mc:AlternateContent>
                            <mc:Choice Requires="wps">
                              <w:drawing>
                                <wp:anchor distT="0" distB="0" distL="114300" distR="114300" simplePos="0" relativeHeight="251658273" behindDoc="0" locked="1" layoutInCell="1" allowOverlap="1" wp14:anchorId="22BAE081" wp14:editId="6876E9D7">
                                  <wp:simplePos x="0" y="0"/>
                                  <wp:positionH relativeFrom="column">
                                    <wp:align>center</wp:align>
                                  </wp:positionH>
                                  <wp:positionV relativeFrom="paragraph">
                                    <wp:posOffset>25400</wp:posOffset>
                                  </wp:positionV>
                                  <wp:extent cx="88900" cy="88900"/>
                                  <wp:effectExtent l="12065" t="8255" r="13335" b="7620"/>
                                  <wp:wrapNone/>
                                  <wp:docPr id="844490905"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DDA1640" id="Oval 34" o:spid="_x0000_s1026" style="position:absolute;margin-left:0;margin-top:2pt;width:7pt;height:7pt;z-index:25133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CEACB1F" w14:textId="77777777" w:rsidR="00F96CF5" w:rsidRDefault="00F96CF5">
                        <w:pPr>
                          <w:rPr>
                            <w:rFonts w:ascii="Arial" w:eastAsia="Arial" w:hAnsi="Arial" w:cs="Arial"/>
                            <w:sz w:val="22"/>
                          </w:rPr>
                        </w:pPr>
                        <w:r>
                          <w:rPr>
                            <w:rFonts w:ascii="Arial" w:eastAsia="Arial" w:hAnsi="Arial" w:cs="Arial"/>
                            <w:sz w:val="22"/>
                          </w:rPr>
                          <w:t>Resilience and Sustainability Facility (RSF)</w:t>
                        </w:r>
                      </w:p>
                    </w:tc>
                    <w:tc>
                      <w:tcPr>
                        <w:tcW w:w="0" w:type="auto"/>
                        <w:tcMar>
                          <w:top w:w="80" w:type="dxa"/>
                          <w:bottom w:w="80" w:type="dxa"/>
                        </w:tcMar>
                        <w:vAlign w:val="center"/>
                      </w:tcPr>
                      <w:p w14:paraId="367F43B9" w14:textId="77777777" w:rsidR="00F96CF5" w:rsidRDefault="00F96CF5">
                        <w:pPr>
                          <w:rPr>
                            <w:rFonts w:ascii="Arial" w:eastAsia="Arial" w:hAnsi="Arial" w:cs="Arial"/>
                            <w:sz w:val="22"/>
                          </w:rPr>
                        </w:pPr>
                        <w:r>
                          <w:rPr>
                            <w:rFonts w:ascii="Arial" w:eastAsia="Arial" w:hAnsi="Arial" w:cs="Arial"/>
                            <w:sz w:val="22"/>
                          </w:rPr>
                          <w:t>Don’t Know</w:t>
                        </w:r>
                      </w:p>
                    </w:tc>
                  </w:tr>
                  <w:tr w:rsidR="00F96CF5" w14:paraId="4865250F" w14:textId="77777777">
                    <w:tc>
                      <w:tcPr>
                        <w:tcW w:w="0" w:type="auto"/>
                        <w:tcMar>
                          <w:top w:w="80" w:type="dxa"/>
                          <w:bottom w:w="80" w:type="dxa"/>
                        </w:tcMar>
                      </w:tcPr>
                      <w:p w14:paraId="369C8717" w14:textId="3400EFAA" w:rsidR="00F96CF5" w:rsidRDefault="00773C45">
                        <w:pPr>
                          <w:rPr>
                            <w:rFonts w:ascii="Arial" w:eastAsia="Arial" w:hAnsi="Arial" w:cs="Arial"/>
                            <w:sz w:val="22"/>
                          </w:rPr>
                        </w:pPr>
                        <w:r>
                          <w:rPr>
                            <w:noProof/>
                          </w:rPr>
                          <mc:AlternateContent>
                            <mc:Choice Requires="wps">
                              <w:drawing>
                                <wp:anchor distT="0" distB="0" distL="114300" distR="114300" simplePos="0" relativeHeight="251658274" behindDoc="0" locked="1" layoutInCell="1" allowOverlap="1" wp14:anchorId="7643815D" wp14:editId="610FBE35">
                                  <wp:simplePos x="0" y="0"/>
                                  <wp:positionH relativeFrom="column">
                                    <wp:align>center</wp:align>
                                  </wp:positionH>
                                  <wp:positionV relativeFrom="paragraph">
                                    <wp:posOffset>25400</wp:posOffset>
                                  </wp:positionV>
                                  <wp:extent cx="88900" cy="88900"/>
                                  <wp:effectExtent l="12065" t="13970" r="13335" b="11430"/>
                                  <wp:wrapNone/>
                                  <wp:docPr id="683785602"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085A690" id="Oval 35" o:spid="_x0000_s1026" style="position:absolute;margin-left:0;margin-top:2pt;width:7pt;height:7pt;z-index:251338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DF74151" w14:textId="77777777" w:rsidR="00F96CF5" w:rsidRDefault="00F96CF5">
                        <w:pPr>
                          <w:rPr>
                            <w:rFonts w:ascii="Arial" w:eastAsia="Arial" w:hAnsi="Arial" w:cs="Arial"/>
                            <w:sz w:val="22"/>
                          </w:rPr>
                        </w:pPr>
                        <w:r>
                          <w:rPr>
                            <w:rFonts w:ascii="Arial" w:eastAsia="Arial" w:hAnsi="Arial" w:cs="Arial"/>
                            <w:sz w:val="22"/>
                          </w:rPr>
                          <w:t>Climate finance mobilization (e.g., climate finance roundtables)</w:t>
                        </w:r>
                      </w:p>
                    </w:tc>
                    <w:tc>
                      <w:tcPr>
                        <w:tcW w:w="0" w:type="auto"/>
                        <w:tcMar>
                          <w:top w:w="80" w:type="dxa"/>
                          <w:bottom w:w="80" w:type="dxa"/>
                        </w:tcMar>
                        <w:vAlign w:val="center"/>
                      </w:tcPr>
                      <w:p w14:paraId="0191909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937484C" w14:textId="77777777">
                    <w:tc>
                      <w:tcPr>
                        <w:tcW w:w="0" w:type="auto"/>
                        <w:tcMar>
                          <w:top w:w="80" w:type="dxa"/>
                          <w:bottom w:w="80" w:type="dxa"/>
                        </w:tcMar>
                      </w:tcPr>
                      <w:p w14:paraId="6B4B845E" w14:textId="585AD16B" w:rsidR="00F96CF5" w:rsidRDefault="00773C45">
                        <w:pPr>
                          <w:rPr>
                            <w:rFonts w:ascii="Arial" w:eastAsia="Arial" w:hAnsi="Arial" w:cs="Arial"/>
                            <w:sz w:val="22"/>
                          </w:rPr>
                        </w:pPr>
                        <w:r>
                          <w:rPr>
                            <w:noProof/>
                          </w:rPr>
                          <mc:AlternateContent>
                            <mc:Choice Requires="wps">
                              <w:drawing>
                                <wp:anchor distT="0" distB="0" distL="114300" distR="114300" simplePos="0" relativeHeight="251658275" behindDoc="0" locked="1" layoutInCell="1" allowOverlap="1" wp14:anchorId="16C6B816" wp14:editId="478F1D10">
                                  <wp:simplePos x="0" y="0"/>
                                  <wp:positionH relativeFrom="column">
                                    <wp:align>center</wp:align>
                                  </wp:positionH>
                                  <wp:positionV relativeFrom="paragraph">
                                    <wp:posOffset>25400</wp:posOffset>
                                  </wp:positionV>
                                  <wp:extent cx="88900" cy="88900"/>
                                  <wp:effectExtent l="12065" t="10160" r="13335" b="5715"/>
                                  <wp:wrapNone/>
                                  <wp:docPr id="536685919"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9832BB7" id="Oval 36" o:spid="_x0000_s1026" style="position:absolute;margin-left:0;margin-top:2pt;width:7pt;height:7pt;z-index:2513397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B22003C" w14:textId="77777777" w:rsidR="00F96CF5" w:rsidRDefault="00F96CF5">
                        <w:pPr>
                          <w:rPr>
                            <w:rFonts w:ascii="Arial" w:eastAsia="Arial" w:hAnsi="Arial" w:cs="Arial"/>
                            <w:sz w:val="22"/>
                          </w:rPr>
                        </w:pPr>
                        <w:r>
                          <w:rPr>
                            <w:rFonts w:ascii="Arial" w:eastAsia="Arial" w:hAnsi="Arial" w:cs="Arial"/>
                            <w:sz w:val="22"/>
                          </w:rPr>
                          <w:t>Climate finance mobilization (e.g., climate finance roundtables)</w:t>
                        </w:r>
                      </w:p>
                    </w:tc>
                    <w:tc>
                      <w:tcPr>
                        <w:tcW w:w="0" w:type="auto"/>
                        <w:tcMar>
                          <w:top w:w="80" w:type="dxa"/>
                          <w:bottom w:w="80" w:type="dxa"/>
                        </w:tcMar>
                        <w:vAlign w:val="center"/>
                      </w:tcPr>
                      <w:p w14:paraId="726FE1D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1F87696" w14:textId="77777777">
                    <w:tc>
                      <w:tcPr>
                        <w:tcW w:w="0" w:type="auto"/>
                        <w:tcMar>
                          <w:top w:w="80" w:type="dxa"/>
                          <w:bottom w:w="80" w:type="dxa"/>
                        </w:tcMar>
                      </w:tcPr>
                      <w:p w14:paraId="68DD7422" w14:textId="674EC0CE" w:rsidR="00F96CF5" w:rsidRDefault="00773C45">
                        <w:pPr>
                          <w:rPr>
                            <w:rFonts w:ascii="Arial" w:eastAsia="Arial" w:hAnsi="Arial" w:cs="Arial"/>
                            <w:sz w:val="22"/>
                          </w:rPr>
                        </w:pPr>
                        <w:r>
                          <w:rPr>
                            <w:noProof/>
                          </w:rPr>
                          <mc:AlternateContent>
                            <mc:Choice Requires="wps">
                              <w:drawing>
                                <wp:anchor distT="0" distB="0" distL="114300" distR="114300" simplePos="0" relativeHeight="251658276" behindDoc="0" locked="1" layoutInCell="1" allowOverlap="1" wp14:anchorId="6090DBAA" wp14:editId="40A7254D">
                                  <wp:simplePos x="0" y="0"/>
                                  <wp:positionH relativeFrom="column">
                                    <wp:align>center</wp:align>
                                  </wp:positionH>
                                  <wp:positionV relativeFrom="paragraph">
                                    <wp:posOffset>25400</wp:posOffset>
                                  </wp:positionV>
                                  <wp:extent cx="88900" cy="88900"/>
                                  <wp:effectExtent l="12065" t="12065" r="13335" b="13335"/>
                                  <wp:wrapNone/>
                                  <wp:docPr id="190164877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ECD259A" id="Oval 37" o:spid="_x0000_s1026" style="position:absolute;margin-left:0;margin-top:2pt;width:7pt;height:7pt;z-index:2513408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2BD251B" w14:textId="77777777" w:rsidR="00F96CF5" w:rsidRDefault="00F96CF5">
                        <w:pPr>
                          <w:rPr>
                            <w:rFonts w:ascii="Arial" w:eastAsia="Arial" w:hAnsi="Arial" w:cs="Arial"/>
                            <w:sz w:val="22"/>
                          </w:rPr>
                        </w:pPr>
                        <w:r>
                          <w:rPr>
                            <w:rFonts w:ascii="Arial" w:eastAsia="Arial" w:hAnsi="Arial" w:cs="Arial"/>
                            <w:sz w:val="22"/>
                          </w:rPr>
                          <w:t>Climate finance mobilization (e.g., climate finance roundtables)</w:t>
                        </w:r>
                      </w:p>
                    </w:tc>
                    <w:tc>
                      <w:tcPr>
                        <w:tcW w:w="0" w:type="auto"/>
                        <w:tcMar>
                          <w:top w:w="80" w:type="dxa"/>
                          <w:bottom w:w="80" w:type="dxa"/>
                        </w:tcMar>
                        <w:vAlign w:val="center"/>
                      </w:tcPr>
                      <w:p w14:paraId="7D452DBC"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2E861C4" w14:textId="77777777">
                    <w:tc>
                      <w:tcPr>
                        <w:tcW w:w="0" w:type="auto"/>
                        <w:tcMar>
                          <w:top w:w="80" w:type="dxa"/>
                          <w:bottom w:w="80" w:type="dxa"/>
                        </w:tcMar>
                      </w:tcPr>
                      <w:p w14:paraId="13EA4AE9" w14:textId="0303A0AF" w:rsidR="00F96CF5" w:rsidRDefault="00773C45">
                        <w:pPr>
                          <w:rPr>
                            <w:rFonts w:ascii="Arial" w:eastAsia="Arial" w:hAnsi="Arial" w:cs="Arial"/>
                            <w:sz w:val="22"/>
                          </w:rPr>
                        </w:pPr>
                        <w:r>
                          <w:rPr>
                            <w:noProof/>
                          </w:rPr>
                          <mc:AlternateContent>
                            <mc:Choice Requires="wps">
                              <w:drawing>
                                <wp:anchor distT="0" distB="0" distL="114300" distR="114300" simplePos="0" relativeHeight="251658277" behindDoc="0" locked="1" layoutInCell="1" allowOverlap="1" wp14:anchorId="3047E106" wp14:editId="2C16D55A">
                                  <wp:simplePos x="0" y="0"/>
                                  <wp:positionH relativeFrom="column">
                                    <wp:align>center</wp:align>
                                  </wp:positionH>
                                  <wp:positionV relativeFrom="paragraph">
                                    <wp:posOffset>25400</wp:posOffset>
                                  </wp:positionV>
                                  <wp:extent cx="88900" cy="88900"/>
                                  <wp:effectExtent l="12065" t="8255" r="13335" b="7620"/>
                                  <wp:wrapNone/>
                                  <wp:docPr id="1323196000"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AF8124" id="Oval 38" o:spid="_x0000_s1026" style="position:absolute;margin-left:0;margin-top:2pt;width:7pt;height:7pt;z-index:2513418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E488E22" w14:textId="77777777" w:rsidR="00F96CF5" w:rsidRDefault="00F96CF5">
                        <w:pPr>
                          <w:rPr>
                            <w:rFonts w:ascii="Arial" w:eastAsia="Arial" w:hAnsi="Arial" w:cs="Arial"/>
                            <w:sz w:val="22"/>
                          </w:rPr>
                        </w:pPr>
                        <w:r>
                          <w:rPr>
                            <w:rFonts w:ascii="Arial" w:eastAsia="Arial" w:hAnsi="Arial" w:cs="Arial"/>
                            <w:sz w:val="22"/>
                          </w:rPr>
                          <w:t>Climate finance mobilization (e.g., climate finance roundtables)</w:t>
                        </w:r>
                      </w:p>
                    </w:tc>
                    <w:tc>
                      <w:tcPr>
                        <w:tcW w:w="0" w:type="auto"/>
                        <w:tcMar>
                          <w:top w:w="80" w:type="dxa"/>
                          <w:bottom w:w="80" w:type="dxa"/>
                        </w:tcMar>
                        <w:vAlign w:val="center"/>
                      </w:tcPr>
                      <w:p w14:paraId="60817EBF"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5441828" w14:textId="77777777">
                    <w:tc>
                      <w:tcPr>
                        <w:tcW w:w="0" w:type="auto"/>
                        <w:tcMar>
                          <w:top w:w="80" w:type="dxa"/>
                          <w:bottom w:w="80" w:type="dxa"/>
                        </w:tcMar>
                      </w:tcPr>
                      <w:p w14:paraId="07FB8A20" w14:textId="76CFEC88" w:rsidR="00F96CF5" w:rsidRDefault="00773C45">
                        <w:pPr>
                          <w:rPr>
                            <w:rFonts w:ascii="Arial" w:eastAsia="Arial" w:hAnsi="Arial" w:cs="Arial"/>
                            <w:sz w:val="22"/>
                          </w:rPr>
                        </w:pPr>
                        <w:r>
                          <w:rPr>
                            <w:noProof/>
                          </w:rPr>
                          <mc:AlternateContent>
                            <mc:Choice Requires="wps">
                              <w:drawing>
                                <wp:anchor distT="0" distB="0" distL="114300" distR="114300" simplePos="0" relativeHeight="251658278" behindDoc="0" locked="1" layoutInCell="1" allowOverlap="1" wp14:anchorId="50907BF8" wp14:editId="252425EE">
                                  <wp:simplePos x="0" y="0"/>
                                  <wp:positionH relativeFrom="column">
                                    <wp:align>center</wp:align>
                                  </wp:positionH>
                                  <wp:positionV relativeFrom="paragraph">
                                    <wp:posOffset>25400</wp:posOffset>
                                  </wp:positionV>
                                  <wp:extent cx="88900" cy="88900"/>
                                  <wp:effectExtent l="12065" t="10160" r="13335" b="5715"/>
                                  <wp:wrapNone/>
                                  <wp:docPr id="352428627"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CAFDB25" id="Oval 39" o:spid="_x0000_s1026" style="position:absolute;margin-left:0;margin-top:2pt;width:7pt;height:7pt;z-index:2513428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7EEB302" w14:textId="77777777" w:rsidR="00F96CF5" w:rsidRDefault="00F96CF5">
                        <w:pPr>
                          <w:rPr>
                            <w:rFonts w:ascii="Arial" w:eastAsia="Arial" w:hAnsi="Arial" w:cs="Arial"/>
                            <w:sz w:val="22"/>
                          </w:rPr>
                        </w:pPr>
                        <w:r>
                          <w:rPr>
                            <w:rFonts w:ascii="Arial" w:eastAsia="Arial" w:hAnsi="Arial" w:cs="Arial"/>
                            <w:sz w:val="22"/>
                          </w:rPr>
                          <w:t>Climate finance mobilization (e.g., climate finance roundtables)</w:t>
                        </w:r>
                      </w:p>
                    </w:tc>
                    <w:tc>
                      <w:tcPr>
                        <w:tcW w:w="0" w:type="auto"/>
                        <w:tcMar>
                          <w:top w:w="80" w:type="dxa"/>
                          <w:bottom w:w="80" w:type="dxa"/>
                        </w:tcMar>
                        <w:vAlign w:val="center"/>
                      </w:tcPr>
                      <w:p w14:paraId="7B563534" w14:textId="77777777" w:rsidR="00F96CF5" w:rsidRDefault="00F96CF5">
                        <w:pPr>
                          <w:rPr>
                            <w:rFonts w:ascii="Arial" w:eastAsia="Arial" w:hAnsi="Arial" w:cs="Arial"/>
                            <w:sz w:val="22"/>
                          </w:rPr>
                        </w:pPr>
                        <w:r>
                          <w:rPr>
                            <w:rFonts w:ascii="Arial" w:eastAsia="Arial" w:hAnsi="Arial" w:cs="Arial"/>
                            <w:sz w:val="22"/>
                          </w:rPr>
                          <w:t>Don’t Know</w:t>
                        </w:r>
                      </w:p>
                    </w:tc>
                  </w:tr>
                  <w:tr w:rsidR="00F96CF5" w14:paraId="77E748B2" w14:textId="77777777">
                    <w:tc>
                      <w:tcPr>
                        <w:tcW w:w="0" w:type="auto"/>
                        <w:tcMar>
                          <w:top w:w="80" w:type="dxa"/>
                          <w:bottom w:w="80" w:type="dxa"/>
                        </w:tcMar>
                      </w:tcPr>
                      <w:p w14:paraId="105F9193" w14:textId="41B54E13" w:rsidR="00F96CF5" w:rsidRDefault="00773C45">
                        <w:pPr>
                          <w:rPr>
                            <w:rFonts w:ascii="Arial" w:eastAsia="Arial" w:hAnsi="Arial" w:cs="Arial"/>
                            <w:sz w:val="22"/>
                          </w:rPr>
                        </w:pPr>
                        <w:r>
                          <w:rPr>
                            <w:noProof/>
                          </w:rPr>
                          <mc:AlternateContent>
                            <mc:Choice Requires="wps">
                              <w:drawing>
                                <wp:anchor distT="0" distB="0" distL="114300" distR="114300" simplePos="0" relativeHeight="251658279" behindDoc="0" locked="1" layoutInCell="1" allowOverlap="1" wp14:anchorId="51F0BC4C" wp14:editId="3EE3BC23">
                                  <wp:simplePos x="0" y="0"/>
                                  <wp:positionH relativeFrom="column">
                                    <wp:align>center</wp:align>
                                  </wp:positionH>
                                  <wp:positionV relativeFrom="paragraph">
                                    <wp:posOffset>25400</wp:posOffset>
                                  </wp:positionV>
                                  <wp:extent cx="88900" cy="88900"/>
                                  <wp:effectExtent l="12065" t="6350" r="13335" b="9525"/>
                                  <wp:wrapNone/>
                                  <wp:docPr id="488787440" name="Oval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CCA05E5" id="Oval 40" o:spid="_x0000_s1026" style="position:absolute;margin-left:0;margin-top:2pt;width:7pt;height:7pt;z-index:2513438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D605C1D" w14:textId="34C8C5EB" w:rsidR="00F96CF5" w:rsidRDefault="00F96CF5">
                        <w:pPr>
                          <w:rPr>
                            <w:rFonts w:ascii="Arial" w:eastAsia="Arial" w:hAnsi="Arial" w:cs="Arial"/>
                            <w:sz w:val="22"/>
                          </w:rPr>
                        </w:pPr>
                        <w:r>
                          <w:rPr>
                            <w:rFonts w:ascii="Arial" w:eastAsia="Arial" w:hAnsi="Arial" w:cs="Arial"/>
                            <w:sz w:val="22"/>
                          </w:rPr>
                          <w:t>Technical assistance (e.g., Climate Policy Diagnostic (CPD) and Climate-module of Public Investment</w:t>
                        </w:r>
                        <w:r w:rsidR="003E42D2">
                          <w:rPr>
                            <w:rFonts w:ascii="Arial" w:eastAsia="Arial" w:hAnsi="Arial" w:cs="Arial"/>
                            <w:sz w:val="22"/>
                          </w:rPr>
                          <w:t xml:space="preserve"> Management</w:t>
                        </w:r>
                        <w:r>
                          <w:rPr>
                            <w:rFonts w:ascii="Arial" w:eastAsia="Arial" w:hAnsi="Arial" w:cs="Arial"/>
                            <w:sz w:val="22"/>
                          </w:rPr>
                          <w:t xml:space="preserve"> Assessment (C-PIMA))</w:t>
                        </w:r>
                      </w:p>
                    </w:tc>
                    <w:tc>
                      <w:tcPr>
                        <w:tcW w:w="0" w:type="auto"/>
                        <w:tcMar>
                          <w:top w:w="80" w:type="dxa"/>
                          <w:bottom w:w="80" w:type="dxa"/>
                        </w:tcMar>
                        <w:vAlign w:val="center"/>
                      </w:tcPr>
                      <w:p w14:paraId="34BAA8B7"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5186ECE" w14:textId="77777777">
                    <w:tc>
                      <w:tcPr>
                        <w:tcW w:w="0" w:type="auto"/>
                        <w:tcMar>
                          <w:top w:w="80" w:type="dxa"/>
                          <w:bottom w:w="80" w:type="dxa"/>
                        </w:tcMar>
                      </w:tcPr>
                      <w:p w14:paraId="7EDCDB28" w14:textId="1A74663C" w:rsidR="00F96CF5" w:rsidRDefault="00773C45">
                        <w:pPr>
                          <w:rPr>
                            <w:rFonts w:ascii="Arial" w:eastAsia="Arial" w:hAnsi="Arial" w:cs="Arial"/>
                            <w:sz w:val="22"/>
                          </w:rPr>
                        </w:pPr>
                        <w:r>
                          <w:rPr>
                            <w:noProof/>
                          </w:rPr>
                          <mc:AlternateContent>
                            <mc:Choice Requires="wps">
                              <w:drawing>
                                <wp:anchor distT="0" distB="0" distL="114300" distR="114300" simplePos="0" relativeHeight="251658280" behindDoc="0" locked="1" layoutInCell="1" allowOverlap="1" wp14:anchorId="1B749C55" wp14:editId="78DEE7ED">
                                  <wp:simplePos x="0" y="0"/>
                                  <wp:positionH relativeFrom="column">
                                    <wp:align>center</wp:align>
                                  </wp:positionH>
                                  <wp:positionV relativeFrom="paragraph">
                                    <wp:posOffset>25400</wp:posOffset>
                                  </wp:positionV>
                                  <wp:extent cx="88900" cy="88900"/>
                                  <wp:effectExtent l="12065" t="13970" r="13335" b="11430"/>
                                  <wp:wrapNone/>
                                  <wp:docPr id="1230636975" name="Oval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1BAF25C" id="Oval 41" o:spid="_x0000_s1026" style="position:absolute;margin-left:0;margin-top:2pt;width:7pt;height:7pt;z-index:2513448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9D08F87" w14:textId="2477F9F4" w:rsidR="00F96CF5" w:rsidRDefault="00F96CF5">
                        <w:pPr>
                          <w:rPr>
                            <w:rFonts w:ascii="Arial" w:eastAsia="Arial" w:hAnsi="Arial" w:cs="Arial"/>
                            <w:sz w:val="22"/>
                          </w:rPr>
                        </w:pPr>
                        <w:r>
                          <w:rPr>
                            <w:rFonts w:ascii="Arial" w:eastAsia="Arial" w:hAnsi="Arial" w:cs="Arial"/>
                            <w:sz w:val="22"/>
                          </w:rPr>
                          <w:t xml:space="preserve">Technical assistance (e.g., Climate Policy Diagnostic (CPD) and Climate-module of Public  Investment </w:t>
                        </w:r>
                        <w:r w:rsidR="00CB74F8">
                          <w:rPr>
                            <w:rFonts w:ascii="Arial" w:eastAsia="Arial" w:hAnsi="Arial" w:cs="Arial"/>
                            <w:sz w:val="22"/>
                          </w:rPr>
                          <w:t xml:space="preserve">Management </w:t>
                        </w:r>
                        <w:r>
                          <w:rPr>
                            <w:rFonts w:ascii="Arial" w:eastAsia="Arial" w:hAnsi="Arial" w:cs="Arial"/>
                            <w:sz w:val="22"/>
                          </w:rPr>
                          <w:t>Assessment (C-PIMA))</w:t>
                        </w:r>
                      </w:p>
                    </w:tc>
                    <w:tc>
                      <w:tcPr>
                        <w:tcW w:w="0" w:type="auto"/>
                        <w:tcMar>
                          <w:top w:w="80" w:type="dxa"/>
                          <w:bottom w:w="80" w:type="dxa"/>
                        </w:tcMar>
                        <w:vAlign w:val="center"/>
                      </w:tcPr>
                      <w:p w14:paraId="511F33F0"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FFEBD96" w14:textId="77777777">
                    <w:tc>
                      <w:tcPr>
                        <w:tcW w:w="0" w:type="auto"/>
                        <w:tcMar>
                          <w:top w:w="80" w:type="dxa"/>
                          <w:bottom w:w="80" w:type="dxa"/>
                        </w:tcMar>
                      </w:tcPr>
                      <w:p w14:paraId="055FAEE7" w14:textId="0D2FF4DD" w:rsidR="00F96CF5" w:rsidRDefault="00773C45">
                        <w:pPr>
                          <w:rPr>
                            <w:rFonts w:ascii="Arial" w:eastAsia="Arial" w:hAnsi="Arial" w:cs="Arial"/>
                            <w:sz w:val="22"/>
                          </w:rPr>
                        </w:pPr>
                        <w:r>
                          <w:rPr>
                            <w:noProof/>
                          </w:rPr>
                          <mc:AlternateContent>
                            <mc:Choice Requires="wps">
                              <w:drawing>
                                <wp:anchor distT="0" distB="0" distL="114300" distR="114300" simplePos="0" relativeHeight="251658281" behindDoc="0" locked="1" layoutInCell="1" allowOverlap="1" wp14:anchorId="639E31DB" wp14:editId="02E458D1">
                                  <wp:simplePos x="0" y="0"/>
                                  <wp:positionH relativeFrom="column">
                                    <wp:align>center</wp:align>
                                  </wp:positionH>
                                  <wp:positionV relativeFrom="paragraph">
                                    <wp:posOffset>25400</wp:posOffset>
                                  </wp:positionV>
                                  <wp:extent cx="88900" cy="88900"/>
                                  <wp:effectExtent l="12065" t="12065" r="13335" b="13335"/>
                                  <wp:wrapNone/>
                                  <wp:docPr id="622222894"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86C15CB" id="Oval 42" o:spid="_x0000_s1026" style="position:absolute;margin-left:0;margin-top:2pt;width:7pt;height:7pt;z-index:2513459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2C59422" w14:textId="0C0CBE05" w:rsidR="00F96CF5" w:rsidRDefault="00F96CF5">
                        <w:pPr>
                          <w:rPr>
                            <w:rFonts w:ascii="Arial" w:eastAsia="Arial" w:hAnsi="Arial" w:cs="Arial"/>
                            <w:sz w:val="22"/>
                          </w:rPr>
                        </w:pPr>
                        <w:r>
                          <w:rPr>
                            <w:rFonts w:ascii="Arial" w:eastAsia="Arial" w:hAnsi="Arial" w:cs="Arial"/>
                            <w:sz w:val="22"/>
                          </w:rPr>
                          <w:t>Technical assistance (e.g., Climate Policy Diagnostic (CPD) and Climate-module of Public Investment</w:t>
                        </w:r>
                        <w:r w:rsidR="00CB74F8">
                          <w:rPr>
                            <w:rFonts w:ascii="Arial" w:eastAsia="Arial" w:hAnsi="Arial" w:cs="Arial"/>
                            <w:sz w:val="22"/>
                          </w:rPr>
                          <w:t xml:space="preserve"> Management</w:t>
                        </w:r>
                        <w:r>
                          <w:rPr>
                            <w:rFonts w:ascii="Arial" w:eastAsia="Arial" w:hAnsi="Arial" w:cs="Arial"/>
                            <w:sz w:val="22"/>
                          </w:rPr>
                          <w:t xml:space="preserve"> Assessment (C-PIMA))</w:t>
                        </w:r>
                      </w:p>
                    </w:tc>
                    <w:tc>
                      <w:tcPr>
                        <w:tcW w:w="0" w:type="auto"/>
                        <w:tcMar>
                          <w:top w:w="80" w:type="dxa"/>
                          <w:bottom w:w="80" w:type="dxa"/>
                        </w:tcMar>
                        <w:vAlign w:val="center"/>
                      </w:tcPr>
                      <w:p w14:paraId="30D0A96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E62CB3D" w14:textId="77777777">
                    <w:tc>
                      <w:tcPr>
                        <w:tcW w:w="0" w:type="auto"/>
                        <w:tcMar>
                          <w:top w:w="80" w:type="dxa"/>
                          <w:bottom w:w="80" w:type="dxa"/>
                        </w:tcMar>
                      </w:tcPr>
                      <w:p w14:paraId="7ABC0B0A" w14:textId="12F8F763"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282" behindDoc="0" locked="1" layoutInCell="1" allowOverlap="1" wp14:anchorId="46EB9B9D" wp14:editId="769D7E08">
                                  <wp:simplePos x="0" y="0"/>
                                  <wp:positionH relativeFrom="column">
                                    <wp:align>center</wp:align>
                                  </wp:positionH>
                                  <wp:positionV relativeFrom="paragraph">
                                    <wp:posOffset>25400</wp:posOffset>
                                  </wp:positionV>
                                  <wp:extent cx="88900" cy="88900"/>
                                  <wp:effectExtent l="12065" t="10160" r="13335" b="5715"/>
                                  <wp:wrapNone/>
                                  <wp:docPr id="1593423187"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2CE2F16" id="Oval 43" o:spid="_x0000_s1026" style="position:absolute;margin-left:0;margin-top:2pt;width:7pt;height:7pt;z-index:2513469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B007FE3" w14:textId="0874D5E3" w:rsidR="00F96CF5" w:rsidRDefault="00F96CF5">
                        <w:pPr>
                          <w:rPr>
                            <w:rFonts w:ascii="Arial" w:eastAsia="Arial" w:hAnsi="Arial" w:cs="Arial"/>
                            <w:sz w:val="22"/>
                          </w:rPr>
                        </w:pPr>
                        <w:r>
                          <w:rPr>
                            <w:rFonts w:ascii="Arial" w:eastAsia="Arial" w:hAnsi="Arial" w:cs="Arial"/>
                            <w:sz w:val="22"/>
                          </w:rPr>
                          <w:t xml:space="preserve">Technical assistance (e.g., Climate Policy Diagnostic (CPD) and Climate-module of Public Investment </w:t>
                        </w:r>
                        <w:r w:rsidR="00CB74F8">
                          <w:rPr>
                            <w:rFonts w:ascii="Arial" w:eastAsia="Arial" w:hAnsi="Arial" w:cs="Arial"/>
                            <w:sz w:val="22"/>
                          </w:rPr>
                          <w:t xml:space="preserve">Management </w:t>
                        </w:r>
                        <w:r>
                          <w:rPr>
                            <w:rFonts w:ascii="Arial" w:eastAsia="Arial" w:hAnsi="Arial" w:cs="Arial"/>
                            <w:sz w:val="22"/>
                          </w:rPr>
                          <w:t>Assessment (C-PIMA))</w:t>
                        </w:r>
                      </w:p>
                    </w:tc>
                    <w:tc>
                      <w:tcPr>
                        <w:tcW w:w="0" w:type="auto"/>
                        <w:tcMar>
                          <w:top w:w="80" w:type="dxa"/>
                          <w:bottom w:w="80" w:type="dxa"/>
                        </w:tcMar>
                        <w:vAlign w:val="center"/>
                      </w:tcPr>
                      <w:p w14:paraId="7D36E7AD"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6A9CFF5" w14:textId="77777777">
                    <w:tc>
                      <w:tcPr>
                        <w:tcW w:w="0" w:type="auto"/>
                        <w:tcMar>
                          <w:top w:w="80" w:type="dxa"/>
                          <w:bottom w:w="80" w:type="dxa"/>
                        </w:tcMar>
                      </w:tcPr>
                      <w:p w14:paraId="6F1BB282" w14:textId="72FC7048" w:rsidR="00F96CF5" w:rsidRDefault="00773C45">
                        <w:pPr>
                          <w:rPr>
                            <w:rFonts w:ascii="Arial" w:eastAsia="Arial" w:hAnsi="Arial" w:cs="Arial"/>
                            <w:sz w:val="22"/>
                          </w:rPr>
                        </w:pPr>
                        <w:r>
                          <w:rPr>
                            <w:noProof/>
                          </w:rPr>
                          <mc:AlternateContent>
                            <mc:Choice Requires="wps">
                              <w:drawing>
                                <wp:anchor distT="0" distB="0" distL="114300" distR="114300" simplePos="0" relativeHeight="251658283" behindDoc="0" locked="1" layoutInCell="1" allowOverlap="1" wp14:anchorId="57BDB5F1" wp14:editId="4F5B0C87">
                                  <wp:simplePos x="0" y="0"/>
                                  <wp:positionH relativeFrom="column">
                                    <wp:align>center</wp:align>
                                  </wp:positionH>
                                  <wp:positionV relativeFrom="paragraph">
                                    <wp:posOffset>25400</wp:posOffset>
                                  </wp:positionV>
                                  <wp:extent cx="88900" cy="88900"/>
                                  <wp:effectExtent l="12065" t="12065" r="13335" b="13335"/>
                                  <wp:wrapNone/>
                                  <wp:docPr id="1031710612"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515FF18" id="Oval 44" o:spid="_x0000_s1026" style="position:absolute;margin-left:0;margin-top:2pt;width:7pt;height:7pt;z-index:2513479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49C0CC8" w14:textId="6942ECD4" w:rsidR="00F96CF5" w:rsidRDefault="00F96CF5">
                        <w:pPr>
                          <w:rPr>
                            <w:rFonts w:ascii="Arial" w:eastAsia="Arial" w:hAnsi="Arial" w:cs="Arial"/>
                            <w:sz w:val="22"/>
                          </w:rPr>
                        </w:pPr>
                        <w:r>
                          <w:rPr>
                            <w:rFonts w:ascii="Arial" w:eastAsia="Arial" w:hAnsi="Arial" w:cs="Arial"/>
                            <w:sz w:val="22"/>
                          </w:rPr>
                          <w:t>Technical assistance (e.g., Climate Policy Diagnostic (CPD) and Climate-module of Public Investment</w:t>
                        </w:r>
                        <w:r w:rsidR="00CB74F8">
                          <w:rPr>
                            <w:rFonts w:ascii="Arial" w:eastAsia="Arial" w:hAnsi="Arial" w:cs="Arial"/>
                            <w:sz w:val="22"/>
                          </w:rPr>
                          <w:t xml:space="preserve"> Management</w:t>
                        </w:r>
                        <w:r>
                          <w:rPr>
                            <w:rFonts w:ascii="Arial" w:eastAsia="Arial" w:hAnsi="Arial" w:cs="Arial"/>
                            <w:sz w:val="22"/>
                          </w:rPr>
                          <w:t xml:space="preserve"> Assessment (C-PIMA))</w:t>
                        </w:r>
                      </w:p>
                    </w:tc>
                    <w:tc>
                      <w:tcPr>
                        <w:tcW w:w="0" w:type="auto"/>
                        <w:tcMar>
                          <w:top w:w="80" w:type="dxa"/>
                          <w:bottom w:w="80" w:type="dxa"/>
                        </w:tcMar>
                        <w:vAlign w:val="center"/>
                      </w:tcPr>
                      <w:p w14:paraId="41A30955" w14:textId="77777777" w:rsidR="00F96CF5" w:rsidRDefault="00F96CF5">
                        <w:pPr>
                          <w:rPr>
                            <w:rFonts w:ascii="Arial" w:eastAsia="Arial" w:hAnsi="Arial" w:cs="Arial"/>
                            <w:sz w:val="22"/>
                          </w:rPr>
                        </w:pPr>
                        <w:r>
                          <w:rPr>
                            <w:rFonts w:ascii="Arial" w:eastAsia="Arial" w:hAnsi="Arial" w:cs="Arial"/>
                            <w:sz w:val="22"/>
                          </w:rPr>
                          <w:t>Don’t Know</w:t>
                        </w:r>
                      </w:p>
                    </w:tc>
                  </w:tr>
                  <w:tr w:rsidR="00F96CF5" w14:paraId="0AC3A310" w14:textId="77777777">
                    <w:tc>
                      <w:tcPr>
                        <w:tcW w:w="0" w:type="auto"/>
                        <w:tcMar>
                          <w:top w:w="80" w:type="dxa"/>
                          <w:bottom w:w="80" w:type="dxa"/>
                        </w:tcMar>
                      </w:tcPr>
                      <w:p w14:paraId="5B9BA7D2" w14:textId="34B00F25" w:rsidR="00F96CF5" w:rsidRDefault="00773C45">
                        <w:pPr>
                          <w:rPr>
                            <w:rFonts w:ascii="Arial" w:eastAsia="Arial" w:hAnsi="Arial" w:cs="Arial"/>
                            <w:sz w:val="22"/>
                          </w:rPr>
                        </w:pPr>
                        <w:r>
                          <w:rPr>
                            <w:noProof/>
                          </w:rPr>
                          <mc:AlternateContent>
                            <mc:Choice Requires="wps">
                              <w:drawing>
                                <wp:anchor distT="0" distB="0" distL="114300" distR="114300" simplePos="0" relativeHeight="251658284" behindDoc="0" locked="1" layoutInCell="1" allowOverlap="1" wp14:anchorId="23F9CB93" wp14:editId="79A11BAF">
                                  <wp:simplePos x="0" y="0"/>
                                  <wp:positionH relativeFrom="column">
                                    <wp:align>center</wp:align>
                                  </wp:positionH>
                                  <wp:positionV relativeFrom="paragraph">
                                    <wp:posOffset>25400</wp:posOffset>
                                  </wp:positionV>
                                  <wp:extent cx="88900" cy="88900"/>
                                  <wp:effectExtent l="12065" t="10160" r="13335" b="5715"/>
                                  <wp:wrapNone/>
                                  <wp:docPr id="760060662"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979D451" id="Oval 45" o:spid="_x0000_s1026" style="position:absolute;margin-left:0;margin-top:2pt;width:7pt;height:7pt;z-index:2513489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D81F781" w14:textId="77777777" w:rsidR="00F96CF5" w:rsidRDefault="00F96CF5">
                        <w:pPr>
                          <w:rPr>
                            <w:rFonts w:ascii="Arial" w:eastAsia="Arial" w:hAnsi="Arial" w:cs="Arial"/>
                            <w:sz w:val="22"/>
                          </w:rPr>
                        </w:pPr>
                        <w:r>
                          <w:rPr>
                            <w:rFonts w:ascii="Arial" w:eastAsia="Arial" w:hAnsi="Arial" w:cs="Arial"/>
                            <w:sz w:val="22"/>
                          </w:rPr>
                          <w:t>Training courses (e.g., The Macroeconomics of Climate Change and Climate Change 101)</w:t>
                        </w:r>
                      </w:p>
                    </w:tc>
                    <w:tc>
                      <w:tcPr>
                        <w:tcW w:w="0" w:type="auto"/>
                        <w:tcMar>
                          <w:top w:w="80" w:type="dxa"/>
                          <w:bottom w:w="80" w:type="dxa"/>
                        </w:tcMar>
                        <w:vAlign w:val="center"/>
                      </w:tcPr>
                      <w:p w14:paraId="7E01165B"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42D6C74" w14:textId="77777777">
                    <w:tc>
                      <w:tcPr>
                        <w:tcW w:w="0" w:type="auto"/>
                        <w:tcMar>
                          <w:top w:w="80" w:type="dxa"/>
                          <w:bottom w:w="80" w:type="dxa"/>
                        </w:tcMar>
                      </w:tcPr>
                      <w:p w14:paraId="0E5355FC" w14:textId="71BB275F" w:rsidR="00F96CF5" w:rsidRDefault="00773C45">
                        <w:pPr>
                          <w:rPr>
                            <w:rFonts w:ascii="Arial" w:eastAsia="Arial" w:hAnsi="Arial" w:cs="Arial"/>
                            <w:sz w:val="22"/>
                          </w:rPr>
                        </w:pPr>
                        <w:r>
                          <w:rPr>
                            <w:noProof/>
                          </w:rPr>
                          <mc:AlternateContent>
                            <mc:Choice Requires="wps">
                              <w:drawing>
                                <wp:anchor distT="0" distB="0" distL="114300" distR="114300" simplePos="0" relativeHeight="251658285" behindDoc="0" locked="1" layoutInCell="1" allowOverlap="1" wp14:anchorId="410384E5" wp14:editId="4054011A">
                                  <wp:simplePos x="0" y="0"/>
                                  <wp:positionH relativeFrom="column">
                                    <wp:align>center</wp:align>
                                  </wp:positionH>
                                  <wp:positionV relativeFrom="paragraph">
                                    <wp:posOffset>25400</wp:posOffset>
                                  </wp:positionV>
                                  <wp:extent cx="88900" cy="88900"/>
                                  <wp:effectExtent l="12065" t="12065" r="13335" b="13335"/>
                                  <wp:wrapNone/>
                                  <wp:docPr id="387436461"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D87CAF4" id="Oval 46" o:spid="_x0000_s1026" style="position:absolute;margin-left:0;margin-top:2pt;width:7pt;height:7pt;z-index:2513500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E166EBA" w14:textId="77777777" w:rsidR="00F96CF5" w:rsidRDefault="00F96CF5">
                        <w:pPr>
                          <w:rPr>
                            <w:rFonts w:ascii="Arial" w:eastAsia="Arial" w:hAnsi="Arial" w:cs="Arial"/>
                            <w:sz w:val="22"/>
                          </w:rPr>
                        </w:pPr>
                        <w:r>
                          <w:rPr>
                            <w:rFonts w:ascii="Arial" w:eastAsia="Arial" w:hAnsi="Arial" w:cs="Arial"/>
                            <w:sz w:val="22"/>
                          </w:rPr>
                          <w:t>Training courses (e.g., The Macroeconomics of Climate Change and Climate Change 101)</w:t>
                        </w:r>
                      </w:p>
                    </w:tc>
                    <w:tc>
                      <w:tcPr>
                        <w:tcW w:w="0" w:type="auto"/>
                        <w:tcMar>
                          <w:top w:w="80" w:type="dxa"/>
                          <w:bottom w:w="80" w:type="dxa"/>
                        </w:tcMar>
                        <w:vAlign w:val="center"/>
                      </w:tcPr>
                      <w:p w14:paraId="2DA2A8AB"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439AF61" w14:textId="77777777">
                    <w:tc>
                      <w:tcPr>
                        <w:tcW w:w="0" w:type="auto"/>
                        <w:tcMar>
                          <w:top w:w="80" w:type="dxa"/>
                          <w:bottom w:w="80" w:type="dxa"/>
                        </w:tcMar>
                      </w:tcPr>
                      <w:p w14:paraId="6DA69127" w14:textId="6D33E69F" w:rsidR="00F96CF5" w:rsidRDefault="00773C45">
                        <w:pPr>
                          <w:rPr>
                            <w:rFonts w:ascii="Arial" w:eastAsia="Arial" w:hAnsi="Arial" w:cs="Arial"/>
                            <w:sz w:val="22"/>
                          </w:rPr>
                        </w:pPr>
                        <w:r>
                          <w:rPr>
                            <w:noProof/>
                          </w:rPr>
                          <mc:AlternateContent>
                            <mc:Choice Requires="wps">
                              <w:drawing>
                                <wp:anchor distT="0" distB="0" distL="114300" distR="114300" simplePos="0" relativeHeight="251658286" behindDoc="0" locked="1" layoutInCell="1" allowOverlap="1" wp14:anchorId="3F0E0B66" wp14:editId="73D92A2D">
                                  <wp:simplePos x="0" y="0"/>
                                  <wp:positionH relativeFrom="column">
                                    <wp:align>center</wp:align>
                                  </wp:positionH>
                                  <wp:positionV relativeFrom="paragraph">
                                    <wp:posOffset>25400</wp:posOffset>
                                  </wp:positionV>
                                  <wp:extent cx="88900" cy="88900"/>
                                  <wp:effectExtent l="12065" t="13970" r="13335" b="11430"/>
                                  <wp:wrapNone/>
                                  <wp:docPr id="487183859"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EE4E07" id="Oval 47" o:spid="_x0000_s1026" style="position:absolute;margin-left:0;margin-top:2pt;width:7pt;height:7pt;z-index:2513510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A1B7E67" w14:textId="77777777" w:rsidR="00F96CF5" w:rsidRDefault="00F96CF5">
                        <w:pPr>
                          <w:rPr>
                            <w:rFonts w:ascii="Arial" w:eastAsia="Arial" w:hAnsi="Arial" w:cs="Arial"/>
                            <w:sz w:val="22"/>
                          </w:rPr>
                        </w:pPr>
                        <w:r>
                          <w:rPr>
                            <w:rFonts w:ascii="Arial" w:eastAsia="Arial" w:hAnsi="Arial" w:cs="Arial"/>
                            <w:sz w:val="22"/>
                          </w:rPr>
                          <w:t>Training courses (e.g., The Macroeconomics of Climate Change and Climate Change 101)</w:t>
                        </w:r>
                      </w:p>
                    </w:tc>
                    <w:tc>
                      <w:tcPr>
                        <w:tcW w:w="0" w:type="auto"/>
                        <w:tcMar>
                          <w:top w:w="80" w:type="dxa"/>
                          <w:bottom w:w="80" w:type="dxa"/>
                        </w:tcMar>
                        <w:vAlign w:val="center"/>
                      </w:tcPr>
                      <w:p w14:paraId="7BCD0B5B"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4169675" w14:textId="77777777">
                    <w:tc>
                      <w:tcPr>
                        <w:tcW w:w="0" w:type="auto"/>
                        <w:tcMar>
                          <w:top w:w="80" w:type="dxa"/>
                          <w:bottom w:w="80" w:type="dxa"/>
                        </w:tcMar>
                      </w:tcPr>
                      <w:p w14:paraId="3409BF88" w14:textId="567F6283" w:rsidR="00F96CF5" w:rsidRDefault="00773C45">
                        <w:pPr>
                          <w:rPr>
                            <w:rFonts w:ascii="Arial" w:eastAsia="Arial" w:hAnsi="Arial" w:cs="Arial"/>
                            <w:sz w:val="22"/>
                          </w:rPr>
                        </w:pPr>
                        <w:r>
                          <w:rPr>
                            <w:noProof/>
                          </w:rPr>
                          <mc:AlternateContent>
                            <mc:Choice Requires="wps">
                              <w:drawing>
                                <wp:anchor distT="0" distB="0" distL="114300" distR="114300" simplePos="0" relativeHeight="251658287" behindDoc="0" locked="1" layoutInCell="1" allowOverlap="1" wp14:anchorId="18D82977" wp14:editId="794E938C">
                                  <wp:simplePos x="0" y="0"/>
                                  <wp:positionH relativeFrom="column">
                                    <wp:align>center</wp:align>
                                  </wp:positionH>
                                  <wp:positionV relativeFrom="paragraph">
                                    <wp:posOffset>25400</wp:posOffset>
                                  </wp:positionV>
                                  <wp:extent cx="88900" cy="88900"/>
                                  <wp:effectExtent l="12065" t="12065" r="13335" b="13335"/>
                                  <wp:wrapNone/>
                                  <wp:docPr id="581163865"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D78148D" id="Oval 48" o:spid="_x0000_s1026" style="position:absolute;margin-left:0;margin-top:2pt;width:7pt;height:7pt;z-index:2513520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5058D15" w14:textId="77777777" w:rsidR="00F96CF5" w:rsidRDefault="00F96CF5">
                        <w:pPr>
                          <w:rPr>
                            <w:rFonts w:ascii="Arial" w:eastAsia="Arial" w:hAnsi="Arial" w:cs="Arial"/>
                            <w:sz w:val="22"/>
                          </w:rPr>
                        </w:pPr>
                        <w:r>
                          <w:rPr>
                            <w:rFonts w:ascii="Arial" w:eastAsia="Arial" w:hAnsi="Arial" w:cs="Arial"/>
                            <w:sz w:val="22"/>
                          </w:rPr>
                          <w:t>Training courses (e.g., The Macroeconomics of Climate Change and Climate Change 101)</w:t>
                        </w:r>
                      </w:p>
                    </w:tc>
                    <w:tc>
                      <w:tcPr>
                        <w:tcW w:w="0" w:type="auto"/>
                        <w:tcMar>
                          <w:top w:w="80" w:type="dxa"/>
                          <w:bottom w:w="80" w:type="dxa"/>
                        </w:tcMar>
                        <w:vAlign w:val="center"/>
                      </w:tcPr>
                      <w:p w14:paraId="7102662C"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050AF09A" w14:textId="77777777">
                    <w:tc>
                      <w:tcPr>
                        <w:tcW w:w="0" w:type="auto"/>
                        <w:tcMar>
                          <w:top w:w="80" w:type="dxa"/>
                          <w:bottom w:w="80" w:type="dxa"/>
                        </w:tcMar>
                      </w:tcPr>
                      <w:p w14:paraId="7196AC57" w14:textId="36036755" w:rsidR="00F96CF5" w:rsidRDefault="00773C45">
                        <w:pPr>
                          <w:rPr>
                            <w:rFonts w:ascii="Arial" w:eastAsia="Arial" w:hAnsi="Arial" w:cs="Arial"/>
                            <w:sz w:val="22"/>
                          </w:rPr>
                        </w:pPr>
                        <w:r>
                          <w:rPr>
                            <w:noProof/>
                          </w:rPr>
                          <mc:AlternateContent>
                            <mc:Choice Requires="wps">
                              <w:drawing>
                                <wp:anchor distT="0" distB="0" distL="114300" distR="114300" simplePos="0" relativeHeight="251658288" behindDoc="0" locked="1" layoutInCell="1" allowOverlap="1" wp14:anchorId="37BB72CD" wp14:editId="37543F0B">
                                  <wp:simplePos x="0" y="0"/>
                                  <wp:positionH relativeFrom="column">
                                    <wp:align>center</wp:align>
                                  </wp:positionH>
                                  <wp:positionV relativeFrom="paragraph">
                                    <wp:posOffset>25400</wp:posOffset>
                                  </wp:positionV>
                                  <wp:extent cx="88900" cy="88900"/>
                                  <wp:effectExtent l="12065" t="13970" r="13335" b="11430"/>
                                  <wp:wrapNone/>
                                  <wp:docPr id="1008453450"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EBD5D82" id="Oval 49" o:spid="_x0000_s1026" style="position:absolute;margin-left:0;margin-top:2pt;width:7pt;height:7pt;z-index:2513530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C5E7B65" w14:textId="77777777" w:rsidR="00F96CF5" w:rsidRDefault="00F96CF5">
                        <w:pPr>
                          <w:rPr>
                            <w:rFonts w:ascii="Arial" w:eastAsia="Arial" w:hAnsi="Arial" w:cs="Arial"/>
                            <w:sz w:val="22"/>
                          </w:rPr>
                        </w:pPr>
                        <w:r>
                          <w:rPr>
                            <w:rFonts w:ascii="Arial" w:eastAsia="Arial" w:hAnsi="Arial" w:cs="Arial"/>
                            <w:sz w:val="22"/>
                          </w:rPr>
                          <w:t>Training courses (e.g., The Macroeconomics of Climate Change and Climate Change 101)</w:t>
                        </w:r>
                      </w:p>
                    </w:tc>
                    <w:tc>
                      <w:tcPr>
                        <w:tcW w:w="0" w:type="auto"/>
                        <w:tcMar>
                          <w:top w:w="80" w:type="dxa"/>
                          <w:bottom w:w="80" w:type="dxa"/>
                        </w:tcMar>
                        <w:vAlign w:val="center"/>
                      </w:tcPr>
                      <w:p w14:paraId="0FB099DA" w14:textId="77777777" w:rsidR="00F96CF5" w:rsidRDefault="00F96CF5">
                        <w:pPr>
                          <w:rPr>
                            <w:rFonts w:ascii="Arial" w:eastAsia="Arial" w:hAnsi="Arial" w:cs="Arial"/>
                            <w:sz w:val="22"/>
                          </w:rPr>
                        </w:pPr>
                        <w:r>
                          <w:rPr>
                            <w:rFonts w:ascii="Arial" w:eastAsia="Arial" w:hAnsi="Arial" w:cs="Arial"/>
                            <w:sz w:val="22"/>
                          </w:rPr>
                          <w:t>Don’t Know</w:t>
                        </w:r>
                      </w:p>
                    </w:tc>
                  </w:tr>
                  <w:tr w:rsidR="00F96CF5" w14:paraId="020CF3FF" w14:textId="77777777">
                    <w:tc>
                      <w:tcPr>
                        <w:tcW w:w="0" w:type="auto"/>
                        <w:tcMar>
                          <w:top w:w="80" w:type="dxa"/>
                          <w:bottom w:w="80" w:type="dxa"/>
                        </w:tcMar>
                      </w:tcPr>
                      <w:p w14:paraId="0FBD0476" w14:textId="620CEF31" w:rsidR="00F96CF5" w:rsidRDefault="00773C45">
                        <w:pPr>
                          <w:rPr>
                            <w:rFonts w:ascii="Arial" w:eastAsia="Arial" w:hAnsi="Arial" w:cs="Arial"/>
                            <w:sz w:val="22"/>
                          </w:rPr>
                        </w:pPr>
                        <w:r>
                          <w:rPr>
                            <w:noProof/>
                          </w:rPr>
                          <mc:AlternateContent>
                            <mc:Choice Requires="wps">
                              <w:drawing>
                                <wp:anchor distT="0" distB="0" distL="114300" distR="114300" simplePos="0" relativeHeight="251658289" behindDoc="0" locked="1" layoutInCell="1" allowOverlap="1" wp14:anchorId="2D3001A2" wp14:editId="369DE2A7">
                                  <wp:simplePos x="0" y="0"/>
                                  <wp:positionH relativeFrom="column">
                                    <wp:align>center</wp:align>
                                  </wp:positionH>
                                  <wp:positionV relativeFrom="paragraph">
                                    <wp:posOffset>25400</wp:posOffset>
                                  </wp:positionV>
                                  <wp:extent cx="88900" cy="88900"/>
                                  <wp:effectExtent l="12065" t="6350" r="13335" b="9525"/>
                                  <wp:wrapNone/>
                                  <wp:docPr id="1171243361"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8FAF926" id="Oval 50" o:spid="_x0000_s1026" style="position:absolute;margin-left:0;margin-top:2pt;width:7pt;height:7pt;z-index:2513541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160E567" w14:textId="77777777" w:rsidR="00F96CF5" w:rsidRDefault="00F96CF5">
                        <w:pPr>
                          <w:rPr>
                            <w:rFonts w:ascii="Arial" w:eastAsia="Arial" w:hAnsi="Arial" w:cs="Arial"/>
                            <w:sz w:val="22"/>
                          </w:rPr>
                        </w:pPr>
                        <w:r>
                          <w:rPr>
                            <w:rFonts w:ascii="Arial" w:eastAsia="Arial" w:hAnsi="Arial" w:cs="Arial"/>
                            <w:sz w:val="22"/>
                          </w:rPr>
                          <w:t>Climate data (e.g., the Climate Change Indicators Dashboard)</w:t>
                        </w:r>
                      </w:p>
                    </w:tc>
                    <w:tc>
                      <w:tcPr>
                        <w:tcW w:w="0" w:type="auto"/>
                        <w:tcMar>
                          <w:top w:w="80" w:type="dxa"/>
                          <w:bottom w:w="80" w:type="dxa"/>
                        </w:tcMar>
                        <w:vAlign w:val="center"/>
                      </w:tcPr>
                      <w:p w14:paraId="5D4D85A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EE4CE2E" w14:textId="77777777">
                    <w:tc>
                      <w:tcPr>
                        <w:tcW w:w="0" w:type="auto"/>
                        <w:tcMar>
                          <w:top w:w="80" w:type="dxa"/>
                          <w:bottom w:w="80" w:type="dxa"/>
                        </w:tcMar>
                      </w:tcPr>
                      <w:p w14:paraId="45F92413" w14:textId="26E49D36" w:rsidR="00F96CF5" w:rsidRDefault="00773C45">
                        <w:pPr>
                          <w:rPr>
                            <w:rFonts w:ascii="Arial" w:eastAsia="Arial" w:hAnsi="Arial" w:cs="Arial"/>
                            <w:sz w:val="22"/>
                          </w:rPr>
                        </w:pPr>
                        <w:r>
                          <w:rPr>
                            <w:noProof/>
                          </w:rPr>
                          <mc:AlternateContent>
                            <mc:Choice Requires="wps">
                              <w:drawing>
                                <wp:anchor distT="0" distB="0" distL="114300" distR="114300" simplePos="0" relativeHeight="251658290" behindDoc="0" locked="1" layoutInCell="1" allowOverlap="1" wp14:anchorId="25BB718E" wp14:editId="4F5C66E7">
                                  <wp:simplePos x="0" y="0"/>
                                  <wp:positionH relativeFrom="column">
                                    <wp:align>center</wp:align>
                                  </wp:positionH>
                                  <wp:positionV relativeFrom="paragraph">
                                    <wp:posOffset>25400</wp:posOffset>
                                  </wp:positionV>
                                  <wp:extent cx="88900" cy="88900"/>
                                  <wp:effectExtent l="12065" t="12065" r="13335" b="13335"/>
                                  <wp:wrapNone/>
                                  <wp:docPr id="1060952675"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C8D0F6" id="Oval 51" o:spid="_x0000_s1026" style="position:absolute;margin-left:0;margin-top:2pt;width:7pt;height:7pt;z-index:2513551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1E9CDB7" w14:textId="77777777" w:rsidR="00F96CF5" w:rsidRDefault="00F96CF5">
                        <w:pPr>
                          <w:rPr>
                            <w:rFonts w:ascii="Arial" w:eastAsia="Arial" w:hAnsi="Arial" w:cs="Arial"/>
                            <w:sz w:val="22"/>
                          </w:rPr>
                        </w:pPr>
                        <w:r>
                          <w:rPr>
                            <w:rFonts w:ascii="Arial" w:eastAsia="Arial" w:hAnsi="Arial" w:cs="Arial"/>
                            <w:sz w:val="22"/>
                          </w:rPr>
                          <w:t>Climate data (e.g., the Climate Change Indicators Dashboard)</w:t>
                        </w:r>
                      </w:p>
                    </w:tc>
                    <w:tc>
                      <w:tcPr>
                        <w:tcW w:w="0" w:type="auto"/>
                        <w:tcMar>
                          <w:top w:w="80" w:type="dxa"/>
                          <w:bottom w:w="80" w:type="dxa"/>
                        </w:tcMar>
                        <w:vAlign w:val="center"/>
                      </w:tcPr>
                      <w:p w14:paraId="0185A3AD"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E90C78E" w14:textId="77777777">
                    <w:tc>
                      <w:tcPr>
                        <w:tcW w:w="0" w:type="auto"/>
                        <w:tcMar>
                          <w:top w:w="80" w:type="dxa"/>
                          <w:bottom w:w="80" w:type="dxa"/>
                        </w:tcMar>
                      </w:tcPr>
                      <w:p w14:paraId="2AC6C39A" w14:textId="7BA35EFD" w:rsidR="00F96CF5" w:rsidRDefault="00773C45">
                        <w:pPr>
                          <w:rPr>
                            <w:rFonts w:ascii="Arial" w:eastAsia="Arial" w:hAnsi="Arial" w:cs="Arial"/>
                            <w:sz w:val="22"/>
                          </w:rPr>
                        </w:pPr>
                        <w:r>
                          <w:rPr>
                            <w:noProof/>
                          </w:rPr>
                          <mc:AlternateContent>
                            <mc:Choice Requires="wps">
                              <w:drawing>
                                <wp:anchor distT="0" distB="0" distL="114300" distR="114300" simplePos="0" relativeHeight="251658291" behindDoc="0" locked="1" layoutInCell="1" allowOverlap="1" wp14:anchorId="230015ED" wp14:editId="2992B12A">
                                  <wp:simplePos x="0" y="0"/>
                                  <wp:positionH relativeFrom="column">
                                    <wp:align>center</wp:align>
                                  </wp:positionH>
                                  <wp:positionV relativeFrom="paragraph">
                                    <wp:posOffset>25400</wp:posOffset>
                                  </wp:positionV>
                                  <wp:extent cx="88900" cy="88900"/>
                                  <wp:effectExtent l="12065" t="13970" r="13335" b="11430"/>
                                  <wp:wrapNone/>
                                  <wp:docPr id="1319942985"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E5FD5A8" id="Oval 52" o:spid="_x0000_s1026" style="position:absolute;margin-left:0;margin-top:2pt;width:7pt;height:7pt;z-index:2513561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64AAC36" w14:textId="77777777" w:rsidR="00F96CF5" w:rsidRDefault="00F96CF5">
                        <w:pPr>
                          <w:rPr>
                            <w:rFonts w:ascii="Arial" w:eastAsia="Arial" w:hAnsi="Arial" w:cs="Arial"/>
                            <w:sz w:val="22"/>
                          </w:rPr>
                        </w:pPr>
                        <w:r>
                          <w:rPr>
                            <w:rFonts w:ascii="Arial" w:eastAsia="Arial" w:hAnsi="Arial" w:cs="Arial"/>
                            <w:sz w:val="22"/>
                          </w:rPr>
                          <w:t>Climate data (e.g., the Climate Change Indicators Dashboard)</w:t>
                        </w:r>
                      </w:p>
                    </w:tc>
                    <w:tc>
                      <w:tcPr>
                        <w:tcW w:w="0" w:type="auto"/>
                        <w:tcMar>
                          <w:top w:w="80" w:type="dxa"/>
                          <w:bottom w:w="80" w:type="dxa"/>
                        </w:tcMar>
                        <w:vAlign w:val="center"/>
                      </w:tcPr>
                      <w:p w14:paraId="19BD4F1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EDA5D36" w14:textId="77777777">
                    <w:tc>
                      <w:tcPr>
                        <w:tcW w:w="0" w:type="auto"/>
                        <w:tcMar>
                          <w:top w:w="80" w:type="dxa"/>
                          <w:bottom w:w="80" w:type="dxa"/>
                        </w:tcMar>
                      </w:tcPr>
                      <w:p w14:paraId="63445904" w14:textId="755A0BAC" w:rsidR="00F96CF5" w:rsidRDefault="00773C45">
                        <w:pPr>
                          <w:rPr>
                            <w:rFonts w:ascii="Arial" w:eastAsia="Arial" w:hAnsi="Arial" w:cs="Arial"/>
                            <w:sz w:val="22"/>
                          </w:rPr>
                        </w:pPr>
                        <w:r>
                          <w:rPr>
                            <w:noProof/>
                          </w:rPr>
                          <mc:AlternateContent>
                            <mc:Choice Requires="wps">
                              <w:drawing>
                                <wp:anchor distT="0" distB="0" distL="114300" distR="114300" simplePos="0" relativeHeight="251658292" behindDoc="0" locked="1" layoutInCell="1" allowOverlap="1" wp14:anchorId="5555E78F" wp14:editId="66375F90">
                                  <wp:simplePos x="0" y="0"/>
                                  <wp:positionH relativeFrom="column">
                                    <wp:align>center</wp:align>
                                  </wp:positionH>
                                  <wp:positionV relativeFrom="paragraph">
                                    <wp:posOffset>25400</wp:posOffset>
                                  </wp:positionV>
                                  <wp:extent cx="88900" cy="88900"/>
                                  <wp:effectExtent l="12065" t="12065" r="13335" b="13335"/>
                                  <wp:wrapNone/>
                                  <wp:docPr id="20145183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D3B06A3" id="Oval 53" o:spid="_x0000_s1026" style="position:absolute;margin-left:0;margin-top:2pt;width:7pt;height:7pt;z-index:2513571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017E4C4" w14:textId="77777777" w:rsidR="00F96CF5" w:rsidRDefault="00F96CF5">
                        <w:pPr>
                          <w:rPr>
                            <w:rFonts w:ascii="Arial" w:eastAsia="Arial" w:hAnsi="Arial" w:cs="Arial"/>
                            <w:sz w:val="22"/>
                          </w:rPr>
                        </w:pPr>
                        <w:r>
                          <w:rPr>
                            <w:rFonts w:ascii="Arial" w:eastAsia="Arial" w:hAnsi="Arial" w:cs="Arial"/>
                            <w:sz w:val="22"/>
                          </w:rPr>
                          <w:t>Climate data (e.g., the Climate Change Indicators Dashboard)</w:t>
                        </w:r>
                      </w:p>
                    </w:tc>
                    <w:tc>
                      <w:tcPr>
                        <w:tcW w:w="0" w:type="auto"/>
                        <w:tcMar>
                          <w:top w:w="80" w:type="dxa"/>
                          <w:bottom w:w="80" w:type="dxa"/>
                        </w:tcMar>
                        <w:vAlign w:val="center"/>
                      </w:tcPr>
                      <w:p w14:paraId="3FB005C6"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56A9A222" w14:textId="77777777">
                    <w:tc>
                      <w:tcPr>
                        <w:tcW w:w="0" w:type="auto"/>
                        <w:tcMar>
                          <w:top w:w="80" w:type="dxa"/>
                          <w:bottom w:w="80" w:type="dxa"/>
                        </w:tcMar>
                      </w:tcPr>
                      <w:p w14:paraId="7A36CA1D" w14:textId="3AF42546" w:rsidR="00F96CF5" w:rsidRDefault="00773C45">
                        <w:pPr>
                          <w:rPr>
                            <w:rFonts w:ascii="Arial" w:eastAsia="Arial" w:hAnsi="Arial" w:cs="Arial"/>
                            <w:sz w:val="22"/>
                          </w:rPr>
                        </w:pPr>
                        <w:r>
                          <w:rPr>
                            <w:noProof/>
                          </w:rPr>
                          <mc:AlternateContent>
                            <mc:Choice Requires="wps">
                              <w:drawing>
                                <wp:anchor distT="0" distB="0" distL="114300" distR="114300" simplePos="0" relativeHeight="251658293" behindDoc="0" locked="1" layoutInCell="1" allowOverlap="1" wp14:anchorId="5BA13735" wp14:editId="66147C5F">
                                  <wp:simplePos x="0" y="0"/>
                                  <wp:positionH relativeFrom="column">
                                    <wp:align>center</wp:align>
                                  </wp:positionH>
                                  <wp:positionV relativeFrom="paragraph">
                                    <wp:posOffset>25400</wp:posOffset>
                                  </wp:positionV>
                                  <wp:extent cx="88900" cy="88900"/>
                                  <wp:effectExtent l="12065" t="13970" r="13335" b="11430"/>
                                  <wp:wrapNone/>
                                  <wp:docPr id="387666986"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0EC0213" id="Oval 54" o:spid="_x0000_s1026" style="position:absolute;margin-left:0;margin-top:2pt;width:7pt;height:7pt;z-index:2513582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2F4B126" w14:textId="77777777" w:rsidR="00F96CF5" w:rsidRDefault="00F96CF5">
                        <w:pPr>
                          <w:rPr>
                            <w:rFonts w:ascii="Arial" w:eastAsia="Arial" w:hAnsi="Arial" w:cs="Arial"/>
                            <w:sz w:val="22"/>
                          </w:rPr>
                        </w:pPr>
                        <w:r>
                          <w:rPr>
                            <w:rFonts w:ascii="Arial" w:eastAsia="Arial" w:hAnsi="Arial" w:cs="Arial"/>
                            <w:sz w:val="22"/>
                          </w:rPr>
                          <w:t>Climate data (e.g., the Climate Change Indicators Dashboard)</w:t>
                        </w:r>
                      </w:p>
                    </w:tc>
                    <w:tc>
                      <w:tcPr>
                        <w:tcW w:w="0" w:type="auto"/>
                        <w:tcMar>
                          <w:top w:w="80" w:type="dxa"/>
                          <w:bottom w:w="80" w:type="dxa"/>
                        </w:tcMar>
                        <w:vAlign w:val="center"/>
                      </w:tcPr>
                      <w:p w14:paraId="203CC6F7" w14:textId="77777777" w:rsidR="00F96CF5" w:rsidRDefault="00F96CF5">
                        <w:pPr>
                          <w:rPr>
                            <w:rFonts w:ascii="Arial" w:eastAsia="Arial" w:hAnsi="Arial" w:cs="Arial"/>
                            <w:sz w:val="22"/>
                          </w:rPr>
                        </w:pPr>
                        <w:r>
                          <w:rPr>
                            <w:rFonts w:ascii="Arial" w:eastAsia="Arial" w:hAnsi="Arial" w:cs="Arial"/>
                            <w:sz w:val="22"/>
                          </w:rPr>
                          <w:t>Don’t Know</w:t>
                        </w:r>
                      </w:p>
                    </w:tc>
                  </w:tr>
                  <w:tr w:rsidR="00F96CF5" w14:paraId="4BAA03D7" w14:textId="77777777">
                    <w:tc>
                      <w:tcPr>
                        <w:tcW w:w="0" w:type="auto"/>
                        <w:tcMar>
                          <w:top w:w="80" w:type="dxa"/>
                          <w:bottom w:w="80" w:type="dxa"/>
                        </w:tcMar>
                      </w:tcPr>
                      <w:p w14:paraId="44BDD93A" w14:textId="4DB19D71" w:rsidR="00F96CF5" w:rsidRDefault="00773C45">
                        <w:pPr>
                          <w:rPr>
                            <w:rFonts w:ascii="Arial" w:eastAsia="Arial" w:hAnsi="Arial" w:cs="Arial"/>
                            <w:sz w:val="22"/>
                          </w:rPr>
                        </w:pPr>
                        <w:r>
                          <w:rPr>
                            <w:noProof/>
                          </w:rPr>
                          <mc:AlternateContent>
                            <mc:Choice Requires="wps">
                              <w:drawing>
                                <wp:anchor distT="0" distB="0" distL="114300" distR="114300" simplePos="0" relativeHeight="251658294" behindDoc="0" locked="1" layoutInCell="1" allowOverlap="1" wp14:anchorId="52CFD96C" wp14:editId="5197F57D">
                                  <wp:simplePos x="0" y="0"/>
                                  <wp:positionH relativeFrom="column">
                                    <wp:align>center</wp:align>
                                  </wp:positionH>
                                  <wp:positionV relativeFrom="paragraph">
                                    <wp:posOffset>25400</wp:posOffset>
                                  </wp:positionV>
                                  <wp:extent cx="88900" cy="88900"/>
                                  <wp:effectExtent l="12065" t="8255" r="13335" b="7620"/>
                                  <wp:wrapNone/>
                                  <wp:docPr id="1632312778"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D9B4782" id="Oval 55" o:spid="_x0000_s1026" style="position:absolute;margin-left:0;margin-top:2pt;width:7pt;height:7pt;z-index:2513592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2436EF8" w14:textId="77777777" w:rsidR="00F96CF5" w:rsidRDefault="00F96CF5">
                        <w:pPr>
                          <w:rPr>
                            <w:rFonts w:ascii="Arial" w:eastAsia="Arial" w:hAnsi="Arial" w:cs="Arial"/>
                            <w:sz w:val="22"/>
                          </w:rPr>
                        </w:pPr>
                        <w:r>
                          <w:rPr>
                            <w:rFonts w:ascii="Arial" w:eastAsia="Arial" w:hAnsi="Arial" w:cs="Arial"/>
                            <w:sz w:val="22"/>
                          </w:rPr>
                          <w:t>Climate advocacy efforts at the national, regional, and global levels</w:t>
                        </w:r>
                      </w:p>
                    </w:tc>
                    <w:tc>
                      <w:tcPr>
                        <w:tcW w:w="0" w:type="auto"/>
                        <w:tcMar>
                          <w:top w:w="80" w:type="dxa"/>
                          <w:bottom w:w="80" w:type="dxa"/>
                        </w:tcMar>
                        <w:vAlign w:val="center"/>
                      </w:tcPr>
                      <w:p w14:paraId="30050553"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5AC950D" w14:textId="77777777">
                    <w:tc>
                      <w:tcPr>
                        <w:tcW w:w="0" w:type="auto"/>
                        <w:tcMar>
                          <w:top w:w="80" w:type="dxa"/>
                          <w:bottom w:w="80" w:type="dxa"/>
                        </w:tcMar>
                      </w:tcPr>
                      <w:p w14:paraId="54621BE8" w14:textId="2D2528BA" w:rsidR="00F96CF5" w:rsidRDefault="00773C45">
                        <w:pPr>
                          <w:rPr>
                            <w:rFonts w:ascii="Arial" w:eastAsia="Arial" w:hAnsi="Arial" w:cs="Arial"/>
                            <w:sz w:val="22"/>
                          </w:rPr>
                        </w:pPr>
                        <w:r>
                          <w:rPr>
                            <w:noProof/>
                          </w:rPr>
                          <mc:AlternateContent>
                            <mc:Choice Requires="wps">
                              <w:drawing>
                                <wp:anchor distT="0" distB="0" distL="114300" distR="114300" simplePos="0" relativeHeight="251658295" behindDoc="0" locked="1" layoutInCell="1" allowOverlap="1" wp14:anchorId="0AD4F707" wp14:editId="03ECC3EE">
                                  <wp:simplePos x="0" y="0"/>
                                  <wp:positionH relativeFrom="column">
                                    <wp:align>center</wp:align>
                                  </wp:positionH>
                                  <wp:positionV relativeFrom="paragraph">
                                    <wp:posOffset>25400</wp:posOffset>
                                  </wp:positionV>
                                  <wp:extent cx="88900" cy="88900"/>
                                  <wp:effectExtent l="12065" t="13970" r="13335" b="11430"/>
                                  <wp:wrapNone/>
                                  <wp:docPr id="127353601"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D6445DC" id="Oval 56" o:spid="_x0000_s1026" style="position:absolute;margin-left:0;margin-top:2pt;width:7pt;height:7pt;z-index:2513602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2D57416" w14:textId="77777777" w:rsidR="00F96CF5" w:rsidRDefault="00F96CF5">
                        <w:pPr>
                          <w:rPr>
                            <w:rFonts w:ascii="Arial" w:eastAsia="Arial" w:hAnsi="Arial" w:cs="Arial"/>
                            <w:sz w:val="22"/>
                          </w:rPr>
                        </w:pPr>
                        <w:r>
                          <w:rPr>
                            <w:rFonts w:ascii="Arial" w:eastAsia="Arial" w:hAnsi="Arial" w:cs="Arial"/>
                            <w:sz w:val="22"/>
                          </w:rPr>
                          <w:t>Climate advocacy efforts at the national, regional, and global levels</w:t>
                        </w:r>
                      </w:p>
                    </w:tc>
                    <w:tc>
                      <w:tcPr>
                        <w:tcW w:w="0" w:type="auto"/>
                        <w:tcMar>
                          <w:top w:w="80" w:type="dxa"/>
                          <w:bottom w:w="80" w:type="dxa"/>
                        </w:tcMar>
                        <w:vAlign w:val="center"/>
                      </w:tcPr>
                      <w:p w14:paraId="61D363E8"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6F8AEA3" w14:textId="77777777">
                    <w:tc>
                      <w:tcPr>
                        <w:tcW w:w="0" w:type="auto"/>
                        <w:tcMar>
                          <w:top w:w="80" w:type="dxa"/>
                          <w:bottom w:w="80" w:type="dxa"/>
                        </w:tcMar>
                      </w:tcPr>
                      <w:p w14:paraId="48DEB810" w14:textId="73AB0CB8" w:rsidR="00F96CF5" w:rsidRDefault="00773C45">
                        <w:pPr>
                          <w:rPr>
                            <w:rFonts w:ascii="Arial" w:eastAsia="Arial" w:hAnsi="Arial" w:cs="Arial"/>
                            <w:sz w:val="22"/>
                          </w:rPr>
                        </w:pPr>
                        <w:r>
                          <w:rPr>
                            <w:noProof/>
                          </w:rPr>
                          <mc:AlternateContent>
                            <mc:Choice Requires="wps">
                              <w:drawing>
                                <wp:anchor distT="0" distB="0" distL="114300" distR="114300" simplePos="0" relativeHeight="251658296" behindDoc="0" locked="1" layoutInCell="1" allowOverlap="1" wp14:anchorId="27158583" wp14:editId="5069533C">
                                  <wp:simplePos x="0" y="0"/>
                                  <wp:positionH relativeFrom="column">
                                    <wp:align>center</wp:align>
                                  </wp:positionH>
                                  <wp:positionV relativeFrom="paragraph">
                                    <wp:posOffset>25400</wp:posOffset>
                                  </wp:positionV>
                                  <wp:extent cx="88900" cy="88900"/>
                                  <wp:effectExtent l="12065" t="6350" r="13335" b="9525"/>
                                  <wp:wrapNone/>
                                  <wp:docPr id="2050136129"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6AAA68D" id="Oval 57" o:spid="_x0000_s1026" style="position:absolute;margin-left:0;margin-top:2pt;width:7pt;height:7pt;z-index:2513612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3481B53" w14:textId="77777777" w:rsidR="00F96CF5" w:rsidRDefault="00F96CF5">
                        <w:pPr>
                          <w:rPr>
                            <w:rFonts w:ascii="Arial" w:eastAsia="Arial" w:hAnsi="Arial" w:cs="Arial"/>
                            <w:sz w:val="22"/>
                          </w:rPr>
                        </w:pPr>
                        <w:r>
                          <w:rPr>
                            <w:rFonts w:ascii="Arial" w:eastAsia="Arial" w:hAnsi="Arial" w:cs="Arial"/>
                            <w:sz w:val="22"/>
                          </w:rPr>
                          <w:t>Climate advocacy efforts at the national, regional, and global levels</w:t>
                        </w:r>
                      </w:p>
                    </w:tc>
                    <w:tc>
                      <w:tcPr>
                        <w:tcW w:w="0" w:type="auto"/>
                        <w:tcMar>
                          <w:top w:w="80" w:type="dxa"/>
                          <w:bottom w:w="80" w:type="dxa"/>
                        </w:tcMar>
                        <w:vAlign w:val="center"/>
                      </w:tcPr>
                      <w:p w14:paraId="204D0D0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DD0CF20" w14:textId="77777777">
                    <w:tc>
                      <w:tcPr>
                        <w:tcW w:w="0" w:type="auto"/>
                        <w:tcMar>
                          <w:top w:w="80" w:type="dxa"/>
                          <w:bottom w:w="80" w:type="dxa"/>
                        </w:tcMar>
                      </w:tcPr>
                      <w:p w14:paraId="4D5083CC" w14:textId="78A2AF47" w:rsidR="00F96CF5" w:rsidRDefault="00773C45">
                        <w:pPr>
                          <w:rPr>
                            <w:rFonts w:ascii="Arial" w:eastAsia="Arial" w:hAnsi="Arial" w:cs="Arial"/>
                            <w:sz w:val="22"/>
                          </w:rPr>
                        </w:pPr>
                        <w:r>
                          <w:rPr>
                            <w:noProof/>
                          </w:rPr>
                          <mc:AlternateContent>
                            <mc:Choice Requires="wps">
                              <w:drawing>
                                <wp:anchor distT="0" distB="0" distL="114300" distR="114300" simplePos="0" relativeHeight="251658297" behindDoc="0" locked="1" layoutInCell="1" allowOverlap="1" wp14:anchorId="7FAFAE61" wp14:editId="225A2DFB">
                                  <wp:simplePos x="0" y="0"/>
                                  <wp:positionH relativeFrom="column">
                                    <wp:align>center</wp:align>
                                  </wp:positionH>
                                  <wp:positionV relativeFrom="paragraph">
                                    <wp:posOffset>25400</wp:posOffset>
                                  </wp:positionV>
                                  <wp:extent cx="88900" cy="88900"/>
                                  <wp:effectExtent l="12065" t="13970" r="13335" b="11430"/>
                                  <wp:wrapNone/>
                                  <wp:docPr id="123480362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E7E7B07" id="Oval 58" o:spid="_x0000_s1026" style="position:absolute;margin-left:0;margin-top:2pt;width:7pt;height:7pt;z-index:2513623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4DD081F" w14:textId="77777777" w:rsidR="00F96CF5" w:rsidRDefault="00F96CF5">
                        <w:pPr>
                          <w:rPr>
                            <w:rFonts w:ascii="Arial" w:eastAsia="Arial" w:hAnsi="Arial" w:cs="Arial"/>
                            <w:sz w:val="22"/>
                          </w:rPr>
                        </w:pPr>
                        <w:r>
                          <w:rPr>
                            <w:rFonts w:ascii="Arial" w:eastAsia="Arial" w:hAnsi="Arial" w:cs="Arial"/>
                            <w:sz w:val="22"/>
                          </w:rPr>
                          <w:t>Climate advocacy efforts at the national, regional, and global levels</w:t>
                        </w:r>
                      </w:p>
                    </w:tc>
                    <w:tc>
                      <w:tcPr>
                        <w:tcW w:w="0" w:type="auto"/>
                        <w:tcMar>
                          <w:top w:w="80" w:type="dxa"/>
                          <w:bottom w:w="80" w:type="dxa"/>
                        </w:tcMar>
                        <w:vAlign w:val="center"/>
                      </w:tcPr>
                      <w:p w14:paraId="4E8D4D06"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0A48CA3" w14:textId="77777777">
                    <w:tc>
                      <w:tcPr>
                        <w:tcW w:w="0" w:type="auto"/>
                        <w:tcMar>
                          <w:top w:w="80" w:type="dxa"/>
                          <w:bottom w:w="80" w:type="dxa"/>
                        </w:tcMar>
                      </w:tcPr>
                      <w:p w14:paraId="6EA6C056" w14:textId="561DE2D1" w:rsidR="00F96CF5" w:rsidRDefault="00773C45">
                        <w:pPr>
                          <w:rPr>
                            <w:rFonts w:ascii="Arial" w:eastAsia="Arial" w:hAnsi="Arial" w:cs="Arial"/>
                            <w:sz w:val="22"/>
                          </w:rPr>
                        </w:pPr>
                        <w:r>
                          <w:rPr>
                            <w:noProof/>
                          </w:rPr>
                          <mc:AlternateContent>
                            <mc:Choice Requires="wps">
                              <w:drawing>
                                <wp:anchor distT="0" distB="0" distL="114300" distR="114300" simplePos="0" relativeHeight="251658298" behindDoc="0" locked="1" layoutInCell="1" allowOverlap="1" wp14:anchorId="11C1BD7F" wp14:editId="43D4CF34">
                                  <wp:simplePos x="0" y="0"/>
                                  <wp:positionH relativeFrom="column">
                                    <wp:align>center</wp:align>
                                  </wp:positionH>
                                  <wp:positionV relativeFrom="paragraph">
                                    <wp:posOffset>25400</wp:posOffset>
                                  </wp:positionV>
                                  <wp:extent cx="88900" cy="88900"/>
                                  <wp:effectExtent l="12065" t="6350" r="13335" b="9525"/>
                                  <wp:wrapNone/>
                                  <wp:docPr id="59631056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297F054" id="Oval 59" o:spid="_x0000_s1026" style="position:absolute;margin-left:0;margin-top:2pt;width:7pt;height:7pt;z-index:2513633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E2D888C" w14:textId="77777777" w:rsidR="00F96CF5" w:rsidRDefault="00F96CF5">
                        <w:pPr>
                          <w:rPr>
                            <w:rFonts w:ascii="Arial" w:eastAsia="Arial" w:hAnsi="Arial" w:cs="Arial"/>
                            <w:sz w:val="22"/>
                          </w:rPr>
                        </w:pPr>
                        <w:r>
                          <w:rPr>
                            <w:rFonts w:ascii="Arial" w:eastAsia="Arial" w:hAnsi="Arial" w:cs="Arial"/>
                            <w:sz w:val="22"/>
                          </w:rPr>
                          <w:t>Climate advocacy efforts at the national, regional, and global levels</w:t>
                        </w:r>
                      </w:p>
                    </w:tc>
                    <w:tc>
                      <w:tcPr>
                        <w:tcW w:w="0" w:type="auto"/>
                        <w:tcMar>
                          <w:top w:w="80" w:type="dxa"/>
                          <w:bottom w:w="80" w:type="dxa"/>
                        </w:tcMar>
                        <w:vAlign w:val="center"/>
                      </w:tcPr>
                      <w:p w14:paraId="03DC2C85" w14:textId="77777777" w:rsidR="00F96CF5" w:rsidRDefault="00F96CF5">
                        <w:pPr>
                          <w:rPr>
                            <w:rFonts w:ascii="Arial" w:eastAsia="Arial" w:hAnsi="Arial" w:cs="Arial"/>
                            <w:sz w:val="22"/>
                          </w:rPr>
                        </w:pPr>
                        <w:r>
                          <w:rPr>
                            <w:rFonts w:ascii="Arial" w:eastAsia="Arial" w:hAnsi="Arial" w:cs="Arial"/>
                            <w:sz w:val="22"/>
                          </w:rPr>
                          <w:t>Don’t Know</w:t>
                        </w:r>
                      </w:p>
                    </w:tc>
                  </w:tr>
                </w:tbl>
                <w:p w14:paraId="33B40409" w14:textId="77777777" w:rsidR="00F96CF5" w:rsidRDefault="00F96CF5">
                  <w:pPr>
                    <w:rPr>
                      <w:rFonts w:ascii="Arial" w:eastAsia="Arial" w:hAnsi="Arial" w:cs="Arial"/>
                      <w:sz w:val="22"/>
                    </w:rPr>
                  </w:pPr>
                </w:p>
              </w:tc>
            </w:tr>
          </w:tbl>
          <w:p w14:paraId="03B82A23" w14:textId="77777777" w:rsidR="00F96CF5" w:rsidRDefault="00F96CF5">
            <w:pPr>
              <w:rPr>
                <w:rFonts w:ascii="Arial" w:eastAsia="Arial" w:hAnsi="Arial" w:cs="Arial"/>
                <w:sz w:val="22"/>
              </w:rPr>
            </w:pPr>
          </w:p>
        </w:tc>
      </w:tr>
    </w:tbl>
    <w:p w14:paraId="5123445D"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679D14AA" w14:textId="77777777">
        <w:tc>
          <w:tcPr>
            <w:tcW w:w="0" w:type="auto"/>
            <w:tcMar>
              <w:top w:w="80" w:type="dxa"/>
              <w:bottom w:w="80" w:type="dxa"/>
            </w:tcMar>
          </w:tcPr>
          <w:p w14:paraId="51027DB3" w14:textId="77777777" w:rsidR="00F96CF5" w:rsidRDefault="00F96CF5">
            <w:pPr>
              <w:keepNext/>
              <w:rPr>
                <w:rFonts w:ascii="Arial" w:eastAsia="Arial" w:hAnsi="Arial" w:cs="Arial"/>
                <w:b/>
                <w:sz w:val="22"/>
              </w:rPr>
            </w:pPr>
            <w:r>
              <w:rPr>
                <w:rFonts w:ascii="Arial" w:eastAsia="Arial" w:hAnsi="Arial" w:cs="Arial"/>
                <w:b/>
                <w:sz w:val="22"/>
              </w:rPr>
              <w:lastRenderedPageBreak/>
              <w:t>*3. Have you worked on climate change-related issues during the evaluation period (2021-2025) as part of your IMF assignments?</w:t>
            </w:r>
            <w:r>
              <w:rPr>
                <w:rFonts w:ascii="Arial" w:eastAsia="Arial" w:hAnsi="Arial" w:cs="Arial"/>
                <w:sz w:val="22"/>
              </w:rPr>
              <w:t>(*Required)</w:t>
            </w:r>
          </w:p>
        </w:tc>
      </w:tr>
      <w:tr w:rsidR="00F96CF5" w14:paraId="554C4C0A"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425E6752"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1"/>
                    <w:gridCol w:w="6637"/>
                  </w:tblGrid>
                  <w:tr w:rsidR="00F96CF5" w14:paraId="4E8915B1" w14:textId="77777777">
                    <w:tc>
                      <w:tcPr>
                        <w:tcW w:w="0" w:type="auto"/>
                        <w:tcMar>
                          <w:top w:w="80" w:type="dxa"/>
                          <w:bottom w:w="80" w:type="dxa"/>
                        </w:tcMar>
                      </w:tcPr>
                      <w:p w14:paraId="102EB965" w14:textId="77777777" w:rsidR="00F96CF5" w:rsidRDefault="00F96CF5">
                        <w:pPr>
                          <w:rPr>
                            <w:rFonts w:ascii="Arial" w:eastAsia="Arial" w:hAnsi="Arial" w:cs="Arial"/>
                            <w:b/>
                            <w:sz w:val="22"/>
                          </w:rPr>
                        </w:pPr>
                      </w:p>
                    </w:tc>
                    <w:tc>
                      <w:tcPr>
                        <w:tcW w:w="0" w:type="auto"/>
                        <w:tcMar>
                          <w:top w:w="80" w:type="dxa"/>
                          <w:bottom w:w="80" w:type="dxa"/>
                        </w:tcMar>
                      </w:tcPr>
                      <w:p w14:paraId="6B8AFFED"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7EF8889A" w14:textId="77777777">
                    <w:tc>
                      <w:tcPr>
                        <w:tcW w:w="0" w:type="auto"/>
                        <w:tcMar>
                          <w:top w:w="80" w:type="dxa"/>
                          <w:bottom w:w="80" w:type="dxa"/>
                        </w:tcMar>
                      </w:tcPr>
                      <w:p w14:paraId="7C120508" w14:textId="19ED1200" w:rsidR="00F96CF5" w:rsidRDefault="00773C45">
                        <w:pPr>
                          <w:rPr>
                            <w:rFonts w:ascii="Arial" w:eastAsia="Arial" w:hAnsi="Arial" w:cs="Arial"/>
                            <w:sz w:val="22"/>
                          </w:rPr>
                        </w:pPr>
                        <w:r>
                          <w:rPr>
                            <w:noProof/>
                          </w:rPr>
                          <mc:AlternateContent>
                            <mc:Choice Requires="wps">
                              <w:drawing>
                                <wp:anchor distT="0" distB="0" distL="114300" distR="114300" simplePos="0" relativeHeight="251658299" behindDoc="0" locked="1" layoutInCell="1" allowOverlap="1" wp14:anchorId="508F6729" wp14:editId="7FDB44D8">
                                  <wp:simplePos x="0" y="0"/>
                                  <wp:positionH relativeFrom="column">
                                    <wp:align>center</wp:align>
                                  </wp:positionH>
                                  <wp:positionV relativeFrom="paragraph">
                                    <wp:posOffset>25400</wp:posOffset>
                                  </wp:positionV>
                                  <wp:extent cx="88900" cy="88900"/>
                                  <wp:effectExtent l="8890" t="13970" r="6985" b="11430"/>
                                  <wp:wrapNone/>
                                  <wp:docPr id="1654416965"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726B555" id="Oval 60" o:spid="_x0000_s1026" style="position:absolute;margin-left:0;margin-top:2pt;width:7pt;height:7pt;z-index:2513643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A580D06" w14:textId="77777777" w:rsidR="00F96CF5" w:rsidRDefault="00F96CF5">
                        <w:pPr>
                          <w:rPr>
                            <w:rFonts w:ascii="Arial" w:eastAsia="Arial" w:hAnsi="Arial" w:cs="Arial"/>
                            <w:sz w:val="22"/>
                          </w:rPr>
                        </w:pPr>
                        <w:r>
                          <w:rPr>
                            <w:rFonts w:ascii="Arial" w:eastAsia="Arial" w:hAnsi="Arial" w:cs="Arial"/>
                            <w:sz w:val="22"/>
                          </w:rPr>
                          <w:t>Yes</w:t>
                        </w:r>
                      </w:p>
                    </w:tc>
                  </w:tr>
                  <w:tr w:rsidR="00F96CF5" w14:paraId="18B96A9E" w14:textId="77777777">
                    <w:tc>
                      <w:tcPr>
                        <w:tcW w:w="0" w:type="auto"/>
                        <w:tcMar>
                          <w:top w:w="80" w:type="dxa"/>
                          <w:bottom w:w="80" w:type="dxa"/>
                        </w:tcMar>
                      </w:tcPr>
                      <w:p w14:paraId="1F9D6B97" w14:textId="1D82472F" w:rsidR="00F96CF5" w:rsidRDefault="00773C45">
                        <w:pPr>
                          <w:rPr>
                            <w:rFonts w:ascii="Arial" w:eastAsia="Arial" w:hAnsi="Arial" w:cs="Arial"/>
                            <w:sz w:val="22"/>
                          </w:rPr>
                        </w:pPr>
                        <w:r>
                          <w:rPr>
                            <w:noProof/>
                          </w:rPr>
                          <mc:AlternateContent>
                            <mc:Choice Requires="wps">
                              <w:drawing>
                                <wp:anchor distT="0" distB="0" distL="114300" distR="114300" simplePos="0" relativeHeight="251658300" behindDoc="0" locked="1" layoutInCell="1" allowOverlap="1" wp14:anchorId="28756850" wp14:editId="5F035289">
                                  <wp:simplePos x="0" y="0"/>
                                  <wp:positionH relativeFrom="column">
                                    <wp:align>center</wp:align>
                                  </wp:positionH>
                                  <wp:positionV relativeFrom="paragraph">
                                    <wp:posOffset>25400</wp:posOffset>
                                  </wp:positionV>
                                  <wp:extent cx="88900" cy="88900"/>
                                  <wp:effectExtent l="8890" t="10160" r="6985" b="5715"/>
                                  <wp:wrapNone/>
                                  <wp:docPr id="1343767496"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B96613A" id="Oval 61" o:spid="_x0000_s1026" style="position:absolute;margin-left:0;margin-top:2pt;width:7pt;height:7pt;z-index:2513653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5354C34" w14:textId="77777777" w:rsidR="00F96CF5" w:rsidRDefault="00F96CF5">
                        <w:pPr>
                          <w:rPr>
                            <w:rFonts w:ascii="Arial" w:eastAsia="Arial" w:hAnsi="Arial" w:cs="Arial"/>
                            <w:sz w:val="22"/>
                          </w:rPr>
                        </w:pPr>
                        <w:r>
                          <w:rPr>
                            <w:rFonts w:ascii="Arial" w:eastAsia="Arial" w:hAnsi="Arial" w:cs="Arial"/>
                            <w:sz w:val="22"/>
                          </w:rPr>
                          <w:t>No</w:t>
                        </w:r>
                      </w:p>
                    </w:tc>
                  </w:tr>
                </w:tbl>
                <w:p w14:paraId="1C3BEF77" w14:textId="77777777" w:rsidR="00F96CF5" w:rsidRDefault="00F96CF5">
                  <w:pPr>
                    <w:rPr>
                      <w:rFonts w:ascii="Arial" w:eastAsia="Arial" w:hAnsi="Arial" w:cs="Arial"/>
                      <w:sz w:val="22"/>
                    </w:rPr>
                  </w:pPr>
                </w:p>
              </w:tc>
            </w:tr>
          </w:tbl>
          <w:p w14:paraId="3AAE8C62" w14:textId="77777777" w:rsidR="00F96CF5" w:rsidRDefault="00F96CF5">
            <w:pPr>
              <w:rPr>
                <w:rFonts w:ascii="Arial" w:eastAsia="Arial" w:hAnsi="Arial" w:cs="Arial"/>
                <w:sz w:val="22"/>
              </w:rPr>
            </w:pPr>
          </w:p>
        </w:tc>
      </w:tr>
    </w:tbl>
    <w:p w14:paraId="6B0DFD90"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3A004A38" w14:textId="77777777">
        <w:tc>
          <w:tcPr>
            <w:tcW w:w="0" w:type="auto"/>
            <w:tcMar>
              <w:top w:w="80" w:type="dxa"/>
              <w:bottom w:w="80" w:type="dxa"/>
            </w:tcMar>
          </w:tcPr>
          <w:p w14:paraId="12C566AA" w14:textId="77777777" w:rsidR="00F96CF5" w:rsidRDefault="00F96CF5">
            <w:pPr>
              <w:keepNext/>
              <w:rPr>
                <w:rFonts w:ascii="Arial" w:eastAsia="Arial" w:hAnsi="Arial" w:cs="Arial"/>
                <w:b/>
                <w:sz w:val="22"/>
              </w:rPr>
            </w:pPr>
            <w:r>
              <w:rPr>
                <w:rFonts w:ascii="Arial" w:eastAsia="Arial" w:hAnsi="Arial" w:cs="Arial"/>
                <w:b/>
                <w:sz w:val="22"/>
              </w:rPr>
              <w:t>*3.1. For which department did you work on climate change-related issues during the evaluation period (2021-2025)?</w:t>
            </w:r>
            <w:r>
              <w:rPr>
                <w:rFonts w:ascii="Arial" w:eastAsia="Arial" w:hAnsi="Arial" w:cs="Arial"/>
                <w:sz w:val="22"/>
              </w:rPr>
              <w:t>(*Required)</w:t>
            </w:r>
          </w:p>
        </w:tc>
      </w:tr>
      <w:tr w:rsidR="00F96CF5" w14:paraId="6582107B" w14:textId="77777777">
        <w:tc>
          <w:tcPr>
            <w:tcW w:w="0" w:type="auto"/>
            <w:tcMar>
              <w:top w:w="80" w:type="dxa"/>
              <w:bottom w:w="80" w:type="dxa"/>
            </w:tcMar>
          </w:tcPr>
          <w:p w14:paraId="382C249B"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"Have you worked on climate change-related issues during the evaluation period (2021-2025) as part of your IMF assignments? " Question:</w:t>
            </w:r>
          </w:p>
          <w:p w14:paraId="1085151E" w14:textId="77777777" w:rsidR="00F96CF5" w:rsidRDefault="00F96CF5">
            <w:pPr>
              <w:keepNext/>
              <w:numPr>
                <w:ilvl w:val="0"/>
                <w:numId w:val="1"/>
              </w:numPr>
              <w:rPr>
                <w:rFonts w:ascii="Arial" w:eastAsia="Arial" w:hAnsi="Arial" w:cs="Arial"/>
                <w:sz w:val="20"/>
              </w:rPr>
            </w:pPr>
            <w:r>
              <w:rPr>
                <w:rFonts w:ascii="Arial" w:eastAsia="Arial" w:hAnsi="Arial" w:cs="Arial"/>
                <w:sz w:val="20"/>
              </w:rPr>
              <w:t>Yes</w:t>
            </w:r>
          </w:p>
          <w:p w14:paraId="5C87EC53" w14:textId="77777777" w:rsidR="00F96CF5" w:rsidRDefault="00F96CF5">
            <w:pPr>
              <w:keepNext/>
              <w:rPr>
                <w:rFonts w:ascii="Arial" w:eastAsia="Arial" w:hAnsi="Arial" w:cs="Arial"/>
                <w:sz w:val="20"/>
              </w:rPr>
            </w:pPr>
          </w:p>
        </w:tc>
      </w:tr>
      <w:tr w:rsidR="00F96CF5" w14:paraId="3C8D8623"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71CD1D15"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7117"/>
                  </w:tblGrid>
                  <w:tr w:rsidR="00F96CF5" w14:paraId="0C7BA5F4" w14:textId="77777777">
                    <w:tc>
                      <w:tcPr>
                        <w:tcW w:w="0" w:type="auto"/>
                        <w:tcMar>
                          <w:top w:w="80" w:type="dxa"/>
                          <w:bottom w:w="80" w:type="dxa"/>
                        </w:tcMar>
                      </w:tcPr>
                      <w:p w14:paraId="49BF20D7" w14:textId="77777777" w:rsidR="00F96CF5" w:rsidRDefault="00F96CF5">
                        <w:pPr>
                          <w:rPr>
                            <w:rFonts w:ascii="Arial" w:eastAsia="Arial" w:hAnsi="Arial" w:cs="Arial"/>
                            <w:b/>
                            <w:sz w:val="22"/>
                          </w:rPr>
                        </w:pPr>
                      </w:p>
                    </w:tc>
                    <w:tc>
                      <w:tcPr>
                        <w:tcW w:w="0" w:type="auto"/>
                        <w:tcMar>
                          <w:top w:w="80" w:type="dxa"/>
                          <w:bottom w:w="80" w:type="dxa"/>
                        </w:tcMar>
                      </w:tcPr>
                      <w:p w14:paraId="445BAFFF"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0EB313D4" w14:textId="77777777">
                    <w:tc>
                      <w:tcPr>
                        <w:tcW w:w="0" w:type="auto"/>
                        <w:tcMar>
                          <w:top w:w="80" w:type="dxa"/>
                          <w:bottom w:w="80" w:type="dxa"/>
                        </w:tcMar>
                      </w:tcPr>
                      <w:p w14:paraId="7E9A2CB9" w14:textId="22D08728" w:rsidR="00F96CF5" w:rsidRDefault="00773C45">
                        <w:pPr>
                          <w:rPr>
                            <w:rFonts w:ascii="Arial" w:eastAsia="Arial" w:hAnsi="Arial" w:cs="Arial"/>
                            <w:sz w:val="22"/>
                          </w:rPr>
                        </w:pPr>
                        <w:r>
                          <w:rPr>
                            <w:noProof/>
                          </w:rPr>
                          <mc:AlternateContent>
                            <mc:Choice Requires="wps">
                              <w:drawing>
                                <wp:anchor distT="0" distB="0" distL="114300" distR="114300" simplePos="0" relativeHeight="251658301" behindDoc="0" locked="1" layoutInCell="1" allowOverlap="1" wp14:anchorId="3B2F856D" wp14:editId="6CC02822">
                                  <wp:simplePos x="0" y="0"/>
                                  <wp:positionH relativeFrom="column">
                                    <wp:align>center</wp:align>
                                  </wp:positionH>
                                  <wp:positionV relativeFrom="paragraph">
                                    <wp:posOffset>25400</wp:posOffset>
                                  </wp:positionV>
                                  <wp:extent cx="88900" cy="88900"/>
                                  <wp:effectExtent l="5080" t="6350" r="10795" b="9525"/>
                                  <wp:wrapNone/>
                                  <wp:docPr id="1829113631"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6B50CFA" id="Oval 62" o:spid="_x0000_s1026" style="position:absolute;margin-left:0;margin-top:2pt;width:7pt;height:7pt;z-index:2513664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BB2A00D" w14:textId="77777777" w:rsidR="00F96CF5" w:rsidRDefault="00F96CF5">
                        <w:pPr>
                          <w:rPr>
                            <w:rFonts w:ascii="Arial" w:eastAsia="Arial" w:hAnsi="Arial" w:cs="Arial"/>
                            <w:sz w:val="22"/>
                          </w:rPr>
                        </w:pPr>
                        <w:r>
                          <w:rPr>
                            <w:rFonts w:ascii="Arial" w:eastAsia="Arial" w:hAnsi="Arial" w:cs="Arial"/>
                            <w:sz w:val="22"/>
                          </w:rPr>
                          <w:t>AFR</w:t>
                        </w:r>
                      </w:p>
                    </w:tc>
                  </w:tr>
                  <w:tr w:rsidR="00F96CF5" w14:paraId="51A6EE8D" w14:textId="77777777">
                    <w:tc>
                      <w:tcPr>
                        <w:tcW w:w="0" w:type="auto"/>
                        <w:tcMar>
                          <w:top w:w="80" w:type="dxa"/>
                          <w:bottom w:w="80" w:type="dxa"/>
                        </w:tcMar>
                      </w:tcPr>
                      <w:p w14:paraId="070C5E4C" w14:textId="77730F03" w:rsidR="00F96CF5" w:rsidRDefault="00773C45">
                        <w:pPr>
                          <w:rPr>
                            <w:rFonts w:ascii="Arial" w:eastAsia="Arial" w:hAnsi="Arial" w:cs="Arial"/>
                            <w:sz w:val="22"/>
                          </w:rPr>
                        </w:pPr>
                        <w:r>
                          <w:rPr>
                            <w:noProof/>
                          </w:rPr>
                          <mc:AlternateContent>
                            <mc:Choice Requires="wps">
                              <w:drawing>
                                <wp:anchor distT="0" distB="0" distL="114300" distR="114300" simplePos="0" relativeHeight="251658302" behindDoc="0" locked="1" layoutInCell="1" allowOverlap="1" wp14:anchorId="291E8190" wp14:editId="6539DA28">
                                  <wp:simplePos x="0" y="0"/>
                                  <wp:positionH relativeFrom="column">
                                    <wp:align>center</wp:align>
                                  </wp:positionH>
                                  <wp:positionV relativeFrom="paragraph">
                                    <wp:posOffset>25400</wp:posOffset>
                                  </wp:positionV>
                                  <wp:extent cx="88900" cy="88900"/>
                                  <wp:effectExtent l="5080" t="12065" r="10795" b="13335"/>
                                  <wp:wrapNone/>
                                  <wp:docPr id="1763688100"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09698CF" id="Oval 63" o:spid="_x0000_s1026" style="position:absolute;margin-left:0;margin-top:2pt;width:7pt;height:7pt;z-index:2513674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08A3885" w14:textId="77777777" w:rsidR="00F96CF5" w:rsidRDefault="00F96CF5">
                        <w:pPr>
                          <w:rPr>
                            <w:rFonts w:ascii="Arial" w:eastAsia="Arial" w:hAnsi="Arial" w:cs="Arial"/>
                            <w:sz w:val="22"/>
                          </w:rPr>
                        </w:pPr>
                        <w:r>
                          <w:rPr>
                            <w:rFonts w:ascii="Arial" w:eastAsia="Arial" w:hAnsi="Arial" w:cs="Arial"/>
                            <w:sz w:val="22"/>
                          </w:rPr>
                          <w:t>APD or OAP</w:t>
                        </w:r>
                      </w:p>
                    </w:tc>
                  </w:tr>
                  <w:tr w:rsidR="00F96CF5" w14:paraId="5AE8825D" w14:textId="77777777">
                    <w:tc>
                      <w:tcPr>
                        <w:tcW w:w="0" w:type="auto"/>
                        <w:tcMar>
                          <w:top w:w="80" w:type="dxa"/>
                          <w:bottom w:w="80" w:type="dxa"/>
                        </w:tcMar>
                      </w:tcPr>
                      <w:p w14:paraId="0C1A85D2" w14:textId="186BD011" w:rsidR="00F96CF5" w:rsidRDefault="00773C45">
                        <w:pPr>
                          <w:rPr>
                            <w:rFonts w:ascii="Arial" w:eastAsia="Arial" w:hAnsi="Arial" w:cs="Arial"/>
                            <w:sz w:val="22"/>
                          </w:rPr>
                        </w:pPr>
                        <w:r>
                          <w:rPr>
                            <w:noProof/>
                          </w:rPr>
                          <mc:AlternateContent>
                            <mc:Choice Requires="wps">
                              <w:drawing>
                                <wp:anchor distT="0" distB="0" distL="114300" distR="114300" simplePos="0" relativeHeight="251658303" behindDoc="0" locked="1" layoutInCell="1" allowOverlap="1" wp14:anchorId="125D386C" wp14:editId="1A2BABD5">
                                  <wp:simplePos x="0" y="0"/>
                                  <wp:positionH relativeFrom="column">
                                    <wp:align>center</wp:align>
                                  </wp:positionH>
                                  <wp:positionV relativeFrom="paragraph">
                                    <wp:posOffset>25400</wp:posOffset>
                                  </wp:positionV>
                                  <wp:extent cx="88900" cy="88900"/>
                                  <wp:effectExtent l="5080" t="8255" r="10795" b="7620"/>
                                  <wp:wrapNone/>
                                  <wp:docPr id="382796551"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7F831C1" id="Oval 64" o:spid="_x0000_s1026" style="position:absolute;margin-left:0;margin-top:2pt;width:7pt;height:7pt;z-index:2513684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08C8C1F" w14:textId="77777777" w:rsidR="00F96CF5" w:rsidRDefault="00F96CF5">
                        <w:pPr>
                          <w:rPr>
                            <w:rFonts w:ascii="Arial" w:eastAsia="Arial" w:hAnsi="Arial" w:cs="Arial"/>
                            <w:sz w:val="22"/>
                          </w:rPr>
                        </w:pPr>
                        <w:r>
                          <w:rPr>
                            <w:rFonts w:ascii="Arial" w:eastAsia="Arial" w:hAnsi="Arial" w:cs="Arial"/>
                            <w:sz w:val="22"/>
                          </w:rPr>
                          <w:t>COM</w:t>
                        </w:r>
                      </w:p>
                    </w:tc>
                  </w:tr>
                  <w:tr w:rsidR="00F96CF5" w14:paraId="20CBE740" w14:textId="77777777">
                    <w:tc>
                      <w:tcPr>
                        <w:tcW w:w="0" w:type="auto"/>
                        <w:tcMar>
                          <w:top w:w="80" w:type="dxa"/>
                          <w:bottom w:w="80" w:type="dxa"/>
                        </w:tcMar>
                      </w:tcPr>
                      <w:p w14:paraId="24DE026D" w14:textId="72C21940" w:rsidR="00F96CF5" w:rsidRDefault="00773C45">
                        <w:pPr>
                          <w:rPr>
                            <w:rFonts w:ascii="Arial" w:eastAsia="Arial" w:hAnsi="Arial" w:cs="Arial"/>
                            <w:sz w:val="22"/>
                          </w:rPr>
                        </w:pPr>
                        <w:r>
                          <w:rPr>
                            <w:noProof/>
                          </w:rPr>
                          <mc:AlternateContent>
                            <mc:Choice Requires="wps">
                              <w:drawing>
                                <wp:anchor distT="0" distB="0" distL="114300" distR="114300" simplePos="0" relativeHeight="251658304" behindDoc="0" locked="1" layoutInCell="1" allowOverlap="1" wp14:anchorId="1D4A492C" wp14:editId="45E4BA0B">
                                  <wp:simplePos x="0" y="0"/>
                                  <wp:positionH relativeFrom="column">
                                    <wp:align>center</wp:align>
                                  </wp:positionH>
                                  <wp:positionV relativeFrom="paragraph">
                                    <wp:posOffset>25400</wp:posOffset>
                                  </wp:positionV>
                                  <wp:extent cx="88900" cy="88900"/>
                                  <wp:effectExtent l="5080" t="13970" r="10795" b="11430"/>
                                  <wp:wrapNone/>
                                  <wp:docPr id="57781530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FD3CC23" id="Oval 65" o:spid="_x0000_s1026" style="position:absolute;margin-left:0;margin-top:2pt;width:7pt;height:7pt;z-index:2513694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40FE4DD" w14:textId="77777777" w:rsidR="00F96CF5" w:rsidRDefault="00F96CF5">
                        <w:pPr>
                          <w:rPr>
                            <w:rFonts w:ascii="Arial" w:eastAsia="Arial" w:hAnsi="Arial" w:cs="Arial"/>
                            <w:sz w:val="22"/>
                          </w:rPr>
                        </w:pPr>
                        <w:r>
                          <w:rPr>
                            <w:rFonts w:ascii="Arial" w:eastAsia="Arial" w:hAnsi="Arial" w:cs="Arial"/>
                            <w:sz w:val="22"/>
                          </w:rPr>
                          <w:t>EUR or EUO</w:t>
                        </w:r>
                      </w:p>
                    </w:tc>
                  </w:tr>
                  <w:tr w:rsidR="00F96CF5" w14:paraId="08310B85" w14:textId="77777777">
                    <w:tc>
                      <w:tcPr>
                        <w:tcW w:w="0" w:type="auto"/>
                        <w:tcMar>
                          <w:top w:w="80" w:type="dxa"/>
                          <w:bottom w:w="80" w:type="dxa"/>
                        </w:tcMar>
                      </w:tcPr>
                      <w:p w14:paraId="49734A8E" w14:textId="5D4519FE" w:rsidR="00F96CF5" w:rsidRDefault="00773C45">
                        <w:pPr>
                          <w:rPr>
                            <w:rFonts w:ascii="Arial" w:eastAsia="Arial" w:hAnsi="Arial" w:cs="Arial"/>
                            <w:sz w:val="22"/>
                          </w:rPr>
                        </w:pPr>
                        <w:r>
                          <w:rPr>
                            <w:noProof/>
                          </w:rPr>
                          <mc:AlternateContent>
                            <mc:Choice Requires="wps">
                              <w:drawing>
                                <wp:anchor distT="0" distB="0" distL="114300" distR="114300" simplePos="0" relativeHeight="251658305" behindDoc="0" locked="1" layoutInCell="1" allowOverlap="1" wp14:anchorId="45E5F0D4" wp14:editId="44DC94CB">
                                  <wp:simplePos x="0" y="0"/>
                                  <wp:positionH relativeFrom="column">
                                    <wp:align>center</wp:align>
                                  </wp:positionH>
                                  <wp:positionV relativeFrom="paragraph">
                                    <wp:posOffset>25400</wp:posOffset>
                                  </wp:positionV>
                                  <wp:extent cx="88900" cy="88900"/>
                                  <wp:effectExtent l="5080" t="10160" r="10795" b="5715"/>
                                  <wp:wrapNone/>
                                  <wp:docPr id="1078648530"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95F7259" id="Oval 66" o:spid="_x0000_s1026" style="position:absolute;margin-left:0;margin-top:2pt;width:7pt;height:7pt;z-index:2513704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7000E4A" w14:textId="77777777" w:rsidR="00F96CF5" w:rsidRDefault="00F96CF5">
                        <w:pPr>
                          <w:rPr>
                            <w:rFonts w:ascii="Arial" w:eastAsia="Arial" w:hAnsi="Arial" w:cs="Arial"/>
                            <w:sz w:val="22"/>
                          </w:rPr>
                        </w:pPr>
                        <w:r>
                          <w:rPr>
                            <w:rFonts w:ascii="Arial" w:eastAsia="Arial" w:hAnsi="Arial" w:cs="Arial"/>
                            <w:sz w:val="22"/>
                          </w:rPr>
                          <w:t>FAD</w:t>
                        </w:r>
                      </w:p>
                    </w:tc>
                  </w:tr>
                  <w:tr w:rsidR="00F96CF5" w14:paraId="55F1F231" w14:textId="77777777">
                    <w:tc>
                      <w:tcPr>
                        <w:tcW w:w="0" w:type="auto"/>
                        <w:tcMar>
                          <w:top w:w="80" w:type="dxa"/>
                          <w:bottom w:w="80" w:type="dxa"/>
                        </w:tcMar>
                      </w:tcPr>
                      <w:p w14:paraId="5C93B09A" w14:textId="4157A0A9" w:rsidR="00F96CF5" w:rsidRDefault="00773C45">
                        <w:pPr>
                          <w:rPr>
                            <w:rFonts w:ascii="Arial" w:eastAsia="Arial" w:hAnsi="Arial" w:cs="Arial"/>
                            <w:sz w:val="22"/>
                          </w:rPr>
                        </w:pPr>
                        <w:r>
                          <w:rPr>
                            <w:noProof/>
                          </w:rPr>
                          <mc:AlternateContent>
                            <mc:Choice Requires="wps">
                              <w:drawing>
                                <wp:anchor distT="0" distB="0" distL="114300" distR="114300" simplePos="0" relativeHeight="251658306" behindDoc="0" locked="1" layoutInCell="1" allowOverlap="1" wp14:anchorId="2154D8AC" wp14:editId="6797B069">
                                  <wp:simplePos x="0" y="0"/>
                                  <wp:positionH relativeFrom="column">
                                    <wp:align>center</wp:align>
                                  </wp:positionH>
                                  <wp:positionV relativeFrom="paragraph">
                                    <wp:posOffset>25400</wp:posOffset>
                                  </wp:positionV>
                                  <wp:extent cx="88900" cy="88900"/>
                                  <wp:effectExtent l="5080" t="6350" r="10795" b="9525"/>
                                  <wp:wrapNone/>
                                  <wp:docPr id="991980961"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B7F1BE2" id="Oval 67" o:spid="_x0000_s1026" style="position:absolute;margin-left:0;margin-top:2pt;width:7pt;height:7pt;z-index:2513715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8EAE222" w14:textId="77777777" w:rsidR="00F96CF5" w:rsidRDefault="00F96CF5">
                        <w:pPr>
                          <w:rPr>
                            <w:rFonts w:ascii="Arial" w:eastAsia="Arial" w:hAnsi="Arial" w:cs="Arial"/>
                            <w:sz w:val="22"/>
                          </w:rPr>
                        </w:pPr>
                        <w:r>
                          <w:rPr>
                            <w:rFonts w:ascii="Arial" w:eastAsia="Arial" w:hAnsi="Arial" w:cs="Arial"/>
                            <w:sz w:val="22"/>
                          </w:rPr>
                          <w:t>FIN</w:t>
                        </w:r>
                      </w:p>
                    </w:tc>
                  </w:tr>
                  <w:tr w:rsidR="00F96CF5" w14:paraId="7D600A32" w14:textId="77777777">
                    <w:tc>
                      <w:tcPr>
                        <w:tcW w:w="0" w:type="auto"/>
                        <w:tcMar>
                          <w:top w:w="80" w:type="dxa"/>
                          <w:bottom w:w="80" w:type="dxa"/>
                        </w:tcMar>
                      </w:tcPr>
                      <w:p w14:paraId="3DE51259" w14:textId="1C844B21" w:rsidR="00F96CF5" w:rsidRDefault="00773C45">
                        <w:pPr>
                          <w:rPr>
                            <w:rFonts w:ascii="Arial" w:eastAsia="Arial" w:hAnsi="Arial" w:cs="Arial"/>
                            <w:sz w:val="22"/>
                          </w:rPr>
                        </w:pPr>
                        <w:r>
                          <w:rPr>
                            <w:noProof/>
                          </w:rPr>
                          <mc:AlternateContent>
                            <mc:Choice Requires="wps">
                              <w:drawing>
                                <wp:anchor distT="0" distB="0" distL="114300" distR="114300" simplePos="0" relativeHeight="251658307" behindDoc="0" locked="1" layoutInCell="1" allowOverlap="1" wp14:anchorId="4F09084A" wp14:editId="1E5E237E">
                                  <wp:simplePos x="0" y="0"/>
                                  <wp:positionH relativeFrom="column">
                                    <wp:align>center</wp:align>
                                  </wp:positionH>
                                  <wp:positionV relativeFrom="paragraph">
                                    <wp:posOffset>25400</wp:posOffset>
                                  </wp:positionV>
                                  <wp:extent cx="88900" cy="88900"/>
                                  <wp:effectExtent l="5080" t="12065" r="10795" b="13335"/>
                                  <wp:wrapNone/>
                                  <wp:docPr id="1274987197" name="Oval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38675AB" id="Oval 68" o:spid="_x0000_s1026" style="position:absolute;margin-left:0;margin-top:2pt;width:7pt;height:7pt;z-index:2513725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7FDC44A" w14:textId="77777777" w:rsidR="00F96CF5" w:rsidRDefault="00F96CF5">
                        <w:pPr>
                          <w:rPr>
                            <w:rFonts w:ascii="Arial" w:eastAsia="Arial" w:hAnsi="Arial" w:cs="Arial"/>
                            <w:sz w:val="22"/>
                          </w:rPr>
                        </w:pPr>
                        <w:r>
                          <w:rPr>
                            <w:rFonts w:ascii="Arial" w:eastAsia="Arial" w:hAnsi="Arial" w:cs="Arial"/>
                            <w:sz w:val="22"/>
                          </w:rPr>
                          <w:t>ICD</w:t>
                        </w:r>
                      </w:p>
                    </w:tc>
                  </w:tr>
                  <w:tr w:rsidR="001F645D" w14:paraId="59135B7A" w14:textId="77777777">
                    <w:tc>
                      <w:tcPr>
                        <w:tcW w:w="0" w:type="auto"/>
                        <w:tcMar>
                          <w:top w:w="80" w:type="dxa"/>
                          <w:bottom w:w="80" w:type="dxa"/>
                        </w:tcMar>
                      </w:tcPr>
                      <w:p w14:paraId="1D3A7296" w14:textId="330AE639" w:rsidR="001F645D" w:rsidRDefault="001F645D" w:rsidP="001F645D">
                        <w:pPr>
                          <w:rPr>
                            <w:noProof/>
                          </w:rPr>
                        </w:pPr>
                        <w:r>
                          <w:rPr>
                            <w:noProof/>
                          </w:rPr>
                          <mc:AlternateContent>
                            <mc:Choice Requires="wps">
                              <w:drawing>
                                <wp:anchor distT="0" distB="0" distL="114300" distR="114300" simplePos="0" relativeHeight="251658862" behindDoc="0" locked="1" layoutInCell="1" allowOverlap="1" wp14:anchorId="442EE8CE" wp14:editId="56A60758">
                                  <wp:simplePos x="0" y="0"/>
                                  <wp:positionH relativeFrom="column">
                                    <wp:align>center</wp:align>
                                  </wp:positionH>
                                  <wp:positionV relativeFrom="paragraph">
                                    <wp:posOffset>25400</wp:posOffset>
                                  </wp:positionV>
                                  <wp:extent cx="88900" cy="88900"/>
                                  <wp:effectExtent l="5080" t="10160" r="10795" b="5715"/>
                                  <wp:wrapNone/>
                                  <wp:docPr id="771683444"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46EF711" id="Oval 71" o:spid="_x0000_s1026" style="position:absolute;margin-left:0;margin-top:2pt;width:7pt;height:7pt;z-index:2516588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64AA7C7" w14:textId="3A749303" w:rsidR="001F645D" w:rsidRDefault="001F645D" w:rsidP="001F645D">
                        <w:pPr>
                          <w:rPr>
                            <w:rFonts w:ascii="Arial" w:eastAsia="Arial" w:hAnsi="Arial" w:cs="Arial"/>
                            <w:sz w:val="22"/>
                          </w:rPr>
                        </w:pPr>
                        <w:r>
                          <w:rPr>
                            <w:rFonts w:ascii="Arial" w:eastAsia="Arial" w:hAnsi="Arial" w:cs="Arial"/>
                            <w:sz w:val="22"/>
                          </w:rPr>
                          <w:t>LEG</w:t>
                        </w:r>
                      </w:p>
                    </w:tc>
                  </w:tr>
                  <w:tr w:rsidR="00F96CF5" w14:paraId="46B2936F" w14:textId="77777777">
                    <w:tc>
                      <w:tcPr>
                        <w:tcW w:w="0" w:type="auto"/>
                        <w:tcMar>
                          <w:top w:w="80" w:type="dxa"/>
                          <w:bottom w:w="80" w:type="dxa"/>
                        </w:tcMar>
                      </w:tcPr>
                      <w:p w14:paraId="68740CA8" w14:textId="6EBFCDAF" w:rsidR="00F96CF5" w:rsidRDefault="00773C45">
                        <w:pPr>
                          <w:rPr>
                            <w:rFonts w:ascii="Arial" w:eastAsia="Arial" w:hAnsi="Arial" w:cs="Arial"/>
                            <w:sz w:val="22"/>
                          </w:rPr>
                        </w:pPr>
                        <w:r>
                          <w:rPr>
                            <w:noProof/>
                          </w:rPr>
                          <mc:AlternateContent>
                            <mc:Choice Requires="wps">
                              <w:drawing>
                                <wp:anchor distT="0" distB="0" distL="114300" distR="114300" simplePos="0" relativeHeight="251658308" behindDoc="0" locked="1" layoutInCell="1" allowOverlap="1" wp14:anchorId="288FD580" wp14:editId="74940CE6">
                                  <wp:simplePos x="0" y="0"/>
                                  <wp:positionH relativeFrom="column">
                                    <wp:align>center</wp:align>
                                  </wp:positionH>
                                  <wp:positionV relativeFrom="paragraph">
                                    <wp:posOffset>25400</wp:posOffset>
                                  </wp:positionV>
                                  <wp:extent cx="88900" cy="88900"/>
                                  <wp:effectExtent l="5080" t="8255" r="10795" b="7620"/>
                                  <wp:wrapNone/>
                                  <wp:docPr id="51442637"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FD6B2DA" id="Oval 69" o:spid="_x0000_s1026" style="position:absolute;margin-left:0;margin-top:2pt;width:7pt;height:7pt;z-index:2513735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71689D5" w14:textId="77777777" w:rsidR="00F96CF5" w:rsidRDefault="00F96CF5">
                        <w:pPr>
                          <w:rPr>
                            <w:rFonts w:ascii="Arial" w:eastAsia="Arial" w:hAnsi="Arial" w:cs="Arial"/>
                            <w:sz w:val="22"/>
                          </w:rPr>
                        </w:pPr>
                        <w:r>
                          <w:rPr>
                            <w:rFonts w:ascii="Arial" w:eastAsia="Arial" w:hAnsi="Arial" w:cs="Arial"/>
                            <w:sz w:val="22"/>
                          </w:rPr>
                          <w:t>MCD</w:t>
                        </w:r>
                      </w:p>
                    </w:tc>
                  </w:tr>
                  <w:tr w:rsidR="00F96CF5" w14:paraId="557837A2" w14:textId="77777777">
                    <w:tc>
                      <w:tcPr>
                        <w:tcW w:w="0" w:type="auto"/>
                        <w:tcMar>
                          <w:top w:w="80" w:type="dxa"/>
                          <w:bottom w:w="80" w:type="dxa"/>
                        </w:tcMar>
                      </w:tcPr>
                      <w:p w14:paraId="4BCEE81C" w14:textId="4E328872" w:rsidR="00F96CF5" w:rsidRDefault="00773C45">
                        <w:pPr>
                          <w:rPr>
                            <w:rFonts w:ascii="Arial" w:eastAsia="Arial" w:hAnsi="Arial" w:cs="Arial"/>
                            <w:sz w:val="22"/>
                          </w:rPr>
                        </w:pPr>
                        <w:r>
                          <w:rPr>
                            <w:noProof/>
                          </w:rPr>
                          <mc:AlternateContent>
                            <mc:Choice Requires="wps">
                              <w:drawing>
                                <wp:anchor distT="0" distB="0" distL="114300" distR="114300" simplePos="0" relativeHeight="251658309" behindDoc="0" locked="1" layoutInCell="1" allowOverlap="1" wp14:anchorId="30FE6871" wp14:editId="661852EF">
                                  <wp:simplePos x="0" y="0"/>
                                  <wp:positionH relativeFrom="column">
                                    <wp:align>center</wp:align>
                                  </wp:positionH>
                                  <wp:positionV relativeFrom="paragraph">
                                    <wp:posOffset>25400</wp:posOffset>
                                  </wp:positionV>
                                  <wp:extent cx="88900" cy="88900"/>
                                  <wp:effectExtent l="5080" t="13970" r="10795" b="11430"/>
                                  <wp:wrapNone/>
                                  <wp:docPr id="950248209"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723596F" id="Oval 70" o:spid="_x0000_s1026" style="position:absolute;margin-left:0;margin-top:2pt;width:7pt;height:7pt;z-index:2513745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BAB4B65" w14:textId="77777777" w:rsidR="00F96CF5" w:rsidRDefault="00F96CF5">
                        <w:pPr>
                          <w:rPr>
                            <w:rFonts w:ascii="Arial" w:eastAsia="Arial" w:hAnsi="Arial" w:cs="Arial"/>
                            <w:sz w:val="22"/>
                          </w:rPr>
                        </w:pPr>
                        <w:r>
                          <w:rPr>
                            <w:rFonts w:ascii="Arial" w:eastAsia="Arial" w:hAnsi="Arial" w:cs="Arial"/>
                            <w:sz w:val="22"/>
                          </w:rPr>
                          <w:t>MCM</w:t>
                        </w:r>
                      </w:p>
                    </w:tc>
                  </w:tr>
                  <w:tr w:rsidR="00F96CF5" w14:paraId="05ACA0B4" w14:textId="77777777">
                    <w:tc>
                      <w:tcPr>
                        <w:tcW w:w="0" w:type="auto"/>
                        <w:tcMar>
                          <w:top w:w="80" w:type="dxa"/>
                          <w:bottom w:w="80" w:type="dxa"/>
                        </w:tcMar>
                      </w:tcPr>
                      <w:p w14:paraId="63C7C169" w14:textId="42892EA2" w:rsidR="00F96CF5" w:rsidRDefault="00773C45">
                        <w:pPr>
                          <w:rPr>
                            <w:rFonts w:ascii="Arial" w:eastAsia="Arial" w:hAnsi="Arial" w:cs="Arial"/>
                            <w:sz w:val="22"/>
                          </w:rPr>
                        </w:pPr>
                        <w:r>
                          <w:rPr>
                            <w:noProof/>
                          </w:rPr>
                          <mc:AlternateContent>
                            <mc:Choice Requires="wps">
                              <w:drawing>
                                <wp:anchor distT="0" distB="0" distL="114300" distR="114300" simplePos="0" relativeHeight="251658310" behindDoc="0" locked="1" layoutInCell="1" allowOverlap="1" wp14:anchorId="40F6867F" wp14:editId="593ADEFB">
                                  <wp:simplePos x="0" y="0"/>
                                  <wp:positionH relativeFrom="column">
                                    <wp:align>center</wp:align>
                                  </wp:positionH>
                                  <wp:positionV relativeFrom="paragraph">
                                    <wp:posOffset>25400</wp:posOffset>
                                  </wp:positionV>
                                  <wp:extent cx="88900" cy="88900"/>
                                  <wp:effectExtent l="5080" t="6350" r="10795" b="9525"/>
                                  <wp:wrapNone/>
                                  <wp:docPr id="648465036"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7E0F613" id="Oval 72" o:spid="_x0000_s1026" style="position:absolute;margin-left:0;margin-top:2pt;width:7pt;height:7pt;z-index:2513766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153C4AC" w14:textId="77777777" w:rsidR="00F96CF5" w:rsidRDefault="00F96CF5">
                        <w:pPr>
                          <w:rPr>
                            <w:rFonts w:ascii="Arial" w:eastAsia="Arial" w:hAnsi="Arial" w:cs="Arial"/>
                            <w:sz w:val="22"/>
                          </w:rPr>
                        </w:pPr>
                        <w:r>
                          <w:rPr>
                            <w:rFonts w:ascii="Arial" w:eastAsia="Arial" w:hAnsi="Arial" w:cs="Arial"/>
                            <w:sz w:val="22"/>
                          </w:rPr>
                          <w:t>OBP</w:t>
                        </w:r>
                      </w:p>
                    </w:tc>
                  </w:tr>
                  <w:tr w:rsidR="00F96CF5" w:rsidDel="008407A5" w14:paraId="7E2C6BB1" w14:textId="668075A8">
                    <w:trPr>
                      <w:del w:id="5" w:author="Gentle, Kelsie J" w:date="2025-05-15T16:46:00Z"/>
                    </w:trPr>
                    <w:tc>
                      <w:tcPr>
                        <w:tcW w:w="0" w:type="auto"/>
                        <w:tcMar>
                          <w:top w:w="80" w:type="dxa"/>
                          <w:bottom w:w="80" w:type="dxa"/>
                        </w:tcMar>
                      </w:tcPr>
                      <w:p w14:paraId="4A9DBEEE" w14:textId="244DCEA3" w:rsidR="00F96CF5" w:rsidDel="008407A5" w:rsidRDefault="00773C45">
                        <w:pPr>
                          <w:rPr>
                            <w:del w:id="6" w:author="Gentle, Kelsie J" w:date="2025-05-15T16:46:00Z"/>
                            <w:rFonts w:ascii="Arial" w:eastAsia="Arial" w:hAnsi="Arial" w:cs="Arial"/>
                            <w:sz w:val="22"/>
                          </w:rPr>
                        </w:pPr>
                        <w:del w:id="7" w:author="Gentle, Kelsie J" w:date="2025-05-15T16:46:00Z">
                          <w:r w:rsidDel="008407A5">
                            <w:rPr>
                              <w:noProof/>
                            </w:rPr>
                            <mc:AlternateContent>
                              <mc:Choice Requires="wps">
                                <w:drawing>
                                  <wp:anchor distT="0" distB="0" distL="114300" distR="114300" simplePos="0" relativeHeight="251658311" behindDoc="0" locked="1" layoutInCell="1" allowOverlap="1" wp14:anchorId="4C927FDE" wp14:editId="0A82B562">
                                    <wp:simplePos x="0" y="0"/>
                                    <wp:positionH relativeFrom="column">
                                      <wp:align>center</wp:align>
                                    </wp:positionH>
                                    <wp:positionV relativeFrom="paragraph">
                                      <wp:posOffset>25400</wp:posOffset>
                                    </wp:positionV>
                                    <wp:extent cx="88900" cy="88900"/>
                                    <wp:effectExtent l="5080" t="12065" r="10795" b="13335"/>
                                    <wp:wrapNone/>
                                    <wp:docPr id="619408377" name="Oval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5212214" id="Oval 73" o:spid="_x0000_s1026" style="position:absolute;margin-left:0;margin-top:2pt;width:7pt;height:7pt;z-index:2513776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del>
                      </w:p>
                    </w:tc>
                    <w:tc>
                      <w:tcPr>
                        <w:tcW w:w="0" w:type="auto"/>
                        <w:tcMar>
                          <w:top w:w="80" w:type="dxa"/>
                          <w:bottom w:w="80" w:type="dxa"/>
                        </w:tcMar>
                        <w:vAlign w:val="center"/>
                      </w:tcPr>
                      <w:p w14:paraId="20B295E0" w14:textId="233C972E" w:rsidR="00F96CF5" w:rsidDel="008407A5" w:rsidRDefault="00F96CF5">
                        <w:pPr>
                          <w:rPr>
                            <w:del w:id="8" w:author="Gentle, Kelsie J" w:date="2025-05-15T16:46:00Z"/>
                            <w:rFonts w:ascii="Arial" w:eastAsia="Arial" w:hAnsi="Arial" w:cs="Arial"/>
                            <w:sz w:val="22"/>
                          </w:rPr>
                        </w:pPr>
                        <w:del w:id="9" w:author="Gentle, Kelsie J" w:date="2025-05-15T16:46:00Z">
                          <w:r w:rsidDel="008407A5">
                            <w:rPr>
                              <w:rFonts w:ascii="Arial" w:eastAsia="Arial" w:hAnsi="Arial" w:cs="Arial"/>
                              <w:sz w:val="22"/>
                            </w:rPr>
                            <w:delText>OMD</w:delText>
                          </w:r>
                        </w:del>
                      </w:p>
                    </w:tc>
                  </w:tr>
                  <w:tr w:rsidR="00F96CF5" w14:paraId="288BF8AD" w14:textId="77777777">
                    <w:tc>
                      <w:tcPr>
                        <w:tcW w:w="0" w:type="auto"/>
                        <w:tcMar>
                          <w:top w:w="80" w:type="dxa"/>
                          <w:bottom w:w="80" w:type="dxa"/>
                        </w:tcMar>
                      </w:tcPr>
                      <w:p w14:paraId="092C63C9" w14:textId="161FEA17" w:rsidR="00F96CF5" w:rsidRDefault="00773C45">
                        <w:pPr>
                          <w:rPr>
                            <w:rFonts w:ascii="Arial" w:eastAsia="Arial" w:hAnsi="Arial" w:cs="Arial"/>
                            <w:sz w:val="22"/>
                          </w:rPr>
                        </w:pPr>
                        <w:r>
                          <w:rPr>
                            <w:noProof/>
                          </w:rPr>
                          <mc:AlternateContent>
                            <mc:Choice Requires="wps">
                              <w:drawing>
                                <wp:anchor distT="0" distB="0" distL="114300" distR="114300" simplePos="0" relativeHeight="251658312" behindDoc="0" locked="1" layoutInCell="1" allowOverlap="1" wp14:anchorId="2B40374C" wp14:editId="77C9DC93">
                                  <wp:simplePos x="0" y="0"/>
                                  <wp:positionH relativeFrom="column">
                                    <wp:align>center</wp:align>
                                  </wp:positionH>
                                  <wp:positionV relativeFrom="paragraph">
                                    <wp:posOffset>25400</wp:posOffset>
                                  </wp:positionV>
                                  <wp:extent cx="88900" cy="88900"/>
                                  <wp:effectExtent l="5080" t="8255" r="10795" b="7620"/>
                                  <wp:wrapNone/>
                                  <wp:docPr id="1861319565"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C8DA7D4" id="Oval 74" o:spid="_x0000_s1026" style="position:absolute;margin-left:0;margin-top:2pt;width:7pt;height:7pt;z-index:2513786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6FCBA83" w14:textId="77777777" w:rsidR="00F96CF5" w:rsidRDefault="00F96CF5">
                        <w:pPr>
                          <w:rPr>
                            <w:rFonts w:ascii="Arial" w:eastAsia="Arial" w:hAnsi="Arial" w:cs="Arial"/>
                            <w:sz w:val="22"/>
                          </w:rPr>
                        </w:pPr>
                        <w:r>
                          <w:rPr>
                            <w:rFonts w:ascii="Arial" w:eastAsia="Arial" w:hAnsi="Arial" w:cs="Arial"/>
                            <w:sz w:val="22"/>
                          </w:rPr>
                          <w:t>ORM</w:t>
                        </w:r>
                      </w:p>
                    </w:tc>
                  </w:tr>
                  <w:tr w:rsidR="00F96CF5" w14:paraId="337EA695" w14:textId="77777777">
                    <w:tc>
                      <w:tcPr>
                        <w:tcW w:w="0" w:type="auto"/>
                        <w:tcMar>
                          <w:top w:w="80" w:type="dxa"/>
                          <w:bottom w:w="80" w:type="dxa"/>
                        </w:tcMar>
                      </w:tcPr>
                      <w:p w14:paraId="1CCFCA75" w14:textId="0F24B944" w:rsidR="00F96CF5" w:rsidRDefault="00773C45">
                        <w:pPr>
                          <w:rPr>
                            <w:rFonts w:ascii="Arial" w:eastAsia="Arial" w:hAnsi="Arial" w:cs="Arial"/>
                            <w:sz w:val="22"/>
                          </w:rPr>
                        </w:pPr>
                        <w:r>
                          <w:rPr>
                            <w:noProof/>
                          </w:rPr>
                          <mc:AlternateContent>
                            <mc:Choice Requires="wps">
                              <w:drawing>
                                <wp:anchor distT="0" distB="0" distL="114300" distR="114300" simplePos="0" relativeHeight="251658313" behindDoc="0" locked="1" layoutInCell="1" allowOverlap="1" wp14:anchorId="59963BAB" wp14:editId="54D8759C">
                                  <wp:simplePos x="0" y="0"/>
                                  <wp:positionH relativeFrom="column">
                                    <wp:align>center</wp:align>
                                  </wp:positionH>
                                  <wp:positionV relativeFrom="paragraph">
                                    <wp:posOffset>25400</wp:posOffset>
                                  </wp:positionV>
                                  <wp:extent cx="88900" cy="88900"/>
                                  <wp:effectExtent l="5080" t="13970" r="10795" b="11430"/>
                                  <wp:wrapNone/>
                                  <wp:docPr id="1157216826"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AB8D711" id="Oval 75" o:spid="_x0000_s1026" style="position:absolute;margin-left:0;margin-top:2pt;width:7pt;height:7pt;z-index:2513797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A96BA86" w14:textId="77777777" w:rsidR="00F96CF5" w:rsidRDefault="00F96CF5">
                        <w:pPr>
                          <w:rPr>
                            <w:rFonts w:ascii="Arial" w:eastAsia="Arial" w:hAnsi="Arial" w:cs="Arial"/>
                            <w:sz w:val="22"/>
                          </w:rPr>
                        </w:pPr>
                        <w:r>
                          <w:rPr>
                            <w:rFonts w:ascii="Arial" w:eastAsia="Arial" w:hAnsi="Arial" w:cs="Arial"/>
                            <w:sz w:val="22"/>
                          </w:rPr>
                          <w:t>RES</w:t>
                        </w:r>
                      </w:p>
                    </w:tc>
                  </w:tr>
                  <w:tr w:rsidR="00F96CF5" w14:paraId="611BCD34" w14:textId="77777777">
                    <w:tc>
                      <w:tcPr>
                        <w:tcW w:w="0" w:type="auto"/>
                        <w:tcMar>
                          <w:top w:w="80" w:type="dxa"/>
                          <w:bottom w:w="80" w:type="dxa"/>
                        </w:tcMar>
                      </w:tcPr>
                      <w:p w14:paraId="1CC97E4B" w14:textId="3C5D91C1" w:rsidR="00F96CF5" w:rsidRDefault="00773C45">
                        <w:pPr>
                          <w:rPr>
                            <w:rFonts w:ascii="Arial" w:eastAsia="Arial" w:hAnsi="Arial" w:cs="Arial"/>
                            <w:sz w:val="22"/>
                          </w:rPr>
                        </w:pPr>
                        <w:r>
                          <w:rPr>
                            <w:noProof/>
                          </w:rPr>
                          <mc:AlternateContent>
                            <mc:Choice Requires="wps">
                              <w:drawing>
                                <wp:anchor distT="0" distB="0" distL="114300" distR="114300" simplePos="0" relativeHeight="251658314" behindDoc="0" locked="1" layoutInCell="1" allowOverlap="1" wp14:anchorId="737BFFE3" wp14:editId="530D32AA">
                                  <wp:simplePos x="0" y="0"/>
                                  <wp:positionH relativeFrom="column">
                                    <wp:align>center</wp:align>
                                  </wp:positionH>
                                  <wp:positionV relativeFrom="paragraph">
                                    <wp:posOffset>25400</wp:posOffset>
                                  </wp:positionV>
                                  <wp:extent cx="88900" cy="88900"/>
                                  <wp:effectExtent l="5080" t="10160" r="10795" b="5715"/>
                                  <wp:wrapNone/>
                                  <wp:docPr id="1412196713" name="Oval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BC571BF" id="Oval 76" o:spid="_x0000_s1026" style="position:absolute;margin-left:0;margin-top:2pt;width:7pt;height:7pt;z-index:2513807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8FEC6C1" w14:textId="77777777" w:rsidR="00F96CF5" w:rsidRDefault="00F96CF5">
                        <w:pPr>
                          <w:rPr>
                            <w:rFonts w:ascii="Arial" w:eastAsia="Arial" w:hAnsi="Arial" w:cs="Arial"/>
                            <w:sz w:val="22"/>
                          </w:rPr>
                        </w:pPr>
                        <w:r>
                          <w:rPr>
                            <w:rFonts w:ascii="Arial" w:eastAsia="Arial" w:hAnsi="Arial" w:cs="Arial"/>
                            <w:sz w:val="22"/>
                          </w:rPr>
                          <w:t>SEC</w:t>
                        </w:r>
                      </w:p>
                    </w:tc>
                  </w:tr>
                  <w:tr w:rsidR="00F96CF5" w14:paraId="79DFF3B2" w14:textId="77777777">
                    <w:tc>
                      <w:tcPr>
                        <w:tcW w:w="0" w:type="auto"/>
                        <w:tcMar>
                          <w:top w:w="80" w:type="dxa"/>
                          <w:bottom w:w="80" w:type="dxa"/>
                        </w:tcMar>
                      </w:tcPr>
                      <w:p w14:paraId="029C1DBC" w14:textId="7DFBD866" w:rsidR="00F96CF5" w:rsidRDefault="00773C45">
                        <w:pPr>
                          <w:rPr>
                            <w:rFonts w:ascii="Arial" w:eastAsia="Arial" w:hAnsi="Arial" w:cs="Arial"/>
                            <w:sz w:val="22"/>
                          </w:rPr>
                        </w:pPr>
                        <w:r>
                          <w:rPr>
                            <w:noProof/>
                          </w:rPr>
                          <mc:AlternateContent>
                            <mc:Choice Requires="wps">
                              <w:drawing>
                                <wp:anchor distT="0" distB="0" distL="114300" distR="114300" simplePos="0" relativeHeight="251658315" behindDoc="0" locked="1" layoutInCell="1" allowOverlap="1" wp14:anchorId="77148F76" wp14:editId="0A551B10">
                                  <wp:simplePos x="0" y="0"/>
                                  <wp:positionH relativeFrom="column">
                                    <wp:align>center</wp:align>
                                  </wp:positionH>
                                  <wp:positionV relativeFrom="paragraph">
                                    <wp:posOffset>25400</wp:posOffset>
                                  </wp:positionV>
                                  <wp:extent cx="88900" cy="88900"/>
                                  <wp:effectExtent l="5080" t="6350" r="10795" b="9525"/>
                                  <wp:wrapNone/>
                                  <wp:docPr id="259472893"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276D68F" id="Oval 77" o:spid="_x0000_s1026" style="position:absolute;margin-left:0;margin-top:2pt;width:7pt;height:7pt;z-index:2513817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A2D609B" w14:textId="77777777" w:rsidR="00F96CF5" w:rsidRDefault="00F96CF5">
                        <w:pPr>
                          <w:rPr>
                            <w:rFonts w:ascii="Arial" w:eastAsia="Arial" w:hAnsi="Arial" w:cs="Arial"/>
                            <w:sz w:val="22"/>
                          </w:rPr>
                        </w:pPr>
                        <w:r>
                          <w:rPr>
                            <w:rFonts w:ascii="Arial" w:eastAsia="Arial" w:hAnsi="Arial" w:cs="Arial"/>
                            <w:sz w:val="22"/>
                          </w:rPr>
                          <w:t>SPR</w:t>
                        </w:r>
                      </w:p>
                    </w:tc>
                  </w:tr>
                  <w:tr w:rsidR="00F96CF5" w14:paraId="5C46AB6E" w14:textId="77777777">
                    <w:tc>
                      <w:tcPr>
                        <w:tcW w:w="0" w:type="auto"/>
                        <w:tcMar>
                          <w:top w:w="80" w:type="dxa"/>
                          <w:bottom w:w="80" w:type="dxa"/>
                        </w:tcMar>
                      </w:tcPr>
                      <w:p w14:paraId="1F94FF42" w14:textId="5A568CD3" w:rsidR="00F96CF5" w:rsidRDefault="00773C45">
                        <w:pPr>
                          <w:rPr>
                            <w:rFonts w:ascii="Arial" w:eastAsia="Arial" w:hAnsi="Arial" w:cs="Arial"/>
                            <w:sz w:val="22"/>
                          </w:rPr>
                        </w:pPr>
                        <w:r>
                          <w:rPr>
                            <w:noProof/>
                          </w:rPr>
                          <mc:AlternateContent>
                            <mc:Choice Requires="wps">
                              <w:drawing>
                                <wp:anchor distT="0" distB="0" distL="114300" distR="114300" simplePos="0" relativeHeight="251658316" behindDoc="0" locked="1" layoutInCell="1" allowOverlap="1" wp14:anchorId="6AD0A690" wp14:editId="7D344C0D">
                                  <wp:simplePos x="0" y="0"/>
                                  <wp:positionH relativeFrom="column">
                                    <wp:align>center</wp:align>
                                  </wp:positionH>
                                  <wp:positionV relativeFrom="paragraph">
                                    <wp:posOffset>25400</wp:posOffset>
                                  </wp:positionV>
                                  <wp:extent cx="88900" cy="88900"/>
                                  <wp:effectExtent l="5080" t="12065" r="10795" b="13335"/>
                                  <wp:wrapNone/>
                                  <wp:docPr id="2133326777" name="Oval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FD17BA1" id="Oval 78" o:spid="_x0000_s1026" style="position:absolute;margin-left:0;margin-top:2pt;width:7pt;height:7pt;z-index:2513827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21149BD" w14:textId="77777777" w:rsidR="00F96CF5" w:rsidRDefault="00F96CF5">
                        <w:pPr>
                          <w:rPr>
                            <w:rFonts w:ascii="Arial" w:eastAsia="Arial" w:hAnsi="Arial" w:cs="Arial"/>
                            <w:sz w:val="22"/>
                          </w:rPr>
                        </w:pPr>
                        <w:r>
                          <w:rPr>
                            <w:rFonts w:ascii="Arial" w:eastAsia="Arial" w:hAnsi="Arial" w:cs="Arial"/>
                            <w:sz w:val="22"/>
                          </w:rPr>
                          <w:t>STA</w:t>
                        </w:r>
                      </w:p>
                    </w:tc>
                  </w:tr>
                  <w:tr w:rsidR="00F96CF5" w14:paraId="1F9552AE" w14:textId="77777777">
                    <w:tc>
                      <w:tcPr>
                        <w:tcW w:w="0" w:type="auto"/>
                        <w:tcMar>
                          <w:top w:w="80" w:type="dxa"/>
                          <w:bottom w:w="80" w:type="dxa"/>
                        </w:tcMar>
                      </w:tcPr>
                      <w:p w14:paraId="1E2B77A6" w14:textId="03E9CDD1"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317" behindDoc="0" locked="1" layoutInCell="1" allowOverlap="1" wp14:anchorId="6192D686" wp14:editId="35FE9D6A">
                                  <wp:simplePos x="0" y="0"/>
                                  <wp:positionH relativeFrom="column">
                                    <wp:align>center</wp:align>
                                  </wp:positionH>
                                  <wp:positionV relativeFrom="paragraph">
                                    <wp:posOffset>25400</wp:posOffset>
                                  </wp:positionV>
                                  <wp:extent cx="88900" cy="88900"/>
                                  <wp:effectExtent l="5080" t="8255" r="10795" b="7620"/>
                                  <wp:wrapNone/>
                                  <wp:docPr id="814681622" name="Oval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B47E41D" id="Oval 79" o:spid="_x0000_s1026" style="position:absolute;margin-left:0;margin-top:2pt;width:7pt;height:7pt;z-index:2513838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499E93C" w14:textId="77777777" w:rsidR="00F96CF5" w:rsidRDefault="00F96CF5">
                        <w:pPr>
                          <w:rPr>
                            <w:rFonts w:ascii="Arial" w:eastAsia="Arial" w:hAnsi="Arial" w:cs="Arial"/>
                            <w:sz w:val="22"/>
                          </w:rPr>
                        </w:pPr>
                        <w:r>
                          <w:rPr>
                            <w:rFonts w:ascii="Arial" w:eastAsia="Arial" w:hAnsi="Arial" w:cs="Arial"/>
                            <w:sz w:val="22"/>
                          </w:rPr>
                          <w:t>WHD</w:t>
                        </w:r>
                      </w:p>
                    </w:tc>
                  </w:tr>
                </w:tbl>
                <w:p w14:paraId="3E91934F" w14:textId="77777777" w:rsidR="00F96CF5" w:rsidRDefault="00F96CF5">
                  <w:pPr>
                    <w:rPr>
                      <w:rFonts w:ascii="Arial" w:eastAsia="Arial" w:hAnsi="Arial" w:cs="Arial"/>
                      <w:sz w:val="22"/>
                    </w:rPr>
                  </w:pPr>
                </w:p>
              </w:tc>
            </w:tr>
          </w:tbl>
          <w:p w14:paraId="64E1913C" w14:textId="77777777" w:rsidR="00F96CF5" w:rsidRDefault="00F96CF5">
            <w:pPr>
              <w:rPr>
                <w:rFonts w:ascii="Arial" w:eastAsia="Arial" w:hAnsi="Arial" w:cs="Arial"/>
                <w:sz w:val="22"/>
              </w:rPr>
            </w:pPr>
          </w:p>
        </w:tc>
      </w:tr>
    </w:tbl>
    <w:p w14:paraId="1C5FB04D"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4CDF6ED7" w14:textId="77777777">
        <w:tc>
          <w:tcPr>
            <w:tcW w:w="0" w:type="auto"/>
            <w:tcMar>
              <w:top w:w="80" w:type="dxa"/>
              <w:bottom w:w="80" w:type="dxa"/>
            </w:tcMar>
          </w:tcPr>
          <w:p w14:paraId="1DFB4DAC" w14:textId="77777777" w:rsidR="00F96CF5" w:rsidRDefault="00F96CF5">
            <w:pPr>
              <w:keepNext/>
              <w:rPr>
                <w:rFonts w:ascii="Arial" w:eastAsia="Arial" w:hAnsi="Arial" w:cs="Arial"/>
                <w:b/>
                <w:sz w:val="22"/>
              </w:rPr>
            </w:pPr>
            <w:r>
              <w:rPr>
                <w:rFonts w:ascii="Arial" w:eastAsia="Arial" w:hAnsi="Arial" w:cs="Arial"/>
                <w:b/>
                <w:sz w:val="22"/>
              </w:rPr>
              <w:t>*3.2. Which of the following best describes your grade/position in the IMF when you worked on climate change-related issues during the evaluation period (2021-2025)?</w:t>
            </w:r>
            <w:r>
              <w:rPr>
                <w:rFonts w:ascii="Arial" w:eastAsia="Arial" w:hAnsi="Arial" w:cs="Arial"/>
                <w:sz w:val="22"/>
              </w:rPr>
              <w:t>(*Required)</w:t>
            </w:r>
          </w:p>
        </w:tc>
      </w:tr>
      <w:tr w:rsidR="00F96CF5" w14:paraId="4733DE3D" w14:textId="77777777">
        <w:tc>
          <w:tcPr>
            <w:tcW w:w="0" w:type="auto"/>
            <w:tcMar>
              <w:top w:w="80" w:type="dxa"/>
              <w:bottom w:w="80" w:type="dxa"/>
            </w:tcMar>
          </w:tcPr>
          <w:p w14:paraId="32AC0027"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"Have you worked on climate change-related issues during the evaluation period (2021-2025) as part of your IMF assignments? " Question:</w:t>
            </w:r>
          </w:p>
          <w:p w14:paraId="0B8EAE0A" w14:textId="77777777" w:rsidR="00F96CF5" w:rsidRDefault="00F96CF5">
            <w:pPr>
              <w:keepNext/>
              <w:numPr>
                <w:ilvl w:val="0"/>
                <w:numId w:val="2"/>
              </w:numPr>
              <w:rPr>
                <w:rFonts w:ascii="Arial" w:eastAsia="Arial" w:hAnsi="Arial" w:cs="Arial"/>
                <w:sz w:val="20"/>
              </w:rPr>
            </w:pPr>
            <w:r>
              <w:rPr>
                <w:rFonts w:ascii="Arial" w:eastAsia="Arial" w:hAnsi="Arial" w:cs="Arial"/>
                <w:sz w:val="20"/>
              </w:rPr>
              <w:t>Yes</w:t>
            </w:r>
          </w:p>
          <w:p w14:paraId="7BB76F40" w14:textId="77777777" w:rsidR="00F96CF5" w:rsidRDefault="00F96CF5">
            <w:pPr>
              <w:keepNext/>
              <w:rPr>
                <w:rFonts w:ascii="Arial" w:eastAsia="Arial" w:hAnsi="Arial" w:cs="Arial"/>
                <w:sz w:val="20"/>
              </w:rPr>
            </w:pPr>
          </w:p>
        </w:tc>
      </w:tr>
      <w:tr w:rsidR="00F96CF5" w14:paraId="10F39B58"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27FBC864"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7737"/>
                  </w:tblGrid>
                  <w:tr w:rsidR="00F96CF5" w14:paraId="5D605ED0" w14:textId="77777777">
                    <w:tc>
                      <w:tcPr>
                        <w:tcW w:w="0" w:type="auto"/>
                        <w:tcMar>
                          <w:top w:w="80" w:type="dxa"/>
                          <w:bottom w:w="80" w:type="dxa"/>
                        </w:tcMar>
                      </w:tcPr>
                      <w:p w14:paraId="2BE1AAE5" w14:textId="77777777" w:rsidR="00F96CF5" w:rsidRDefault="00F96CF5">
                        <w:pPr>
                          <w:rPr>
                            <w:rFonts w:ascii="Arial" w:eastAsia="Arial" w:hAnsi="Arial" w:cs="Arial"/>
                            <w:b/>
                            <w:sz w:val="22"/>
                          </w:rPr>
                        </w:pPr>
                      </w:p>
                    </w:tc>
                    <w:tc>
                      <w:tcPr>
                        <w:tcW w:w="0" w:type="auto"/>
                        <w:tcMar>
                          <w:top w:w="80" w:type="dxa"/>
                          <w:bottom w:w="80" w:type="dxa"/>
                        </w:tcMar>
                      </w:tcPr>
                      <w:p w14:paraId="0B65D9C7"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2E70D466" w14:textId="77777777">
                    <w:tc>
                      <w:tcPr>
                        <w:tcW w:w="0" w:type="auto"/>
                        <w:tcMar>
                          <w:top w:w="80" w:type="dxa"/>
                          <w:bottom w:w="80" w:type="dxa"/>
                        </w:tcMar>
                      </w:tcPr>
                      <w:p w14:paraId="55224241" w14:textId="793CE647" w:rsidR="00F96CF5" w:rsidRDefault="00773C45">
                        <w:pPr>
                          <w:rPr>
                            <w:rFonts w:ascii="Arial" w:eastAsia="Arial" w:hAnsi="Arial" w:cs="Arial"/>
                            <w:sz w:val="22"/>
                          </w:rPr>
                        </w:pPr>
                        <w:r>
                          <w:rPr>
                            <w:noProof/>
                          </w:rPr>
                          <mc:AlternateContent>
                            <mc:Choice Requires="wps">
                              <w:drawing>
                                <wp:anchor distT="0" distB="0" distL="114300" distR="114300" simplePos="0" relativeHeight="251658318" behindDoc="0" locked="1" layoutInCell="1" allowOverlap="1" wp14:anchorId="593CC864" wp14:editId="368DCEA2">
                                  <wp:simplePos x="0" y="0"/>
                                  <wp:positionH relativeFrom="column">
                                    <wp:align>center</wp:align>
                                  </wp:positionH>
                                  <wp:positionV relativeFrom="paragraph">
                                    <wp:posOffset>25400</wp:posOffset>
                                  </wp:positionV>
                                  <wp:extent cx="88900" cy="88900"/>
                                  <wp:effectExtent l="12700" t="12065" r="12700" b="13335"/>
                                  <wp:wrapNone/>
                                  <wp:docPr id="245770108" name="Oval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6F76F8B" id="Oval 80" o:spid="_x0000_s1026" style="position:absolute;margin-left:0;margin-top:2pt;width:7pt;height:7pt;z-index:2513848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E5498A6" w14:textId="77777777" w:rsidR="00F96CF5" w:rsidRDefault="00F96CF5">
                        <w:pPr>
                          <w:rPr>
                            <w:rFonts w:ascii="Arial" w:eastAsia="Arial" w:hAnsi="Arial" w:cs="Arial"/>
                            <w:sz w:val="22"/>
                          </w:rPr>
                        </w:pPr>
                        <w:r>
                          <w:rPr>
                            <w:rFonts w:ascii="Arial" w:eastAsia="Arial" w:hAnsi="Arial" w:cs="Arial"/>
                            <w:sz w:val="22"/>
                          </w:rPr>
                          <w:t>A11 – A13</w:t>
                        </w:r>
                      </w:p>
                    </w:tc>
                  </w:tr>
                  <w:tr w:rsidR="00F96CF5" w14:paraId="2EB57DD3" w14:textId="77777777">
                    <w:tc>
                      <w:tcPr>
                        <w:tcW w:w="0" w:type="auto"/>
                        <w:tcMar>
                          <w:top w:w="80" w:type="dxa"/>
                          <w:bottom w:w="80" w:type="dxa"/>
                        </w:tcMar>
                      </w:tcPr>
                      <w:p w14:paraId="39911A75" w14:textId="7837E35A" w:rsidR="00F96CF5" w:rsidRDefault="00773C45">
                        <w:pPr>
                          <w:rPr>
                            <w:rFonts w:ascii="Arial" w:eastAsia="Arial" w:hAnsi="Arial" w:cs="Arial"/>
                            <w:sz w:val="22"/>
                          </w:rPr>
                        </w:pPr>
                        <w:r>
                          <w:rPr>
                            <w:noProof/>
                          </w:rPr>
                          <mc:AlternateContent>
                            <mc:Choice Requires="wps">
                              <w:drawing>
                                <wp:anchor distT="0" distB="0" distL="114300" distR="114300" simplePos="0" relativeHeight="251658319" behindDoc="0" locked="1" layoutInCell="1" allowOverlap="1" wp14:anchorId="0BE08BE2" wp14:editId="1F1EB5F9">
                                  <wp:simplePos x="0" y="0"/>
                                  <wp:positionH relativeFrom="column">
                                    <wp:align>center</wp:align>
                                  </wp:positionH>
                                  <wp:positionV relativeFrom="paragraph">
                                    <wp:posOffset>25400</wp:posOffset>
                                  </wp:positionV>
                                  <wp:extent cx="88900" cy="88900"/>
                                  <wp:effectExtent l="12700" t="8255" r="12700" b="7620"/>
                                  <wp:wrapNone/>
                                  <wp:docPr id="1533369052" name="Oval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45C0583" id="Oval 81" o:spid="_x0000_s1026" style="position:absolute;margin-left:0;margin-top:2pt;width:7pt;height:7pt;z-index:2513858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EB0C656" w14:textId="77777777" w:rsidR="00F96CF5" w:rsidRDefault="00F96CF5">
                        <w:pPr>
                          <w:rPr>
                            <w:rFonts w:ascii="Arial" w:eastAsia="Arial" w:hAnsi="Arial" w:cs="Arial"/>
                            <w:sz w:val="22"/>
                          </w:rPr>
                        </w:pPr>
                        <w:r>
                          <w:rPr>
                            <w:rFonts w:ascii="Arial" w:eastAsia="Arial" w:hAnsi="Arial" w:cs="Arial"/>
                            <w:sz w:val="22"/>
                          </w:rPr>
                          <w:t>A14 – A15</w:t>
                        </w:r>
                      </w:p>
                    </w:tc>
                  </w:tr>
                  <w:tr w:rsidR="00F96CF5" w14:paraId="63A3C08A" w14:textId="77777777">
                    <w:tc>
                      <w:tcPr>
                        <w:tcW w:w="0" w:type="auto"/>
                        <w:tcMar>
                          <w:top w:w="80" w:type="dxa"/>
                          <w:bottom w:w="80" w:type="dxa"/>
                        </w:tcMar>
                      </w:tcPr>
                      <w:p w14:paraId="03A8E46B" w14:textId="46E4ED6D" w:rsidR="00F96CF5" w:rsidRDefault="00773C45">
                        <w:pPr>
                          <w:rPr>
                            <w:rFonts w:ascii="Arial" w:eastAsia="Arial" w:hAnsi="Arial" w:cs="Arial"/>
                            <w:sz w:val="22"/>
                          </w:rPr>
                        </w:pPr>
                        <w:r>
                          <w:rPr>
                            <w:noProof/>
                          </w:rPr>
                          <mc:AlternateContent>
                            <mc:Choice Requires="wps">
                              <w:drawing>
                                <wp:anchor distT="0" distB="0" distL="114300" distR="114300" simplePos="0" relativeHeight="251658320" behindDoc="0" locked="1" layoutInCell="1" allowOverlap="1" wp14:anchorId="406311A0" wp14:editId="199D697F">
                                  <wp:simplePos x="0" y="0"/>
                                  <wp:positionH relativeFrom="column">
                                    <wp:align>center</wp:align>
                                  </wp:positionH>
                                  <wp:positionV relativeFrom="paragraph">
                                    <wp:posOffset>25400</wp:posOffset>
                                  </wp:positionV>
                                  <wp:extent cx="88900" cy="88900"/>
                                  <wp:effectExtent l="12700" t="13970" r="12700" b="11430"/>
                                  <wp:wrapNone/>
                                  <wp:docPr id="1526041489" name="Oval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3E3E2E9" id="Oval 82" o:spid="_x0000_s1026" style="position:absolute;margin-left:0;margin-top:2pt;width:7pt;height:7pt;z-index:2513868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14F8B68" w14:textId="77777777" w:rsidR="00F96CF5" w:rsidRDefault="00F96CF5">
                        <w:pPr>
                          <w:rPr>
                            <w:rFonts w:ascii="Arial" w:eastAsia="Arial" w:hAnsi="Arial" w:cs="Arial"/>
                            <w:sz w:val="22"/>
                          </w:rPr>
                        </w:pPr>
                        <w:r>
                          <w:rPr>
                            <w:rFonts w:ascii="Arial" w:eastAsia="Arial" w:hAnsi="Arial" w:cs="Arial"/>
                            <w:sz w:val="22"/>
                          </w:rPr>
                          <w:t>B1 – B3</w:t>
                        </w:r>
                      </w:p>
                    </w:tc>
                  </w:tr>
                  <w:tr w:rsidR="00F96CF5" w14:paraId="113D3C38" w14:textId="77777777">
                    <w:tc>
                      <w:tcPr>
                        <w:tcW w:w="0" w:type="auto"/>
                        <w:tcMar>
                          <w:top w:w="80" w:type="dxa"/>
                          <w:bottom w:w="80" w:type="dxa"/>
                        </w:tcMar>
                      </w:tcPr>
                      <w:p w14:paraId="1C1E4AF9" w14:textId="568DAA4F" w:rsidR="00F96CF5" w:rsidRDefault="00773C45">
                        <w:pPr>
                          <w:rPr>
                            <w:rFonts w:ascii="Arial" w:eastAsia="Arial" w:hAnsi="Arial" w:cs="Arial"/>
                            <w:sz w:val="22"/>
                          </w:rPr>
                        </w:pPr>
                        <w:r>
                          <w:rPr>
                            <w:noProof/>
                          </w:rPr>
                          <mc:AlternateContent>
                            <mc:Choice Requires="wps">
                              <w:drawing>
                                <wp:anchor distT="0" distB="0" distL="114300" distR="114300" simplePos="0" relativeHeight="251658321" behindDoc="0" locked="1" layoutInCell="1" allowOverlap="1" wp14:anchorId="33A80DA1" wp14:editId="399CFC73">
                                  <wp:simplePos x="0" y="0"/>
                                  <wp:positionH relativeFrom="column">
                                    <wp:align>center</wp:align>
                                  </wp:positionH>
                                  <wp:positionV relativeFrom="paragraph">
                                    <wp:posOffset>25400</wp:posOffset>
                                  </wp:positionV>
                                  <wp:extent cx="88900" cy="88900"/>
                                  <wp:effectExtent l="12700" t="10160" r="12700" b="5715"/>
                                  <wp:wrapNone/>
                                  <wp:docPr id="1404123045" name="Oval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F19938E" id="Oval 83" o:spid="_x0000_s1026" style="position:absolute;margin-left:0;margin-top:2pt;width:7pt;height:7pt;z-index:251387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12EF36B" w14:textId="77777777" w:rsidR="00F96CF5" w:rsidRDefault="00F96CF5">
                        <w:pPr>
                          <w:rPr>
                            <w:rFonts w:ascii="Arial" w:eastAsia="Arial" w:hAnsi="Arial" w:cs="Arial"/>
                            <w:sz w:val="22"/>
                          </w:rPr>
                        </w:pPr>
                        <w:r>
                          <w:rPr>
                            <w:rFonts w:ascii="Arial" w:eastAsia="Arial" w:hAnsi="Arial" w:cs="Arial"/>
                            <w:sz w:val="22"/>
                          </w:rPr>
                          <w:t>B4 – B5</w:t>
                        </w:r>
                      </w:p>
                    </w:tc>
                  </w:tr>
                  <w:tr w:rsidR="00F96CF5" w14:paraId="0C989E3E" w14:textId="77777777">
                    <w:tc>
                      <w:tcPr>
                        <w:tcW w:w="0" w:type="auto"/>
                        <w:tcMar>
                          <w:top w:w="80" w:type="dxa"/>
                          <w:bottom w:w="80" w:type="dxa"/>
                        </w:tcMar>
                      </w:tcPr>
                      <w:p w14:paraId="753BFCD8" w14:textId="45BAF352" w:rsidR="00F96CF5" w:rsidRDefault="00773C45">
                        <w:pPr>
                          <w:rPr>
                            <w:rFonts w:ascii="Arial" w:eastAsia="Arial" w:hAnsi="Arial" w:cs="Arial"/>
                            <w:sz w:val="22"/>
                          </w:rPr>
                        </w:pPr>
                        <w:r>
                          <w:rPr>
                            <w:noProof/>
                          </w:rPr>
                          <mc:AlternateContent>
                            <mc:Choice Requires="wps">
                              <w:drawing>
                                <wp:anchor distT="0" distB="0" distL="114300" distR="114300" simplePos="0" relativeHeight="251658322" behindDoc="0" locked="1" layoutInCell="1" allowOverlap="1" wp14:anchorId="511F9F8C" wp14:editId="6A5B2583">
                                  <wp:simplePos x="0" y="0"/>
                                  <wp:positionH relativeFrom="column">
                                    <wp:align>center</wp:align>
                                  </wp:positionH>
                                  <wp:positionV relativeFrom="paragraph">
                                    <wp:posOffset>25400</wp:posOffset>
                                  </wp:positionV>
                                  <wp:extent cx="88900" cy="88900"/>
                                  <wp:effectExtent l="12700" t="6350" r="12700" b="9525"/>
                                  <wp:wrapNone/>
                                  <wp:docPr id="1097585697" name="Oval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A14EB63" id="Oval 84" o:spid="_x0000_s1026" style="position:absolute;margin-left:0;margin-top:2pt;width:7pt;height:7pt;z-index:2513889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95FD5C5" w14:textId="77777777" w:rsidR="00F96CF5" w:rsidRDefault="00F96CF5">
                        <w:pPr>
                          <w:rPr>
                            <w:rFonts w:ascii="Arial" w:eastAsia="Arial" w:hAnsi="Arial" w:cs="Arial"/>
                            <w:sz w:val="22"/>
                          </w:rPr>
                        </w:pPr>
                        <w:r>
                          <w:rPr>
                            <w:rFonts w:ascii="Arial" w:eastAsia="Arial" w:hAnsi="Arial" w:cs="Arial"/>
                            <w:sz w:val="22"/>
                          </w:rPr>
                          <w:t>Contractual or short/long-term expert</w:t>
                        </w:r>
                      </w:p>
                    </w:tc>
                  </w:tr>
                </w:tbl>
                <w:p w14:paraId="55FB626D" w14:textId="77777777" w:rsidR="00F96CF5" w:rsidRDefault="00F96CF5">
                  <w:pPr>
                    <w:rPr>
                      <w:rFonts w:ascii="Arial" w:eastAsia="Arial" w:hAnsi="Arial" w:cs="Arial"/>
                      <w:sz w:val="22"/>
                    </w:rPr>
                  </w:pPr>
                </w:p>
              </w:tc>
            </w:tr>
          </w:tbl>
          <w:p w14:paraId="0143612D" w14:textId="77777777" w:rsidR="00F96CF5" w:rsidRDefault="00F96CF5">
            <w:pPr>
              <w:rPr>
                <w:rFonts w:ascii="Arial" w:eastAsia="Arial" w:hAnsi="Arial" w:cs="Arial"/>
                <w:sz w:val="22"/>
              </w:rPr>
            </w:pPr>
          </w:p>
        </w:tc>
      </w:tr>
    </w:tbl>
    <w:p w14:paraId="6C9B47F3"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2FA54544" w14:textId="77777777">
        <w:tc>
          <w:tcPr>
            <w:tcW w:w="0" w:type="auto"/>
            <w:tcMar>
              <w:top w:w="80" w:type="dxa"/>
              <w:bottom w:w="80" w:type="dxa"/>
            </w:tcMar>
          </w:tcPr>
          <w:p w14:paraId="1C241779" w14:textId="77777777" w:rsidR="00F96CF5" w:rsidRDefault="00F96CF5">
            <w:pPr>
              <w:keepNext/>
              <w:rPr>
                <w:rFonts w:ascii="Arial" w:eastAsia="Arial" w:hAnsi="Arial" w:cs="Arial"/>
                <w:b/>
                <w:sz w:val="22"/>
              </w:rPr>
            </w:pPr>
            <w:r>
              <w:rPr>
                <w:rFonts w:ascii="Arial" w:eastAsia="Arial" w:hAnsi="Arial" w:cs="Arial"/>
                <w:b/>
                <w:sz w:val="22"/>
              </w:rPr>
              <w:t>*3.2.1. Among the following titles, which best describes your position in the IMF when you worked on climate change-related issues during the evaluation period (2021-2025)?</w:t>
            </w:r>
            <w:r>
              <w:rPr>
                <w:rFonts w:ascii="Arial" w:eastAsia="Arial" w:hAnsi="Arial" w:cs="Arial"/>
                <w:sz w:val="22"/>
              </w:rPr>
              <w:t>(*Required)</w:t>
            </w:r>
          </w:p>
        </w:tc>
      </w:tr>
      <w:tr w:rsidR="00F96CF5" w14:paraId="5CBA42C5" w14:textId="77777777">
        <w:tc>
          <w:tcPr>
            <w:tcW w:w="0" w:type="auto"/>
            <w:tcMar>
              <w:top w:w="80" w:type="dxa"/>
              <w:bottom w:w="80" w:type="dxa"/>
            </w:tcMar>
          </w:tcPr>
          <w:p w14:paraId="725F000A"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"Which of the following best describes your grade/position in the IMF when you worked on climate change-related issues during the evaluation period (2021-2025)? " Question:</w:t>
            </w:r>
          </w:p>
          <w:p w14:paraId="419184A1" w14:textId="77777777" w:rsidR="00F96CF5" w:rsidRDefault="00F96CF5">
            <w:pPr>
              <w:keepNext/>
              <w:numPr>
                <w:ilvl w:val="0"/>
                <w:numId w:val="3"/>
              </w:numPr>
              <w:rPr>
                <w:rFonts w:ascii="Arial" w:eastAsia="Arial" w:hAnsi="Arial" w:cs="Arial"/>
                <w:sz w:val="20"/>
              </w:rPr>
            </w:pPr>
            <w:r>
              <w:rPr>
                <w:rFonts w:ascii="Arial" w:eastAsia="Arial" w:hAnsi="Arial" w:cs="Arial"/>
                <w:sz w:val="20"/>
              </w:rPr>
              <w:t>Contractual or short/long-term expert</w:t>
            </w:r>
          </w:p>
          <w:p w14:paraId="0699FE37" w14:textId="77777777" w:rsidR="00F96CF5" w:rsidRDefault="00F96CF5">
            <w:pPr>
              <w:keepNext/>
              <w:rPr>
                <w:rFonts w:ascii="Arial" w:eastAsia="Arial" w:hAnsi="Arial" w:cs="Arial"/>
                <w:sz w:val="20"/>
              </w:rPr>
            </w:pPr>
          </w:p>
        </w:tc>
      </w:tr>
      <w:tr w:rsidR="00F96CF5" w14:paraId="2E29D968"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371FE8F1"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7966"/>
                  </w:tblGrid>
                  <w:tr w:rsidR="00F96CF5" w14:paraId="44960781" w14:textId="77777777">
                    <w:tc>
                      <w:tcPr>
                        <w:tcW w:w="0" w:type="auto"/>
                        <w:tcMar>
                          <w:top w:w="80" w:type="dxa"/>
                          <w:bottom w:w="80" w:type="dxa"/>
                        </w:tcMar>
                      </w:tcPr>
                      <w:p w14:paraId="70A061A5" w14:textId="77777777" w:rsidR="00F96CF5" w:rsidRDefault="00F96CF5">
                        <w:pPr>
                          <w:rPr>
                            <w:rFonts w:ascii="Arial" w:eastAsia="Arial" w:hAnsi="Arial" w:cs="Arial"/>
                            <w:b/>
                            <w:sz w:val="22"/>
                          </w:rPr>
                        </w:pPr>
                      </w:p>
                    </w:tc>
                    <w:tc>
                      <w:tcPr>
                        <w:tcW w:w="0" w:type="auto"/>
                        <w:tcMar>
                          <w:top w:w="80" w:type="dxa"/>
                          <w:bottom w:w="80" w:type="dxa"/>
                        </w:tcMar>
                      </w:tcPr>
                      <w:p w14:paraId="53CEEE3A"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2C17D9FF" w14:textId="77777777">
                    <w:tc>
                      <w:tcPr>
                        <w:tcW w:w="0" w:type="auto"/>
                        <w:tcMar>
                          <w:top w:w="80" w:type="dxa"/>
                          <w:bottom w:w="80" w:type="dxa"/>
                        </w:tcMar>
                      </w:tcPr>
                      <w:p w14:paraId="4AAAB0EF" w14:textId="10C3393E" w:rsidR="00F96CF5" w:rsidRDefault="00773C45">
                        <w:pPr>
                          <w:rPr>
                            <w:rFonts w:ascii="Arial" w:eastAsia="Arial" w:hAnsi="Arial" w:cs="Arial"/>
                            <w:sz w:val="22"/>
                          </w:rPr>
                        </w:pPr>
                        <w:r>
                          <w:rPr>
                            <w:noProof/>
                          </w:rPr>
                          <mc:AlternateContent>
                            <mc:Choice Requires="wps">
                              <w:drawing>
                                <wp:anchor distT="0" distB="0" distL="114300" distR="114300" simplePos="0" relativeHeight="251658323" behindDoc="0" locked="1" layoutInCell="1" allowOverlap="1" wp14:anchorId="45389154" wp14:editId="6C082D6A">
                                  <wp:simplePos x="0" y="0"/>
                                  <wp:positionH relativeFrom="column">
                                    <wp:align>center</wp:align>
                                  </wp:positionH>
                                  <wp:positionV relativeFrom="paragraph">
                                    <wp:posOffset>25400</wp:posOffset>
                                  </wp:positionV>
                                  <wp:extent cx="88900" cy="88900"/>
                                  <wp:effectExtent l="12065" t="8255" r="13335" b="7620"/>
                                  <wp:wrapNone/>
                                  <wp:docPr id="687544972" name="Oval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B5C7C26" id="Oval 85" o:spid="_x0000_s1026" style="position:absolute;margin-left:0;margin-top:2pt;width:7pt;height:7pt;z-index:2513899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152AF32" w14:textId="77777777" w:rsidR="00F96CF5" w:rsidRDefault="00F96CF5">
                        <w:pPr>
                          <w:rPr>
                            <w:rFonts w:ascii="Arial" w:eastAsia="Arial" w:hAnsi="Arial" w:cs="Arial"/>
                            <w:sz w:val="22"/>
                          </w:rPr>
                        </w:pPr>
                        <w:r>
                          <w:rPr>
                            <w:rFonts w:ascii="Arial" w:eastAsia="Arial" w:hAnsi="Arial" w:cs="Arial"/>
                            <w:sz w:val="22"/>
                          </w:rPr>
                          <w:t>Economist/ Sr. Economist</w:t>
                        </w:r>
                      </w:p>
                    </w:tc>
                  </w:tr>
                  <w:tr w:rsidR="00F96CF5" w14:paraId="33657C98" w14:textId="77777777">
                    <w:tc>
                      <w:tcPr>
                        <w:tcW w:w="0" w:type="auto"/>
                        <w:tcMar>
                          <w:top w:w="80" w:type="dxa"/>
                          <w:bottom w:w="80" w:type="dxa"/>
                        </w:tcMar>
                      </w:tcPr>
                      <w:p w14:paraId="2A12D465" w14:textId="296CB470" w:rsidR="00F96CF5" w:rsidRDefault="00773C45">
                        <w:pPr>
                          <w:rPr>
                            <w:rFonts w:ascii="Arial" w:eastAsia="Arial" w:hAnsi="Arial" w:cs="Arial"/>
                            <w:sz w:val="22"/>
                          </w:rPr>
                        </w:pPr>
                        <w:r>
                          <w:rPr>
                            <w:noProof/>
                          </w:rPr>
                          <mc:AlternateContent>
                            <mc:Choice Requires="wps">
                              <w:drawing>
                                <wp:anchor distT="0" distB="0" distL="114300" distR="114300" simplePos="0" relativeHeight="251658324" behindDoc="0" locked="1" layoutInCell="1" allowOverlap="1" wp14:anchorId="262C2AB2" wp14:editId="0A34DF71">
                                  <wp:simplePos x="0" y="0"/>
                                  <wp:positionH relativeFrom="column">
                                    <wp:align>center</wp:align>
                                  </wp:positionH>
                                  <wp:positionV relativeFrom="paragraph">
                                    <wp:posOffset>25400</wp:posOffset>
                                  </wp:positionV>
                                  <wp:extent cx="88900" cy="88900"/>
                                  <wp:effectExtent l="12065" t="13970" r="13335" b="11430"/>
                                  <wp:wrapNone/>
                                  <wp:docPr id="1953806287"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7899CAE" id="Oval 86" o:spid="_x0000_s1026" style="position:absolute;margin-left:0;margin-top:2pt;width:7pt;height:7pt;z-index:2513909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F6AE87B" w14:textId="77777777" w:rsidR="00F96CF5" w:rsidRDefault="00F96CF5">
                        <w:pPr>
                          <w:rPr>
                            <w:rFonts w:ascii="Arial" w:eastAsia="Arial" w:hAnsi="Arial" w:cs="Arial"/>
                            <w:sz w:val="22"/>
                          </w:rPr>
                        </w:pPr>
                        <w:r>
                          <w:rPr>
                            <w:rFonts w:ascii="Arial" w:eastAsia="Arial" w:hAnsi="Arial" w:cs="Arial"/>
                            <w:sz w:val="22"/>
                          </w:rPr>
                          <w:t>Resident Advisor/Technical Assistance/Financial Sector Expert/ Consulting Counsel/Technical Assistance Advisor</w:t>
                        </w:r>
                      </w:p>
                    </w:tc>
                  </w:tr>
                  <w:tr w:rsidR="00F96CF5" w14:paraId="29386848" w14:textId="77777777">
                    <w:tc>
                      <w:tcPr>
                        <w:tcW w:w="0" w:type="auto"/>
                        <w:tcMar>
                          <w:top w:w="80" w:type="dxa"/>
                          <w:bottom w:w="80" w:type="dxa"/>
                        </w:tcMar>
                      </w:tcPr>
                      <w:p w14:paraId="576998C0" w14:textId="03D2DD30" w:rsidR="00F96CF5" w:rsidRDefault="00773C45">
                        <w:pPr>
                          <w:rPr>
                            <w:rFonts w:ascii="Arial" w:eastAsia="Arial" w:hAnsi="Arial" w:cs="Arial"/>
                            <w:sz w:val="22"/>
                          </w:rPr>
                        </w:pPr>
                        <w:r>
                          <w:rPr>
                            <w:noProof/>
                          </w:rPr>
                          <mc:AlternateContent>
                            <mc:Choice Requires="wps">
                              <w:drawing>
                                <wp:anchor distT="0" distB="0" distL="114300" distR="114300" simplePos="0" relativeHeight="251658325" behindDoc="0" locked="1" layoutInCell="1" allowOverlap="1" wp14:anchorId="076EA6B7" wp14:editId="450FA251">
                                  <wp:simplePos x="0" y="0"/>
                                  <wp:positionH relativeFrom="column">
                                    <wp:align>center</wp:align>
                                  </wp:positionH>
                                  <wp:positionV relativeFrom="paragraph">
                                    <wp:posOffset>25400</wp:posOffset>
                                  </wp:positionV>
                                  <wp:extent cx="88900" cy="88900"/>
                                  <wp:effectExtent l="12065" t="6350" r="13335" b="9525"/>
                                  <wp:wrapNone/>
                                  <wp:docPr id="1764647075" name="Oval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FEB98E" id="Oval 87" o:spid="_x0000_s1026" style="position:absolute;margin-left:0;margin-top:2pt;width:7pt;height:7pt;z-index:2513920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915ED2C" w14:textId="77777777" w:rsidR="00F96CF5" w:rsidRDefault="00F96CF5">
                        <w:pPr>
                          <w:rPr>
                            <w:rFonts w:ascii="Arial" w:eastAsia="Arial" w:hAnsi="Arial" w:cs="Arial"/>
                            <w:sz w:val="22"/>
                          </w:rPr>
                        </w:pPr>
                        <w:r>
                          <w:rPr>
                            <w:rFonts w:ascii="Arial" w:eastAsia="Arial" w:hAnsi="Arial" w:cs="Arial"/>
                            <w:sz w:val="22"/>
                          </w:rPr>
                          <w:t>Capacity Development Officer</w:t>
                        </w:r>
                      </w:p>
                    </w:tc>
                  </w:tr>
                  <w:tr w:rsidR="00F96CF5" w14:paraId="30395C3F" w14:textId="77777777">
                    <w:tc>
                      <w:tcPr>
                        <w:tcW w:w="0" w:type="auto"/>
                        <w:tcMar>
                          <w:top w:w="80" w:type="dxa"/>
                          <w:bottom w:w="80" w:type="dxa"/>
                        </w:tcMar>
                      </w:tcPr>
                      <w:p w14:paraId="74056DF1" w14:textId="4AAFB51B" w:rsidR="00F96CF5" w:rsidRDefault="00773C45">
                        <w:pPr>
                          <w:rPr>
                            <w:rFonts w:ascii="Arial" w:eastAsia="Arial" w:hAnsi="Arial" w:cs="Arial"/>
                            <w:sz w:val="22"/>
                          </w:rPr>
                        </w:pPr>
                        <w:r>
                          <w:rPr>
                            <w:noProof/>
                          </w:rPr>
                          <mc:AlternateContent>
                            <mc:Choice Requires="wps">
                              <w:drawing>
                                <wp:anchor distT="0" distB="0" distL="114300" distR="114300" simplePos="0" relativeHeight="251658326" behindDoc="0" locked="1" layoutInCell="1" allowOverlap="1" wp14:anchorId="3AFE68DD" wp14:editId="1F318B0A">
                                  <wp:simplePos x="0" y="0"/>
                                  <wp:positionH relativeFrom="column">
                                    <wp:align>center</wp:align>
                                  </wp:positionH>
                                  <wp:positionV relativeFrom="paragraph">
                                    <wp:posOffset>25400</wp:posOffset>
                                  </wp:positionV>
                                  <wp:extent cx="88900" cy="88900"/>
                                  <wp:effectExtent l="12065" t="12065" r="13335" b="13335"/>
                                  <wp:wrapNone/>
                                  <wp:docPr id="2084413351" name="Oval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E4E2C6C" id="Oval 88" o:spid="_x0000_s1026" style="position:absolute;margin-left:0;margin-top:2pt;width:7pt;height:7pt;z-index:2513930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57A3F3" w14:textId="77777777" w:rsidR="00F96CF5" w:rsidRDefault="00F96CF5">
                        <w:pPr>
                          <w:rPr>
                            <w:rFonts w:ascii="Arial" w:eastAsia="Arial" w:hAnsi="Arial" w:cs="Arial"/>
                            <w:sz w:val="22"/>
                          </w:rPr>
                        </w:pPr>
                        <w:r>
                          <w:rPr>
                            <w:rFonts w:ascii="Arial" w:eastAsia="Arial" w:hAnsi="Arial" w:cs="Arial"/>
                            <w:sz w:val="22"/>
                          </w:rPr>
                          <w:t>Advisor/Assistant Director</w:t>
                        </w:r>
                      </w:p>
                    </w:tc>
                  </w:tr>
                  <w:tr w:rsidR="00F96CF5" w14:paraId="4264FFA6" w14:textId="77777777">
                    <w:tc>
                      <w:tcPr>
                        <w:tcW w:w="0" w:type="auto"/>
                        <w:tcMar>
                          <w:top w:w="80" w:type="dxa"/>
                          <w:bottom w:w="80" w:type="dxa"/>
                        </w:tcMar>
                      </w:tcPr>
                      <w:p w14:paraId="2394B4DB" w14:textId="45F51519" w:rsidR="00F96CF5" w:rsidRDefault="00773C45">
                        <w:pPr>
                          <w:rPr>
                            <w:rFonts w:ascii="Arial" w:eastAsia="Arial" w:hAnsi="Arial" w:cs="Arial"/>
                            <w:sz w:val="22"/>
                          </w:rPr>
                        </w:pPr>
                        <w:r>
                          <w:rPr>
                            <w:noProof/>
                          </w:rPr>
                          <mc:AlternateContent>
                            <mc:Choice Requires="wps">
                              <w:drawing>
                                <wp:anchor distT="0" distB="0" distL="114300" distR="114300" simplePos="0" relativeHeight="251658327" behindDoc="0" locked="1" layoutInCell="1" allowOverlap="1" wp14:anchorId="4D09AA78" wp14:editId="7F5DA0F7">
                                  <wp:simplePos x="0" y="0"/>
                                  <wp:positionH relativeFrom="column">
                                    <wp:align>center</wp:align>
                                  </wp:positionH>
                                  <wp:positionV relativeFrom="paragraph">
                                    <wp:posOffset>25400</wp:posOffset>
                                  </wp:positionV>
                                  <wp:extent cx="88900" cy="88900"/>
                                  <wp:effectExtent l="12065" t="8255" r="13335" b="7620"/>
                                  <wp:wrapNone/>
                                  <wp:docPr id="1450457742"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3E6EE02" id="Oval 89" o:spid="_x0000_s1026" style="position:absolute;margin-left:0;margin-top:2pt;width:7pt;height:7pt;z-index:2513940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AEAF27A" w14:textId="77777777" w:rsidR="00F96CF5" w:rsidRDefault="00F96CF5">
                        <w:pPr>
                          <w:rPr>
                            <w:rFonts w:ascii="Arial" w:eastAsia="Arial" w:hAnsi="Arial" w:cs="Arial"/>
                            <w:sz w:val="22"/>
                          </w:rPr>
                        </w:pPr>
                        <w:r>
                          <w:rPr>
                            <w:rFonts w:ascii="Arial" w:eastAsia="Arial" w:hAnsi="Arial" w:cs="Arial"/>
                            <w:sz w:val="22"/>
                          </w:rPr>
                          <w:t>Finance Officer</w:t>
                        </w:r>
                      </w:p>
                    </w:tc>
                  </w:tr>
                  <w:tr w:rsidR="00F96CF5" w14:paraId="5EA92E8A" w14:textId="77777777">
                    <w:tc>
                      <w:tcPr>
                        <w:tcW w:w="0" w:type="auto"/>
                        <w:tcMar>
                          <w:top w:w="80" w:type="dxa"/>
                          <w:bottom w:w="80" w:type="dxa"/>
                        </w:tcMar>
                      </w:tcPr>
                      <w:p w14:paraId="37B0482A" w14:textId="44B5712F" w:rsidR="00F96CF5" w:rsidRDefault="00773C45">
                        <w:pPr>
                          <w:rPr>
                            <w:rFonts w:ascii="Arial" w:eastAsia="Arial" w:hAnsi="Arial" w:cs="Arial"/>
                            <w:sz w:val="22"/>
                          </w:rPr>
                        </w:pPr>
                        <w:r>
                          <w:rPr>
                            <w:noProof/>
                          </w:rPr>
                          <mc:AlternateContent>
                            <mc:Choice Requires="wps">
                              <w:drawing>
                                <wp:anchor distT="0" distB="0" distL="114300" distR="114300" simplePos="0" relativeHeight="251658328" behindDoc="0" locked="1" layoutInCell="1" allowOverlap="1" wp14:anchorId="06DDA2AD" wp14:editId="54FB388E">
                                  <wp:simplePos x="0" y="0"/>
                                  <wp:positionH relativeFrom="column">
                                    <wp:align>center</wp:align>
                                  </wp:positionH>
                                  <wp:positionV relativeFrom="paragraph">
                                    <wp:posOffset>25400</wp:posOffset>
                                  </wp:positionV>
                                  <wp:extent cx="88900" cy="88900"/>
                                  <wp:effectExtent l="12065" t="13970" r="13335" b="11430"/>
                                  <wp:wrapNone/>
                                  <wp:docPr id="603547756" name="Oval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25ECDB6" id="Oval 90" o:spid="_x0000_s1026" style="position:absolute;margin-left:0;margin-top:2pt;width:7pt;height:7pt;z-index:2513950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0CD4A54" w14:textId="77777777" w:rsidR="00F96CF5" w:rsidRDefault="00F96CF5">
                        <w:pPr>
                          <w:rPr>
                            <w:rFonts w:ascii="Arial" w:eastAsia="Arial" w:hAnsi="Arial" w:cs="Arial"/>
                            <w:sz w:val="22"/>
                          </w:rPr>
                        </w:pPr>
                        <w:r>
                          <w:rPr>
                            <w:rFonts w:ascii="Arial" w:eastAsia="Arial" w:hAnsi="Arial" w:cs="Arial"/>
                            <w:sz w:val="22"/>
                          </w:rPr>
                          <w:t>Projects/Research/Risk/Information/Data Officer</w:t>
                        </w:r>
                      </w:p>
                    </w:tc>
                  </w:tr>
                  <w:tr w:rsidR="00F96CF5" w14:paraId="760DFAAA" w14:textId="77777777">
                    <w:tc>
                      <w:tcPr>
                        <w:tcW w:w="0" w:type="auto"/>
                        <w:tcMar>
                          <w:top w:w="80" w:type="dxa"/>
                          <w:bottom w:w="80" w:type="dxa"/>
                        </w:tcMar>
                      </w:tcPr>
                      <w:p w14:paraId="1B6B3C8D" w14:textId="46280A4F" w:rsidR="00F96CF5" w:rsidRDefault="00773C45">
                        <w:pPr>
                          <w:rPr>
                            <w:rFonts w:ascii="Arial" w:eastAsia="Arial" w:hAnsi="Arial" w:cs="Arial"/>
                            <w:sz w:val="22"/>
                          </w:rPr>
                        </w:pPr>
                        <w:r>
                          <w:rPr>
                            <w:noProof/>
                          </w:rPr>
                          <mc:AlternateContent>
                            <mc:Choice Requires="wps">
                              <w:drawing>
                                <wp:anchor distT="0" distB="0" distL="114300" distR="114300" simplePos="0" relativeHeight="251658329" behindDoc="0" locked="1" layoutInCell="1" allowOverlap="1" wp14:anchorId="7FB67B98" wp14:editId="652E8EC5">
                                  <wp:simplePos x="0" y="0"/>
                                  <wp:positionH relativeFrom="column">
                                    <wp:align>center</wp:align>
                                  </wp:positionH>
                                  <wp:positionV relativeFrom="paragraph">
                                    <wp:posOffset>25400</wp:posOffset>
                                  </wp:positionV>
                                  <wp:extent cx="88900" cy="88900"/>
                                  <wp:effectExtent l="12065" t="10160" r="13335" b="5715"/>
                                  <wp:wrapNone/>
                                  <wp:docPr id="1152294834" name="Oval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E2BA626" id="Oval 91" o:spid="_x0000_s1026" style="position:absolute;margin-left:0;margin-top:2pt;width:7pt;height:7pt;z-index:2513960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BFEB90C" w14:textId="77777777" w:rsidR="00F96CF5" w:rsidRDefault="00F96CF5">
                        <w:pPr>
                          <w:rPr>
                            <w:rFonts w:ascii="Arial" w:eastAsia="Arial" w:hAnsi="Arial" w:cs="Arial"/>
                            <w:sz w:val="22"/>
                          </w:rPr>
                        </w:pPr>
                        <w:r>
                          <w:rPr>
                            <w:rFonts w:ascii="Arial" w:eastAsia="Arial" w:hAnsi="Arial" w:cs="Arial"/>
                            <w:sz w:val="22"/>
                          </w:rPr>
                          <w:t>Communications/HR Officer</w:t>
                        </w:r>
                      </w:p>
                    </w:tc>
                  </w:tr>
                </w:tbl>
                <w:p w14:paraId="11564EF6" w14:textId="77777777" w:rsidR="00F96CF5" w:rsidRDefault="00F96CF5">
                  <w:pPr>
                    <w:rPr>
                      <w:rFonts w:ascii="Arial" w:eastAsia="Arial" w:hAnsi="Arial" w:cs="Arial"/>
                      <w:sz w:val="22"/>
                    </w:rPr>
                  </w:pPr>
                </w:p>
              </w:tc>
            </w:tr>
          </w:tbl>
          <w:p w14:paraId="5E383A85" w14:textId="77777777" w:rsidR="00F96CF5" w:rsidRDefault="00F96CF5">
            <w:pPr>
              <w:rPr>
                <w:rFonts w:ascii="Arial" w:eastAsia="Arial" w:hAnsi="Arial" w:cs="Arial"/>
                <w:sz w:val="22"/>
              </w:rPr>
            </w:pPr>
          </w:p>
        </w:tc>
      </w:tr>
    </w:tbl>
    <w:p w14:paraId="16864380"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7D6A9C5A" w14:textId="77777777">
        <w:tc>
          <w:tcPr>
            <w:tcW w:w="0" w:type="auto"/>
            <w:tcMar>
              <w:top w:w="80" w:type="dxa"/>
              <w:bottom w:w="80" w:type="dxa"/>
            </w:tcMar>
          </w:tcPr>
          <w:p w14:paraId="37D83B60" w14:textId="77777777" w:rsidR="00F96CF5" w:rsidRDefault="00F96CF5">
            <w:pPr>
              <w:keepNext/>
              <w:rPr>
                <w:rFonts w:ascii="Arial" w:eastAsia="Arial" w:hAnsi="Arial" w:cs="Arial"/>
                <w:b/>
                <w:sz w:val="22"/>
              </w:rPr>
            </w:pPr>
            <w:r>
              <w:rPr>
                <w:rFonts w:ascii="Arial" w:eastAsia="Arial" w:hAnsi="Arial" w:cs="Arial"/>
                <w:b/>
                <w:sz w:val="22"/>
              </w:rPr>
              <w:t>*3.3. For which department have you worked the longest during the evaluation period (2021-2025)?</w:t>
            </w:r>
            <w:r>
              <w:rPr>
                <w:rFonts w:ascii="Arial" w:eastAsia="Arial" w:hAnsi="Arial" w:cs="Arial"/>
                <w:sz w:val="22"/>
              </w:rPr>
              <w:t>(*Required)</w:t>
            </w:r>
          </w:p>
        </w:tc>
      </w:tr>
      <w:tr w:rsidR="00F96CF5" w14:paraId="095DF34C" w14:textId="77777777">
        <w:tc>
          <w:tcPr>
            <w:tcW w:w="0" w:type="auto"/>
            <w:tcMar>
              <w:top w:w="80" w:type="dxa"/>
              <w:bottom w:w="80" w:type="dxa"/>
            </w:tcMar>
          </w:tcPr>
          <w:p w14:paraId="7DFD17A9"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"Have you worked on climate change-related issues during the evaluation period (2021-2025) as part of your IMF assignments? " Question:</w:t>
            </w:r>
          </w:p>
          <w:p w14:paraId="7181AF0B" w14:textId="77777777" w:rsidR="00F96CF5" w:rsidRDefault="00F96CF5">
            <w:pPr>
              <w:keepNext/>
              <w:numPr>
                <w:ilvl w:val="0"/>
                <w:numId w:val="4"/>
              </w:numPr>
              <w:rPr>
                <w:rFonts w:ascii="Arial" w:eastAsia="Arial" w:hAnsi="Arial" w:cs="Arial"/>
                <w:sz w:val="20"/>
              </w:rPr>
            </w:pPr>
            <w:r>
              <w:rPr>
                <w:rFonts w:ascii="Arial" w:eastAsia="Arial" w:hAnsi="Arial" w:cs="Arial"/>
                <w:sz w:val="20"/>
              </w:rPr>
              <w:t>No</w:t>
            </w:r>
          </w:p>
          <w:p w14:paraId="1725348E" w14:textId="77777777" w:rsidR="00F96CF5" w:rsidRDefault="00F96CF5">
            <w:pPr>
              <w:keepNext/>
              <w:rPr>
                <w:rFonts w:ascii="Arial" w:eastAsia="Arial" w:hAnsi="Arial" w:cs="Arial"/>
                <w:sz w:val="20"/>
              </w:rPr>
            </w:pPr>
          </w:p>
        </w:tc>
      </w:tr>
      <w:tr w:rsidR="00F96CF5" w14:paraId="022C6875"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747B60B1"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7117"/>
                  </w:tblGrid>
                  <w:tr w:rsidR="00F96CF5" w14:paraId="6FF3ADBB" w14:textId="77777777">
                    <w:tc>
                      <w:tcPr>
                        <w:tcW w:w="0" w:type="auto"/>
                        <w:tcMar>
                          <w:top w:w="80" w:type="dxa"/>
                          <w:bottom w:w="80" w:type="dxa"/>
                        </w:tcMar>
                      </w:tcPr>
                      <w:p w14:paraId="744B5790" w14:textId="77777777" w:rsidR="00F96CF5" w:rsidRDefault="00F96CF5">
                        <w:pPr>
                          <w:rPr>
                            <w:rFonts w:ascii="Arial" w:eastAsia="Arial" w:hAnsi="Arial" w:cs="Arial"/>
                            <w:b/>
                            <w:sz w:val="22"/>
                          </w:rPr>
                        </w:pPr>
                      </w:p>
                    </w:tc>
                    <w:tc>
                      <w:tcPr>
                        <w:tcW w:w="0" w:type="auto"/>
                        <w:tcMar>
                          <w:top w:w="80" w:type="dxa"/>
                          <w:bottom w:w="80" w:type="dxa"/>
                        </w:tcMar>
                      </w:tcPr>
                      <w:p w14:paraId="096B2EEB"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51BF8A88" w14:textId="77777777">
                    <w:tc>
                      <w:tcPr>
                        <w:tcW w:w="0" w:type="auto"/>
                        <w:tcMar>
                          <w:top w:w="80" w:type="dxa"/>
                          <w:bottom w:w="80" w:type="dxa"/>
                        </w:tcMar>
                      </w:tcPr>
                      <w:p w14:paraId="725CE042" w14:textId="372CF706" w:rsidR="00F96CF5" w:rsidRDefault="00773C45">
                        <w:pPr>
                          <w:rPr>
                            <w:rFonts w:ascii="Arial" w:eastAsia="Arial" w:hAnsi="Arial" w:cs="Arial"/>
                            <w:sz w:val="22"/>
                          </w:rPr>
                        </w:pPr>
                        <w:r>
                          <w:rPr>
                            <w:noProof/>
                          </w:rPr>
                          <mc:AlternateContent>
                            <mc:Choice Requires="wps">
                              <w:drawing>
                                <wp:anchor distT="0" distB="0" distL="114300" distR="114300" simplePos="0" relativeHeight="251658330" behindDoc="0" locked="1" layoutInCell="1" allowOverlap="1" wp14:anchorId="16B071A1" wp14:editId="19504327">
                                  <wp:simplePos x="0" y="0"/>
                                  <wp:positionH relativeFrom="column">
                                    <wp:align>center</wp:align>
                                  </wp:positionH>
                                  <wp:positionV relativeFrom="paragraph">
                                    <wp:posOffset>25400</wp:posOffset>
                                  </wp:positionV>
                                  <wp:extent cx="88900" cy="88900"/>
                                  <wp:effectExtent l="5080" t="10160" r="10795" b="5715"/>
                                  <wp:wrapNone/>
                                  <wp:docPr id="1519625809" name="Oval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E65B027" id="Oval 92" o:spid="_x0000_s1026" style="position:absolute;margin-left:0;margin-top:2pt;width:7pt;height:7pt;z-index:2513971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0143198" w14:textId="77777777" w:rsidR="00F96CF5" w:rsidRDefault="00F96CF5">
                        <w:pPr>
                          <w:rPr>
                            <w:rFonts w:ascii="Arial" w:eastAsia="Arial" w:hAnsi="Arial" w:cs="Arial"/>
                            <w:sz w:val="22"/>
                          </w:rPr>
                        </w:pPr>
                        <w:r>
                          <w:rPr>
                            <w:rFonts w:ascii="Arial" w:eastAsia="Arial" w:hAnsi="Arial" w:cs="Arial"/>
                            <w:sz w:val="22"/>
                          </w:rPr>
                          <w:t>AFR</w:t>
                        </w:r>
                      </w:p>
                    </w:tc>
                  </w:tr>
                  <w:tr w:rsidR="00F96CF5" w14:paraId="3AD090D6" w14:textId="77777777">
                    <w:tc>
                      <w:tcPr>
                        <w:tcW w:w="0" w:type="auto"/>
                        <w:tcMar>
                          <w:top w:w="80" w:type="dxa"/>
                          <w:bottom w:w="80" w:type="dxa"/>
                        </w:tcMar>
                      </w:tcPr>
                      <w:p w14:paraId="3C32560D" w14:textId="6252A2FB" w:rsidR="00F96CF5" w:rsidRDefault="00773C45">
                        <w:pPr>
                          <w:rPr>
                            <w:rFonts w:ascii="Arial" w:eastAsia="Arial" w:hAnsi="Arial" w:cs="Arial"/>
                            <w:sz w:val="22"/>
                          </w:rPr>
                        </w:pPr>
                        <w:r>
                          <w:rPr>
                            <w:noProof/>
                          </w:rPr>
                          <mc:AlternateContent>
                            <mc:Choice Requires="wps">
                              <w:drawing>
                                <wp:anchor distT="0" distB="0" distL="114300" distR="114300" simplePos="0" relativeHeight="251658331" behindDoc="0" locked="1" layoutInCell="1" allowOverlap="1" wp14:anchorId="0A03E743" wp14:editId="07E47469">
                                  <wp:simplePos x="0" y="0"/>
                                  <wp:positionH relativeFrom="column">
                                    <wp:align>center</wp:align>
                                  </wp:positionH>
                                  <wp:positionV relativeFrom="paragraph">
                                    <wp:posOffset>25400</wp:posOffset>
                                  </wp:positionV>
                                  <wp:extent cx="88900" cy="88900"/>
                                  <wp:effectExtent l="5080" t="6350" r="10795" b="9525"/>
                                  <wp:wrapNone/>
                                  <wp:docPr id="269179627" name="Oval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ED18E47" id="Oval 93" o:spid="_x0000_s1026" style="position:absolute;margin-left:0;margin-top:2pt;width:7pt;height:7pt;z-index:2513981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21C17F9" w14:textId="77777777" w:rsidR="00F96CF5" w:rsidRDefault="00F96CF5">
                        <w:pPr>
                          <w:rPr>
                            <w:rFonts w:ascii="Arial" w:eastAsia="Arial" w:hAnsi="Arial" w:cs="Arial"/>
                            <w:sz w:val="22"/>
                          </w:rPr>
                        </w:pPr>
                        <w:r>
                          <w:rPr>
                            <w:rFonts w:ascii="Arial" w:eastAsia="Arial" w:hAnsi="Arial" w:cs="Arial"/>
                            <w:sz w:val="22"/>
                          </w:rPr>
                          <w:t>APD or OAP</w:t>
                        </w:r>
                      </w:p>
                    </w:tc>
                  </w:tr>
                  <w:tr w:rsidR="00F96CF5" w14:paraId="3C35DF34" w14:textId="77777777">
                    <w:tc>
                      <w:tcPr>
                        <w:tcW w:w="0" w:type="auto"/>
                        <w:tcMar>
                          <w:top w:w="80" w:type="dxa"/>
                          <w:bottom w:w="80" w:type="dxa"/>
                        </w:tcMar>
                      </w:tcPr>
                      <w:p w14:paraId="6E513270" w14:textId="606A037D" w:rsidR="00F96CF5" w:rsidRDefault="00773C45">
                        <w:pPr>
                          <w:rPr>
                            <w:rFonts w:ascii="Arial" w:eastAsia="Arial" w:hAnsi="Arial" w:cs="Arial"/>
                            <w:sz w:val="22"/>
                          </w:rPr>
                        </w:pPr>
                        <w:r>
                          <w:rPr>
                            <w:noProof/>
                          </w:rPr>
                          <mc:AlternateContent>
                            <mc:Choice Requires="wps">
                              <w:drawing>
                                <wp:anchor distT="0" distB="0" distL="114300" distR="114300" simplePos="0" relativeHeight="251658332" behindDoc="0" locked="1" layoutInCell="1" allowOverlap="1" wp14:anchorId="52CBAA8A" wp14:editId="093564D5">
                                  <wp:simplePos x="0" y="0"/>
                                  <wp:positionH relativeFrom="column">
                                    <wp:align>center</wp:align>
                                  </wp:positionH>
                                  <wp:positionV relativeFrom="paragraph">
                                    <wp:posOffset>25400</wp:posOffset>
                                  </wp:positionV>
                                  <wp:extent cx="88900" cy="88900"/>
                                  <wp:effectExtent l="5080" t="12065" r="10795" b="13335"/>
                                  <wp:wrapNone/>
                                  <wp:docPr id="1223820531" name="Oval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0F9113F" id="Oval 94" o:spid="_x0000_s1026" style="position:absolute;margin-left:0;margin-top:2pt;width:7pt;height:7pt;z-index:2513991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C08E494" w14:textId="77777777" w:rsidR="00F96CF5" w:rsidRDefault="00F96CF5">
                        <w:pPr>
                          <w:rPr>
                            <w:rFonts w:ascii="Arial" w:eastAsia="Arial" w:hAnsi="Arial" w:cs="Arial"/>
                            <w:sz w:val="22"/>
                          </w:rPr>
                        </w:pPr>
                        <w:r>
                          <w:rPr>
                            <w:rFonts w:ascii="Arial" w:eastAsia="Arial" w:hAnsi="Arial" w:cs="Arial"/>
                            <w:sz w:val="22"/>
                          </w:rPr>
                          <w:t>COM</w:t>
                        </w:r>
                      </w:p>
                    </w:tc>
                  </w:tr>
                  <w:tr w:rsidR="00F96CF5" w14:paraId="79DBA76F" w14:textId="77777777">
                    <w:tc>
                      <w:tcPr>
                        <w:tcW w:w="0" w:type="auto"/>
                        <w:tcMar>
                          <w:top w:w="80" w:type="dxa"/>
                          <w:bottom w:w="80" w:type="dxa"/>
                        </w:tcMar>
                      </w:tcPr>
                      <w:p w14:paraId="79C094C5" w14:textId="2EC6D05C" w:rsidR="00F96CF5" w:rsidRDefault="00773C45">
                        <w:pPr>
                          <w:rPr>
                            <w:rFonts w:ascii="Arial" w:eastAsia="Arial" w:hAnsi="Arial" w:cs="Arial"/>
                            <w:sz w:val="22"/>
                          </w:rPr>
                        </w:pPr>
                        <w:r>
                          <w:rPr>
                            <w:noProof/>
                          </w:rPr>
                          <mc:AlternateContent>
                            <mc:Choice Requires="wps">
                              <w:drawing>
                                <wp:anchor distT="0" distB="0" distL="114300" distR="114300" simplePos="0" relativeHeight="251658333" behindDoc="0" locked="1" layoutInCell="1" allowOverlap="1" wp14:anchorId="6A5A489F" wp14:editId="1BA547F9">
                                  <wp:simplePos x="0" y="0"/>
                                  <wp:positionH relativeFrom="column">
                                    <wp:align>center</wp:align>
                                  </wp:positionH>
                                  <wp:positionV relativeFrom="paragraph">
                                    <wp:posOffset>25400</wp:posOffset>
                                  </wp:positionV>
                                  <wp:extent cx="88900" cy="88900"/>
                                  <wp:effectExtent l="5080" t="8255" r="10795" b="7620"/>
                                  <wp:wrapNone/>
                                  <wp:docPr id="3385824" name="Oval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6127450" id="Oval 95" o:spid="_x0000_s1026" style="position:absolute;margin-left:0;margin-top:2pt;width:7pt;height:7pt;z-index:251400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184353" w14:textId="77777777" w:rsidR="00F96CF5" w:rsidRDefault="00F96CF5">
                        <w:pPr>
                          <w:rPr>
                            <w:rFonts w:ascii="Arial" w:eastAsia="Arial" w:hAnsi="Arial" w:cs="Arial"/>
                            <w:sz w:val="22"/>
                          </w:rPr>
                        </w:pPr>
                        <w:r>
                          <w:rPr>
                            <w:rFonts w:ascii="Arial" w:eastAsia="Arial" w:hAnsi="Arial" w:cs="Arial"/>
                            <w:sz w:val="22"/>
                          </w:rPr>
                          <w:t>EUR or EUO</w:t>
                        </w:r>
                      </w:p>
                    </w:tc>
                  </w:tr>
                  <w:tr w:rsidR="00F96CF5" w14:paraId="70840BD5" w14:textId="77777777">
                    <w:tc>
                      <w:tcPr>
                        <w:tcW w:w="0" w:type="auto"/>
                        <w:tcMar>
                          <w:top w:w="80" w:type="dxa"/>
                          <w:bottom w:w="80" w:type="dxa"/>
                        </w:tcMar>
                      </w:tcPr>
                      <w:p w14:paraId="7AB336E5" w14:textId="6094DD8E" w:rsidR="00F96CF5" w:rsidRDefault="00773C45">
                        <w:pPr>
                          <w:rPr>
                            <w:rFonts w:ascii="Arial" w:eastAsia="Arial" w:hAnsi="Arial" w:cs="Arial"/>
                            <w:sz w:val="22"/>
                          </w:rPr>
                        </w:pPr>
                        <w:r>
                          <w:rPr>
                            <w:noProof/>
                          </w:rPr>
                          <mc:AlternateContent>
                            <mc:Choice Requires="wps">
                              <w:drawing>
                                <wp:anchor distT="0" distB="0" distL="114300" distR="114300" simplePos="0" relativeHeight="251658334" behindDoc="0" locked="1" layoutInCell="1" allowOverlap="1" wp14:anchorId="24A0E975" wp14:editId="5F1FC351">
                                  <wp:simplePos x="0" y="0"/>
                                  <wp:positionH relativeFrom="column">
                                    <wp:align>center</wp:align>
                                  </wp:positionH>
                                  <wp:positionV relativeFrom="paragraph">
                                    <wp:posOffset>25400</wp:posOffset>
                                  </wp:positionV>
                                  <wp:extent cx="88900" cy="88900"/>
                                  <wp:effectExtent l="5080" t="13970" r="10795" b="11430"/>
                                  <wp:wrapNone/>
                                  <wp:docPr id="2031899221" name="Oval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5460D63" id="Oval 96" o:spid="_x0000_s1026" style="position:absolute;margin-left:0;margin-top:2pt;width:7pt;height:7pt;z-index:2514012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84DECD9" w14:textId="77777777" w:rsidR="00F96CF5" w:rsidRDefault="00F96CF5">
                        <w:pPr>
                          <w:rPr>
                            <w:rFonts w:ascii="Arial" w:eastAsia="Arial" w:hAnsi="Arial" w:cs="Arial"/>
                            <w:sz w:val="22"/>
                          </w:rPr>
                        </w:pPr>
                        <w:r>
                          <w:rPr>
                            <w:rFonts w:ascii="Arial" w:eastAsia="Arial" w:hAnsi="Arial" w:cs="Arial"/>
                            <w:sz w:val="22"/>
                          </w:rPr>
                          <w:t>FAD</w:t>
                        </w:r>
                      </w:p>
                    </w:tc>
                  </w:tr>
                  <w:tr w:rsidR="00F96CF5" w14:paraId="3C5618D0" w14:textId="77777777">
                    <w:tc>
                      <w:tcPr>
                        <w:tcW w:w="0" w:type="auto"/>
                        <w:tcMar>
                          <w:top w:w="80" w:type="dxa"/>
                          <w:bottom w:w="80" w:type="dxa"/>
                        </w:tcMar>
                      </w:tcPr>
                      <w:p w14:paraId="14C6E3C4" w14:textId="57CDD0BE" w:rsidR="00F96CF5" w:rsidRDefault="00773C45">
                        <w:pPr>
                          <w:rPr>
                            <w:rFonts w:ascii="Arial" w:eastAsia="Arial" w:hAnsi="Arial" w:cs="Arial"/>
                            <w:sz w:val="22"/>
                          </w:rPr>
                        </w:pPr>
                        <w:r>
                          <w:rPr>
                            <w:noProof/>
                          </w:rPr>
                          <mc:AlternateContent>
                            <mc:Choice Requires="wps">
                              <w:drawing>
                                <wp:anchor distT="0" distB="0" distL="114300" distR="114300" simplePos="0" relativeHeight="251658335" behindDoc="0" locked="1" layoutInCell="1" allowOverlap="1" wp14:anchorId="4C290458" wp14:editId="6E94A6BF">
                                  <wp:simplePos x="0" y="0"/>
                                  <wp:positionH relativeFrom="column">
                                    <wp:align>center</wp:align>
                                  </wp:positionH>
                                  <wp:positionV relativeFrom="paragraph">
                                    <wp:posOffset>25400</wp:posOffset>
                                  </wp:positionV>
                                  <wp:extent cx="88900" cy="88900"/>
                                  <wp:effectExtent l="5080" t="10160" r="10795" b="5715"/>
                                  <wp:wrapNone/>
                                  <wp:docPr id="83309715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CACDAFD" id="Oval 97" o:spid="_x0000_s1026" style="position:absolute;margin-left:0;margin-top:2pt;width:7pt;height:7pt;z-index:251402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D1C9392" w14:textId="77777777" w:rsidR="00F96CF5" w:rsidRDefault="00F96CF5">
                        <w:pPr>
                          <w:rPr>
                            <w:rFonts w:ascii="Arial" w:eastAsia="Arial" w:hAnsi="Arial" w:cs="Arial"/>
                            <w:sz w:val="22"/>
                          </w:rPr>
                        </w:pPr>
                        <w:r>
                          <w:rPr>
                            <w:rFonts w:ascii="Arial" w:eastAsia="Arial" w:hAnsi="Arial" w:cs="Arial"/>
                            <w:sz w:val="22"/>
                          </w:rPr>
                          <w:t>FIN</w:t>
                        </w:r>
                      </w:p>
                    </w:tc>
                  </w:tr>
                  <w:tr w:rsidR="00F96CF5" w14:paraId="37B4C476" w14:textId="77777777">
                    <w:tc>
                      <w:tcPr>
                        <w:tcW w:w="0" w:type="auto"/>
                        <w:tcMar>
                          <w:top w:w="80" w:type="dxa"/>
                          <w:bottom w:w="80" w:type="dxa"/>
                        </w:tcMar>
                      </w:tcPr>
                      <w:p w14:paraId="4E02B60F" w14:textId="6D730C7D" w:rsidR="00F96CF5" w:rsidRDefault="00773C45">
                        <w:pPr>
                          <w:rPr>
                            <w:rFonts w:ascii="Arial" w:eastAsia="Arial" w:hAnsi="Arial" w:cs="Arial"/>
                            <w:sz w:val="22"/>
                          </w:rPr>
                        </w:pPr>
                        <w:r>
                          <w:rPr>
                            <w:noProof/>
                          </w:rPr>
                          <mc:AlternateContent>
                            <mc:Choice Requires="wps">
                              <w:drawing>
                                <wp:anchor distT="0" distB="0" distL="114300" distR="114300" simplePos="0" relativeHeight="251658336" behindDoc="0" locked="1" layoutInCell="1" allowOverlap="1" wp14:anchorId="5C9891D0" wp14:editId="6ACA4983">
                                  <wp:simplePos x="0" y="0"/>
                                  <wp:positionH relativeFrom="column">
                                    <wp:align>center</wp:align>
                                  </wp:positionH>
                                  <wp:positionV relativeFrom="paragraph">
                                    <wp:posOffset>25400</wp:posOffset>
                                  </wp:positionV>
                                  <wp:extent cx="88900" cy="88900"/>
                                  <wp:effectExtent l="5080" t="6350" r="10795" b="9525"/>
                                  <wp:wrapNone/>
                                  <wp:docPr id="1929892238" name="Oval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560D715" id="Oval 98" o:spid="_x0000_s1026" style="position:absolute;margin-left:0;margin-top:2pt;width:7pt;height:7pt;z-index:251403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90F36C3" w14:textId="77777777" w:rsidR="00F96CF5" w:rsidRDefault="00F96CF5">
                        <w:pPr>
                          <w:rPr>
                            <w:rFonts w:ascii="Arial" w:eastAsia="Arial" w:hAnsi="Arial" w:cs="Arial"/>
                            <w:sz w:val="22"/>
                          </w:rPr>
                        </w:pPr>
                        <w:r>
                          <w:rPr>
                            <w:rFonts w:ascii="Arial" w:eastAsia="Arial" w:hAnsi="Arial" w:cs="Arial"/>
                            <w:sz w:val="22"/>
                          </w:rPr>
                          <w:t>ICD</w:t>
                        </w:r>
                      </w:p>
                    </w:tc>
                  </w:tr>
                  <w:tr w:rsidR="001F645D" w14:paraId="40C36FD6" w14:textId="77777777">
                    <w:tc>
                      <w:tcPr>
                        <w:tcW w:w="0" w:type="auto"/>
                        <w:tcMar>
                          <w:top w:w="80" w:type="dxa"/>
                          <w:bottom w:w="80" w:type="dxa"/>
                        </w:tcMar>
                      </w:tcPr>
                      <w:p w14:paraId="6E842A20" w14:textId="234DBEAA" w:rsidR="001F645D" w:rsidRDefault="001F645D" w:rsidP="001F645D">
                        <w:pPr>
                          <w:rPr>
                            <w:noProof/>
                          </w:rPr>
                        </w:pPr>
                        <w:r>
                          <w:rPr>
                            <w:noProof/>
                          </w:rPr>
                          <mc:AlternateContent>
                            <mc:Choice Requires="wps">
                              <w:drawing>
                                <wp:anchor distT="0" distB="0" distL="114300" distR="114300" simplePos="0" relativeHeight="251658863" behindDoc="0" locked="1" layoutInCell="1" allowOverlap="1" wp14:anchorId="7898509A" wp14:editId="065923C7">
                                  <wp:simplePos x="0" y="0"/>
                                  <wp:positionH relativeFrom="column">
                                    <wp:align>center</wp:align>
                                  </wp:positionH>
                                  <wp:positionV relativeFrom="paragraph">
                                    <wp:posOffset>25400</wp:posOffset>
                                  </wp:positionV>
                                  <wp:extent cx="88900" cy="88900"/>
                                  <wp:effectExtent l="5080" t="13970" r="10795" b="11430"/>
                                  <wp:wrapNone/>
                                  <wp:docPr id="1040653468"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991CD87" id="Oval 101" o:spid="_x0000_s1026" style="position:absolute;margin-left:0;margin-top:2pt;width:7pt;height:7pt;z-index:251658865;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F50FB3E" w14:textId="24BE3846" w:rsidR="001F645D" w:rsidRDefault="001F645D" w:rsidP="001F645D">
                        <w:pPr>
                          <w:rPr>
                            <w:rFonts w:ascii="Arial" w:eastAsia="Arial" w:hAnsi="Arial" w:cs="Arial"/>
                            <w:sz w:val="22"/>
                          </w:rPr>
                        </w:pPr>
                        <w:r>
                          <w:rPr>
                            <w:rFonts w:ascii="Arial" w:eastAsia="Arial" w:hAnsi="Arial" w:cs="Arial"/>
                            <w:sz w:val="22"/>
                          </w:rPr>
                          <w:t>LEG</w:t>
                        </w:r>
                      </w:p>
                    </w:tc>
                  </w:tr>
                  <w:tr w:rsidR="00F96CF5" w14:paraId="44D95487" w14:textId="77777777">
                    <w:tc>
                      <w:tcPr>
                        <w:tcW w:w="0" w:type="auto"/>
                        <w:tcMar>
                          <w:top w:w="80" w:type="dxa"/>
                          <w:bottom w:w="80" w:type="dxa"/>
                        </w:tcMar>
                      </w:tcPr>
                      <w:p w14:paraId="2CE1B2BE" w14:textId="7B100FAD" w:rsidR="00F96CF5" w:rsidRDefault="00773C45">
                        <w:pPr>
                          <w:rPr>
                            <w:rFonts w:ascii="Arial" w:eastAsia="Arial" w:hAnsi="Arial" w:cs="Arial"/>
                            <w:sz w:val="22"/>
                          </w:rPr>
                        </w:pPr>
                        <w:r>
                          <w:rPr>
                            <w:noProof/>
                          </w:rPr>
                          <mc:AlternateContent>
                            <mc:Choice Requires="wps">
                              <w:drawing>
                                <wp:anchor distT="0" distB="0" distL="114300" distR="114300" simplePos="0" relativeHeight="251658337" behindDoc="0" locked="1" layoutInCell="1" allowOverlap="1" wp14:anchorId="641EBD57" wp14:editId="2704B7E8">
                                  <wp:simplePos x="0" y="0"/>
                                  <wp:positionH relativeFrom="column">
                                    <wp:align>center</wp:align>
                                  </wp:positionH>
                                  <wp:positionV relativeFrom="paragraph">
                                    <wp:posOffset>25400</wp:posOffset>
                                  </wp:positionV>
                                  <wp:extent cx="88900" cy="88900"/>
                                  <wp:effectExtent l="5080" t="12065" r="10795" b="13335"/>
                                  <wp:wrapNone/>
                                  <wp:docPr id="1643154119" name="Oval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13B5FE3" id="Oval 99" o:spid="_x0000_s1026" style="position:absolute;margin-left:0;margin-top:2pt;width:7pt;height:7pt;z-index:251404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992EEA0" w14:textId="77777777" w:rsidR="00F96CF5" w:rsidRDefault="00F96CF5">
                        <w:pPr>
                          <w:rPr>
                            <w:rFonts w:ascii="Arial" w:eastAsia="Arial" w:hAnsi="Arial" w:cs="Arial"/>
                            <w:sz w:val="22"/>
                          </w:rPr>
                        </w:pPr>
                        <w:r>
                          <w:rPr>
                            <w:rFonts w:ascii="Arial" w:eastAsia="Arial" w:hAnsi="Arial" w:cs="Arial"/>
                            <w:sz w:val="22"/>
                          </w:rPr>
                          <w:t>MCD</w:t>
                        </w:r>
                      </w:p>
                    </w:tc>
                  </w:tr>
                  <w:tr w:rsidR="00F96CF5" w14:paraId="4BD1D204" w14:textId="77777777">
                    <w:tc>
                      <w:tcPr>
                        <w:tcW w:w="0" w:type="auto"/>
                        <w:tcMar>
                          <w:top w:w="80" w:type="dxa"/>
                          <w:bottom w:w="80" w:type="dxa"/>
                        </w:tcMar>
                      </w:tcPr>
                      <w:p w14:paraId="608CA82A" w14:textId="0B4ACA01" w:rsidR="00F96CF5" w:rsidRDefault="00773C45">
                        <w:pPr>
                          <w:rPr>
                            <w:rFonts w:ascii="Arial" w:eastAsia="Arial" w:hAnsi="Arial" w:cs="Arial"/>
                            <w:sz w:val="22"/>
                          </w:rPr>
                        </w:pPr>
                        <w:r>
                          <w:rPr>
                            <w:noProof/>
                          </w:rPr>
                          <mc:AlternateContent>
                            <mc:Choice Requires="wps">
                              <w:drawing>
                                <wp:anchor distT="0" distB="0" distL="114300" distR="114300" simplePos="0" relativeHeight="251658338" behindDoc="0" locked="1" layoutInCell="1" allowOverlap="1" wp14:anchorId="0A529836" wp14:editId="0FECD241">
                                  <wp:simplePos x="0" y="0"/>
                                  <wp:positionH relativeFrom="column">
                                    <wp:align>center</wp:align>
                                  </wp:positionH>
                                  <wp:positionV relativeFrom="paragraph">
                                    <wp:posOffset>25400</wp:posOffset>
                                  </wp:positionV>
                                  <wp:extent cx="88900" cy="88900"/>
                                  <wp:effectExtent l="5080" t="8255" r="10795" b="7620"/>
                                  <wp:wrapNone/>
                                  <wp:docPr id="865557151" name="Oval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E8ED583" id="Oval 100" o:spid="_x0000_s1026" style="position:absolute;margin-left:0;margin-top:2pt;width:7pt;height:7pt;z-index:251405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1C4D65" w14:textId="77777777" w:rsidR="00F96CF5" w:rsidRDefault="00F96CF5">
                        <w:pPr>
                          <w:rPr>
                            <w:rFonts w:ascii="Arial" w:eastAsia="Arial" w:hAnsi="Arial" w:cs="Arial"/>
                            <w:sz w:val="22"/>
                          </w:rPr>
                        </w:pPr>
                        <w:r>
                          <w:rPr>
                            <w:rFonts w:ascii="Arial" w:eastAsia="Arial" w:hAnsi="Arial" w:cs="Arial"/>
                            <w:sz w:val="22"/>
                          </w:rPr>
                          <w:t>MCM</w:t>
                        </w:r>
                      </w:p>
                    </w:tc>
                  </w:tr>
                  <w:tr w:rsidR="00F96CF5" w14:paraId="36119943" w14:textId="77777777">
                    <w:tc>
                      <w:tcPr>
                        <w:tcW w:w="0" w:type="auto"/>
                        <w:tcMar>
                          <w:top w:w="80" w:type="dxa"/>
                          <w:bottom w:w="80" w:type="dxa"/>
                        </w:tcMar>
                      </w:tcPr>
                      <w:p w14:paraId="6FB8B5D3" w14:textId="5D8D4925" w:rsidR="00F96CF5" w:rsidRDefault="00773C45">
                        <w:pPr>
                          <w:rPr>
                            <w:rFonts w:ascii="Arial" w:eastAsia="Arial" w:hAnsi="Arial" w:cs="Arial"/>
                            <w:sz w:val="22"/>
                          </w:rPr>
                        </w:pPr>
                        <w:r>
                          <w:rPr>
                            <w:noProof/>
                          </w:rPr>
                          <mc:AlternateContent>
                            <mc:Choice Requires="wps">
                              <w:drawing>
                                <wp:anchor distT="0" distB="0" distL="114300" distR="114300" simplePos="0" relativeHeight="251658339" behindDoc="0" locked="1" layoutInCell="1" allowOverlap="1" wp14:anchorId="0691ED38" wp14:editId="27E37F09">
                                  <wp:simplePos x="0" y="0"/>
                                  <wp:positionH relativeFrom="column">
                                    <wp:align>center</wp:align>
                                  </wp:positionH>
                                  <wp:positionV relativeFrom="paragraph">
                                    <wp:posOffset>25400</wp:posOffset>
                                  </wp:positionV>
                                  <wp:extent cx="88900" cy="88900"/>
                                  <wp:effectExtent l="5080" t="10160" r="10795" b="5715"/>
                                  <wp:wrapNone/>
                                  <wp:docPr id="879305844" name="Oval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6182A4B" id="Oval 102" o:spid="_x0000_s1026" style="position:absolute;margin-left:0;margin-top:2pt;width:7pt;height:7pt;z-index:251407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C244256" w14:textId="77777777" w:rsidR="00F96CF5" w:rsidRDefault="00F96CF5">
                        <w:pPr>
                          <w:rPr>
                            <w:rFonts w:ascii="Arial" w:eastAsia="Arial" w:hAnsi="Arial" w:cs="Arial"/>
                            <w:sz w:val="22"/>
                          </w:rPr>
                        </w:pPr>
                        <w:r>
                          <w:rPr>
                            <w:rFonts w:ascii="Arial" w:eastAsia="Arial" w:hAnsi="Arial" w:cs="Arial"/>
                            <w:sz w:val="22"/>
                          </w:rPr>
                          <w:t>OBP</w:t>
                        </w:r>
                      </w:p>
                    </w:tc>
                  </w:tr>
                  <w:tr w:rsidR="00F96CF5" w:rsidDel="008407A5" w14:paraId="7D38864E" w14:textId="4A056A02">
                    <w:trPr>
                      <w:del w:id="10" w:author="Gentle, Kelsie J" w:date="2025-05-15T16:46:00Z"/>
                    </w:trPr>
                    <w:tc>
                      <w:tcPr>
                        <w:tcW w:w="0" w:type="auto"/>
                        <w:tcMar>
                          <w:top w:w="80" w:type="dxa"/>
                          <w:bottom w:w="80" w:type="dxa"/>
                        </w:tcMar>
                      </w:tcPr>
                      <w:p w14:paraId="5C3165C5" w14:textId="7E00AF82" w:rsidR="00F96CF5" w:rsidDel="008407A5" w:rsidRDefault="00773C45">
                        <w:pPr>
                          <w:rPr>
                            <w:del w:id="11" w:author="Gentle, Kelsie J" w:date="2025-05-15T16:46:00Z"/>
                            <w:rFonts w:ascii="Arial" w:eastAsia="Arial" w:hAnsi="Arial" w:cs="Arial"/>
                            <w:sz w:val="22"/>
                          </w:rPr>
                        </w:pPr>
                        <w:del w:id="12" w:author="Gentle, Kelsie J" w:date="2025-05-15T16:46:00Z">
                          <w:r w:rsidDel="008407A5">
                            <w:rPr>
                              <w:noProof/>
                            </w:rPr>
                            <mc:AlternateContent>
                              <mc:Choice Requires="wps">
                                <w:drawing>
                                  <wp:anchor distT="0" distB="0" distL="114300" distR="114300" simplePos="0" relativeHeight="251658340" behindDoc="0" locked="1" layoutInCell="1" allowOverlap="1" wp14:anchorId="274639AA" wp14:editId="07CC2531">
                                    <wp:simplePos x="0" y="0"/>
                                    <wp:positionH relativeFrom="column">
                                      <wp:align>center</wp:align>
                                    </wp:positionH>
                                    <wp:positionV relativeFrom="paragraph">
                                      <wp:posOffset>25400</wp:posOffset>
                                    </wp:positionV>
                                    <wp:extent cx="88900" cy="88900"/>
                                    <wp:effectExtent l="5080" t="6350" r="10795" b="9525"/>
                                    <wp:wrapNone/>
                                    <wp:docPr id="448080415" name="Oval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D8710FE" id="Oval 103" o:spid="_x0000_s1026" style="position:absolute;margin-left:0;margin-top:2pt;width:7pt;height:7pt;z-index:251408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del>
                      </w:p>
                    </w:tc>
                    <w:tc>
                      <w:tcPr>
                        <w:tcW w:w="0" w:type="auto"/>
                        <w:tcMar>
                          <w:top w:w="80" w:type="dxa"/>
                          <w:bottom w:w="80" w:type="dxa"/>
                        </w:tcMar>
                        <w:vAlign w:val="center"/>
                      </w:tcPr>
                      <w:p w14:paraId="6E1A2CE0" w14:textId="458CEA4D" w:rsidR="00F96CF5" w:rsidDel="008407A5" w:rsidRDefault="00F96CF5">
                        <w:pPr>
                          <w:rPr>
                            <w:del w:id="13" w:author="Gentle, Kelsie J" w:date="2025-05-15T16:46:00Z"/>
                            <w:rFonts w:ascii="Arial" w:eastAsia="Arial" w:hAnsi="Arial" w:cs="Arial"/>
                            <w:sz w:val="22"/>
                          </w:rPr>
                        </w:pPr>
                        <w:del w:id="14" w:author="Gentle, Kelsie J" w:date="2025-05-15T16:46:00Z">
                          <w:r w:rsidDel="008407A5">
                            <w:rPr>
                              <w:rFonts w:ascii="Arial" w:eastAsia="Arial" w:hAnsi="Arial" w:cs="Arial"/>
                              <w:sz w:val="22"/>
                            </w:rPr>
                            <w:delText>OMD</w:delText>
                          </w:r>
                        </w:del>
                      </w:p>
                    </w:tc>
                  </w:tr>
                  <w:tr w:rsidR="00F96CF5" w14:paraId="3484EF8D" w14:textId="77777777">
                    <w:tc>
                      <w:tcPr>
                        <w:tcW w:w="0" w:type="auto"/>
                        <w:tcMar>
                          <w:top w:w="80" w:type="dxa"/>
                          <w:bottom w:w="80" w:type="dxa"/>
                        </w:tcMar>
                      </w:tcPr>
                      <w:p w14:paraId="7C856521" w14:textId="640103EA" w:rsidR="00F96CF5" w:rsidRDefault="00773C45">
                        <w:pPr>
                          <w:rPr>
                            <w:rFonts w:ascii="Arial" w:eastAsia="Arial" w:hAnsi="Arial" w:cs="Arial"/>
                            <w:sz w:val="22"/>
                          </w:rPr>
                        </w:pPr>
                        <w:r>
                          <w:rPr>
                            <w:noProof/>
                          </w:rPr>
                          <mc:AlternateContent>
                            <mc:Choice Requires="wps">
                              <w:drawing>
                                <wp:anchor distT="0" distB="0" distL="114300" distR="114300" simplePos="0" relativeHeight="251658341" behindDoc="0" locked="1" layoutInCell="1" allowOverlap="1" wp14:anchorId="4C1EEAB3" wp14:editId="0C278AB5">
                                  <wp:simplePos x="0" y="0"/>
                                  <wp:positionH relativeFrom="column">
                                    <wp:align>center</wp:align>
                                  </wp:positionH>
                                  <wp:positionV relativeFrom="paragraph">
                                    <wp:posOffset>25400</wp:posOffset>
                                  </wp:positionV>
                                  <wp:extent cx="88900" cy="88900"/>
                                  <wp:effectExtent l="5080" t="12065" r="10795" b="13335"/>
                                  <wp:wrapNone/>
                                  <wp:docPr id="5050763" name="Oval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2379E32" id="Oval 104" o:spid="_x0000_s1026" style="position:absolute;margin-left:0;margin-top:2pt;width:7pt;height:7pt;z-index:251409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4859A80" w14:textId="77777777" w:rsidR="00F96CF5" w:rsidRDefault="00F96CF5">
                        <w:pPr>
                          <w:rPr>
                            <w:rFonts w:ascii="Arial" w:eastAsia="Arial" w:hAnsi="Arial" w:cs="Arial"/>
                            <w:sz w:val="22"/>
                          </w:rPr>
                        </w:pPr>
                        <w:r>
                          <w:rPr>
                            <w:rFonts w:ascii="Arial" w:eastAsia="Arial" w:hAnsi="Arial" w:cs="Arial"/>
                            <w:sz w:val="22"/>
                          </w:rPr>
                          <w:t>ORM</w:t>
                        </w:r>
                      </w:p>
                    </w:tc>
                  </w:tr>
                  <w:tr w:rsidR="00F96CF5" w14:paraId="4F21FA2D" w14:textId="77777777">
                    <w:tc>
                      <w:tcPr>
                        <w:tcW w:w="0" w:type="auto"/>
                        <w:tcMar>
                          <w:top w:w="80" w:type="dxa"/>
                          <w:bottom w:w="80" w:type="dxa"/>
                        </w:tcMar>
                      </w:tcPr>
                      <w:p w14:paraId="6AE6BFE6" w14:textId="29AEC51C" w:rsidR="00F96CF5" w:rsidRDefault="00773C45">
                        <w:pPr>
                          <w:rPr>
                            <w:rFonts w:ascii="Arial" w:eastAsia="Arial" w:hAnsi="Arial" w:cs="Arial"/>
                            <w:sz w:val="22"/>
                          </w:rPr>
                        </w:pPr>
                        <w:r>
                          <w:rPr>
                            <w:noProof/>
                          </w:rPr>
                          <mc:AlternateContent>
                            <mc:Choice Requires="wps">
                              <w:drawing>
                                <wp:anchor distT="0" distB="0" distL="114300" distR="114300" simplePos="0" relativeHeight="251658342" behindDoc="0" locked="1" layoutInCell="1" allowOverlap="1" wp14:anchorId="591EBADB" wp14:editId="5398D84C">
                                  <wp:simplePos x="0" y="0"/>
                                  <wp:positionH relativeFrom="column">
                                    <wp:align>center</wp:align>
                                  </wp:positionH>
                                  <wp:positionV relativeFrom="paragraph">
                                    <wp:posOffset>25400</wp:posOffset>
                                  </wp:positionV>
                                  <wp:extent cx="88900" cy="88900"/>
                                  <wp:effectExtent l="5080" t="8255" r="10795" b="7620"/>
                                  <wp:wrapNone/>
                                  <wp:docPr id="246777427" name="Oval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68B1603" id="Oval 105" o:spid="_x0000_s1026" style="position:absolute;margin-left:0;margin-top:2pt;width:7pt;height:7pt;z-index:251410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15CC5EE" w14:textId="77777777" w:rsidR="00F96CF5" w:rsidRDefault="00F96CF5">
                        <w:pPr>
                          <w:rPr>
                            <w:rFonts w:ascii="Arial" w:eastAsia="Arial" w:hAnsi="Arial" w:cs="Arial"/>
                            <w:sz w:val="22"/>
                          </w:rPr>
                        </w:pPr>
                        <w:r>
                          <w:rPr>
                            <w:rFonts w:ascii="Arial" w:eastAsia="Arial" w:hAnsi="Arial" w:cs="Arial"/>
                            <w:sz w:val="22"/>
                          </w:rPr>
                          <w:t>RES</w:t>
                        </w:r>
                      </w:p>
                    </w:tc>
                  </w:tr>
                  <w:tr w:rsidR="00F96CF5" w14:paraId="030964B5" w14:textId="77777777">
                    <w:tc>
                      <w:tcPr>
                        <w:tcW w:w="0" w:type="auto"/>
                        <w:tcMar>
                          <w:top w:w="80" w:type="dxa"/>
                          <w:bottom w:w="80" w:type="dxa"/>
                        </w:tcMar>
                      </w:tcPr>
                      <w:p w14:paraId="65876B75" w14:textId="333A4CC4" w:rsidR="00F96CF5" w:rsidRDefault="00773C45">
                        <w:pPr>
                          <w:rPr>
                            <w:rFonts w:ascii="Arial" w:eastAsia="Arial" w:hAnsi="Arial" w:cs="Arial"/>
                            <w:sz w:val="22"/>
                          </w:rPr>
                        </w:pPr>
                        <w:r>
                          <w:rPr>
                            <w:noProof/>
                          </w:rPr>
                          <mc:AlternateContent>
                            <mc:Choice Requires="wps">
                              <w:drawing>
                                <wp:anchor distT="0" distB="0" distL="114300" distR="114300" simplePos="0" relativeHeight="251658343" behindDoc="0" locked="1" layoutInCell="1" allowOverlap="1" wp14:anchorId="0AF337A2" wp14:editId="1E6F69CB">
                                  <wp:simplePos x="0" y="0"/>
                                  <wp:positionH relativeFrom="column">
                                    <wp:align>center</wp:align>
                                  </wp:positionH>
                                  <wp:positionV relativeFrom="paragraph">
                                    <wp:posOffset>25400</wp:posOffset>
                                  </wp:positionV>
                                  <wp:extent cx="88900" cy="88900"/>
                                  <wp:effectExtent l="5080" t="13970" r="10795" b="11430"/>
                                  <wp:wrapNone/>
                                  <wp:docPr id="935092415" name="Oval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B517EE2" id="Oval 106" o:spid="_x0000_s1026" style="position:absolute;margin-left:0;margin-top:2pt;width:7pt;height:7pt;z-index:2514114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73262EA" w14:textId="77777777" w:rsidR="00F96CF5" w:rsidRDefault="00F96CF5">
                        <w:pPr>
                          <w:rPr>
                            <w:rFonts w:ascii="Arial" w:eastAsia="Arial" w:hAnsi="Arial" w:cs="Arial"/>
                            <w:sz w:val="22"/>
                          </w:rPr>
                        </w:pPr>
                        <w:r>
                          <w:rPr>
                            <w:rFonts w:ascii="Arial" w:eastAsia="Arial" w:hAnsi="Arial" w:cs="Arial"/>
                            <w:sz w:val="22"/>
                          </w:rPr>
                          <w:t>SEC</w:t>
                        </w:r>
                      </w:p>
                    </w:tc>
                  </w:tr>
                  <w:tr w:rsidR="00F96CF5" w14:paraId="791F0BDA" w14:textId="77777777">
                    <w:tc>
                      <w:tcPr>
                        <w:tcW w:w="0" w:type="auto"/>
                        <w:tcMar>
                          <w:top w:w="80" w:type="dxa"/>
                          <w:bottom w:w="80" w:type="dxa"/>
                        </w:tcMar>
                      </w:tcPr>
                      <w:p w14:paraId="1A6921FD" w14:textId="40BB58DB" w:rsidR="00F96CF5" w:rsidRDefault="00773C45">
                        <w:pPr>
                          <w:rPr>
                            <w:rFonts w:ascii="Arial" w:eastAsia="Arial" w:hAnsi="Arial" w:cs="Arial"/>
                            <w:sz w:val="22"/>
                          </w:rPr>
                        </w:pPr>
                        <w:r>
                          <w:rPr>
                            <w:noProof/>
                          </w:rPr>
                          <mc:AlternateContent>
                            <mc:Choice Requires="wps">
                              <w:drawing>
                                <wp:anchor distT="0" distB="0" distL="114300" distR="114300" simplePos="0" relativeHeight="251658344" behindDoc="0" locked="1" layoutInCell="1" allowOverlap="1" wp14:anchorId="2FA9EDB0" wp14:editId="1E01A8F4">
                                  <wp:simplePos x="0" y="0"/>
                                  <wp:positionH relativeFrom="column">
                                    <wp:align>center</wp:align>
                                  </wp:positionH>
                                  <wp:positionV relativeFrom="paragraph">
                                    <wp:posOffset>25400</wp:posOffset>
                                  </wp:positionV>
                                  <wp:extent cx="88900" cy="88900"/>
                                  <wp:effectExtent l="5080" t="10160" r="10795" b="5715"/>
                                  <wp:wrapNone/>
                                  <wp:docPr id="1266882245"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6AF445E" id="Oval 107" o:spid="_x0000_s1026" style="position:absolute;margin-left:0;margin-top:2pt;width:7pt;height:7pt;z-index:2514124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E499D29" w14:textId="77777777" w:rsidR="00F96CF5" w:rsidRDefault="00F96CF5">
                        <w:pPr>
                          <w:rPr>
                            <w:rFonts w:ascii="Arial" w:eastAsia="Arial" w:hAnsi="Arial" w:cs="Arial"/>
                            <w:sz w:val="22"/>
                          </w:rPr>
                        </w:pPr>
                        <w:r>
                          <w:rPr>
                            <w:rFonts w:ascii="Arial" w:eastAsia="Arial" w:hAnsi="Arial" w:cs="Arial"/>
                            <w:sz w:val="22"/>
                          </w:rPr>
                          <w:t>SPR</w:t>
                        </w:r>
                      </w:p>
                    </w:tc>
                  </w:tr>
                  <w:tr w:rsidR="00F96CF5" w14:paraId="572F5D4B" w14:textId="77777777">
                    <w:tc>
                      <w:tcPr>
                        <w:tcW w:w="0" w:type="auto"/>
                        <w:tcMar>
                          <w:top w:w="80" w:type="dxa"/>
                          <w:bottom w:w="80" w:type="dxa"/>
                        </w:tcMar>
                      </w:tcPr>
                      <w:p w14:paraId="3716A1DB" w14:textId="2CB0530C" w:rsidR="00F96CF5" w:rsidRDefault="00773C45">
                        <w:pPr>
                          <w:rPr>
                            <w:rFonts w:ascii="Arial" w:eastAsia="Arial" w:hAnsi="Arial" w:cs="Arial"/>
                            <w:sz w:val="22"/>
                          </w:rPr>
                        </w:pPr>
                        <w:r>
                          <w:rPr>
                            <w:noProof/>
                          </w:rPr>
                          <mc:AlternateContent>
                            <mc:Choice Requires="wps">
                              <w:drawing>
                                <wp:anchor distT="0" distB="0" distL="114300" distR="114300" simplePos="0" relativeHeight="251658345" behindDoc="0" locked="1" layoutInCell="1" allowOverlap="1" wp14:anchorId="25103661" wp14:editId="4498959C">
                                  <wp:simplePos x="0" y="0"/>
                                  <wp:positionH relativeFrom="column">
                                    <wp:align>center</wp:align>
                                  </wp:positionH>
                                  <wp:positionV relativeFrom="paragraph">
                                    <wp:posOffset>25400</wp:posOffset>
                                  </wp:positionV>
                                  <wp:extent cx="88900" cy="88900"/>
                                  <wp:effectExtent l="5080" t="6350" r="10795" b="9525"/>
                                  <wp:wrapNone/>
                                  <wp:docPr id="809330455" name="Oval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95B3DF0" id="Oval 108" o:spid="_x0000_s1026" style="position:absolute;margin-left:0;margin-top:2pt;width:7pt;height:7pt;z-index:2514135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A4C2B8B" w14:textId="77777777" w:rsidR="00F96CF5" w:rsidRDefault="00F96CF5">
                        <w:pPr>
                          <w:rPr>
                            <w:rFonts w:ascii="Arial" w:eastAsia="Arial" w:hAnsi="Arial" w:cs="Arial"/>
                            <w:sz w:val="22"/>
                          </w:rPr>
                        </w:pPr>
                        <w:r>
                          <w:rPr>
                            <w:rFonts w:ascii="Arial" w:eastAsia="Arial" w:hAnsi="Arial" w:cs="Arial"/>
                            <w:sz w:val="22"/>
                          </w:rPr>
                          <w:t>STA</w:t>
                        </w:r>
                      </w:p>
                    </w:tc>
                  </w:tr>
                  <w:tr w:rsidR="00F96CF5" w14:paraId="02E5A979" w14:textId="77777777">
                    <w:tc>
                      <w:tcPr>
                        <w:tcW w:w="0" w:type="auto"/>
                        <w:tcMar>
                          <w:top w:w="80" w:type="dxa"/>
                          <w:bottom w:w="80" w:type="dxa"/>
                        </w:tcMar>
                      </w:tcPr>
                      <w:p w14:paraId="4F1AF25E" w14:textId="4F72A221" w:rsidR="00F96CF5" w:rsidRDefault="00773C45">
                        <w:pPr>
                          <w:rPr>
                            <w:rFonts w:ascii="Arial" w:eastAsia="Arial" w:hAnsi="Arial" w:cs="Arial"/>
                            <w:sz w:val="22"/>
                          </w:rPr>
                        </w:pPr>
                        <w:r>
                          <w:rPr>
                            <w:noProof/>
                          </w:rPr>
                          <mc:AlternateContent>
                            <mc:Choice Requires="wps">
                              <w:drawing>
                                <wp:anchor distT="0" distB="0" distL="114300" distR="114300" simplePos="0" relativeHeight="251658346" behindDoc="0" locked="1" layoutInCell="1" allowOverlap="1" wp14:anchorId="7A02FEFA" wp14:editId="0479CB23">
                                  <wp:simplePos x="0" y="0"/>
                                  <wp:positionH relativeFrom="column">
                                    <wp:align>center</wp:align>
                                  </wp:positionH>
                                  <wp:positionV relativeFrom="paragraph">
                                    <wp:posOffset>25400</wp:posOffset>
                                  </wp:positionV>
                                  <wp:extent cx="88900" cy="88900"/>
                                  <wp:effectExtent l="5080" t="12065" r="10795" b="13335"/>
                                  <wp:wrapNone/>
                                  <wp:docPr id="406049054" name="Oval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29F87EE" id="Oval 109" o:spid="_x0000_s1026" style="position:absolute;margin-left:0;margin-top:2pt;width:7pt;height:7pt;z-index:2514145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7D0DE1B" w14:textId="77777777" w:rsidR="00F96CF5" w:rsidRDefault="00F96CF5">
                        <w:pPr>
                          <w:rPr>
                            <w:rFonts w:ascii="Arial" w:eastAsia="Arial" w:hAnsi="Arial" w:cs="Arial"/>
                            <w:sz w:val="22"/>
                          </w:rPr>
                        </w:pPr>
                        <w:r>
                          <w:rPr>
                            <w:rFonts w:ascii="Arial" w:eastAsia="Arial" w:hAnsi="Arial" w:cs="Arial"/>
                            <w:sz w:val="22"/>
                          </w:rPr>
                          <w:t>WHD</w:t>
                        </w:r>
                      </w:p>
                    </w:tc>
                  </w:tr>
                </w:tbl>
                <w:p w14:paraId="3FA33D81" w14:textId="77777777" w:rsidR="00F96CF5" w:rsidRDefault="00F96CF5">
                  <w:pPr>
                    <w:rPr>
                      <w:rFonts w:ascii="Arial" w:eastAsia="Arial" w:hAnsi="Arial" w:cs="Arial"/>
                      <w:sz w:val="22"/>
                    </w:rPr>
                  </w:pPr>
                </w:p>
              </w:tc>
            </w:tr>
          </w:tbl>
          <w:p w14:paraId="3C396D8C" w14:textId="77777777" w:rsidR="00F96CF5" w:rsidRDefault="00F96CF5">
            <w:pPr>
              <w:rPr>
                <w:rFonts w:ascii="Arial" w:eastAsia="Arial" w:hAnsi="Arial" w:cs="Arial"/>
                <w:sz w:val="22"/>
              </w:rPr>
            </w:pPr>
          </w:p>
        </w:tc>
      </w:tr>
    </w:tbl>
    <w:p w14:paraId="7CB006C0"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7E6A60E7" w14:textId="77777777">
        <w:tc>
          <w:tcPr>
            <w:tcW w:w="0" w:type="auto"/>
            <w:tcMar>
              <w:top w:w="80" w:type="dxa"/>
              <w:bottom w:w="80" w:type="dxa"/>
            </w:tcMar>
          </w:tcPr>
          <w:p w14:paraId="07FFE114" w14:textId="77777777" w:rsidR="00F96CF5" w:rsidRDefault="00F96CF5">
            <w:pPr>
              <w:keepNext/>
              <w:rPr>
                <w:rFonts w:ascii="Arial" w:eastAsia="Arial" w:hAnsi="Arial" w:cs="Arial"/>
                <w:b/>
                <w:sz w:val="22"/>
              </w:rPr>
            </w:pPr>
            <w:r>
              <w:rPr>
                <w:rFonts w:ascii="Arial" w:eastAsia="Arial" w:hAnsi="Arial" w:cs="Arial"/>
                <w:b/>
                <w:sz w:val="22"/>
              </w:rPr>
              <w:lastRenderedPageBreak/>
              <w:t>*3.4. Which of the following describes your current grade in the IMF?</w:t>
            </w:r>
            <w:r>
              <w:rPr>
                <w:rFonts w:ascii="Arial" w:eastAsia="Arial" w:hAnsi="Arial" w:cs="Arial"/>
                <w:sz w:val="22"/>
              </w:rPr>
              <w:t>(*Required)</w:t>
            </w:r>
          </w:p>
        </w:tc>
      </w:tr>
      <w:tr w:rsidR="00F96CF5" w14:paraId="2E8867E8" w14:textId="77777777">
        <w:tc>
          <w:tcPr>
            <w:tcW w:w="0" w:type="auto"/>
            <w:tcMar>
              <w:top w:w="80" w:type="dxa"/>
              <w:bottom w:w="80" w:type="dxa"/>
            </w:tcMar>
          </w:tcPr>
          <w:p w14:paraId="5214774D"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"Have you worked on climate change-related issues during the evaluation period (2021-2025) as part of your IMF assignments? " Question:</w:t>
            </w:r>
          </w:p>
          <w:p w14:paraId="7631A8B3" w14:textId="77777777" w:rsidR="00F96CF5" w:rsidRDefault="00F96CF5">
            <w:pPr>
              <w:keepNext/>
              <w:numPr>
                <w:ilvl w:val="0"/>
                <w:numId w:val="5"/>
              </w:numPr>
              <w:rPr>
                <w:rFonts w:ascii="Arial" w:eastAsia="Arial" w:hAnsi="Arial" w:cs="Arial"/>
                <w:sz w:val="20"/>
              </w:rPr>
            </w:pPr>
            <w:r>
              <w:rPr>
                <w:rFonts w:ascii="Arial" w:eastAsia="Arial" w:hAnsi="Arial" w:cs="Arial"/>
                <w:sz w:val="20"/>
              </w:rPr>
              <w:t>No</w:t>
            </w:r>
          </w:p>
          <w:p w14:paraId="6A21D229" w14:textId="77777777" w:rsidR="00F96CF5" w:rsidRDefault="00F96CF5">
            <w:pPr>
              <w:keepNext/>
              <w:rPr>
                <w:rFonts w:ascii="Arial" w:eastAsia="Arial" w:hAnsi="Arial" w:cs="Arial"/>
                <w:sz w:val="20"/>
              </w:rPr>
            </w:pPr>
          </w:p>
        </w:tc>
      </w:tr>
      <w:tr w:rsidR="00F96CF5" w14:paraId="63FE12C8"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6AE824D8"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7737"/>
                  </w:tblGrid>
                  <w:tr w:rsidR="00F96CF5" w14:paraId="569FDB9F" w14:textId="77777777">
                    <w:tc>
                      <w:tcPr>
                        <w:tcW w:w="0" w:type="auto"/>
                        <w:tcMar>
                          <w:top w:w="80" w:type="dxa"/>
                          <w:bottom w:w="80" w:type="dxa"/>
                        </w:tcMar>
                      </w:tcPr>
                      <w:p w14:paraId="4206F02B" w14:textId="77777777" w:rsidR="00F96CF5" w:rsidRDefault="00F96CF5">
                        <w:pPr>
                          <w:rPr>
                            <w:rFonts w:ascii="Arial" w:eastAsia="Arial" w:hAnsi="Arial" w:cs="Arial"/>
                            <w:b/>
                            <w:sz w:val="22"/>
                          </w:rPr>
                        </w:pPr>
                      </w:p>
                    </w:tc>
                    <w:tc>
                      <w:tcPr>
                        <w:tcW w:w="0" w:type="auto"/>
                        <w:tcMar>
                          <w:top w:w="80" w:type="dxa"/>
                          <w:bottom w:w="80" w:type="dxa"/>
                        </w:tcMar>
                      </w:tcPr>
                      <w:p w14:paraId="1F388700"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0D9F22DD" w14:textId="77777777">
                    <w:tc>
                      <w:tcPr>
                        <w:tcW w:w="0" w:type="auto"/>
                        <w:tcMar>
                          <w:top w:w="80" w:type="dxa"/>
                          <w:bottom w:w="80" w:type="dxa"/>
                        </w:tcMar>
                      </w:tcPr>
                      <w:p w14:paraId="4DB94DAF" w14:textId="23D0D5B6" w:rsidR="00F96CF5" w:rsidRDefault="00773C45">
                        <w:pPr>
                          <w:rPr>
                            <w:rFonts w:ascii="Arial" w:eastAsia="Arial" w:hAnsi="Arial" w:cs="Arial"/>
                            <w:sz w:val="22"/>
                          </w:rPr>
                        </w:pPr>
                        <w:r>
                          <w:rPr>
                            <w:noProof/>
                          </w:rPr>
                          <mc:AlternateContent>
                            <mc:Choice Requires="wps">
                              <w:drawing>
                                <wp:anchor distT="0" distB="0" distL="114300" distR="114300" simplePos="0" relativeHeight="251658347" behindDoc="0" locked="1" layoutInCell="1" allowOverlap="1" wp14:anchorId="5FFCB18F" wp14:editId="636E9180">
                                  <wp:simplePos x="0" y="0"/>
                                  <wp:positionH relativeFrom="column">
                                    <wp:align>center</wp:align>
                                  </wp:positionH>
                                  <wp:positionV relativeFrom="paragraph">
                                    <wp:posOffset>25400</wp:posOffset>
                                  </wp:positionV>
                                  <wp:extent cx="88900" cy="88900"/>
                                  <wp:effectExtent l="12700" t="13970" r="12700" b="11430"/>
                                  <wp:wrapNone/>
                                  <wp:docPr id="649053340" name="Oval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9162E25" id="Oval 110" o:spid="_x0000_s1026" style="position:absolute;margin-left:0;margin-top:2pt;width:7pt;height:7pt;z-index:2514155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8E61421" w14:textId="77777777" w:rsidR="00F96CF5" w:rsidRDefault="00F96CF5">
                        <w:pPr>
                          <w:rPr>
                            <w:rFonts w:ascii="Arial" w:eastAsia="Arial" w:hAnsi="Arial" w:cs="Arial"/>
                            <w:sz w:val="22"/>
                          </w:rPr>
                        </w:pPr>
                        <w:r>
                          <w:rPr>
                            <w:rFonts w:ascii="Arial" w:eastAsia="Arial" w:hAnsi="Arial" w:cs="Arial"/>
                            <w:sz w:val="22"/>
                          </w:rPr>
                          <w:t>A11 – A13</w:t>
                        </w:r>
                      </w:p>
                    </w:tc>
                  </w:tr>
                  <w:tr w:rsidR="00F96CF5" w14:paraId="2019BE3F" w14:textId="77777777">
                    <w:tc>
                      <w:tcPr>
                        <w:tcW w:w="0" w:type="auto"/>
                        <w:tcMar>
                          <w:top w:w="80" w:type="dxa"/>
                          <w:bottom w:w="80" w:type="dxa"/>
                        </w:tcMar>
                      </w:tcPr>
                      <w:p w14:paraId="2D0928D7" w14:textId="3E492594" w:rsidR="00F96CF5" w:rsidRDefault="00773C45">
                        <w:pPr>
                          <w:rPr>
                            <w:rFonts w:ascii="Arial" w:eastAsia="Arial" w:hAnsi="Arial" w:cs="Arial"/>
                            <w:sz w:val="22"/>
                          </w:rPr>
                        </w:pPr>
                        <w:r>
                          <w:rPr>
                            <w:noProof/>
                          </w:rPr>
                          <mc:AlternateContent>
                            <mc:Choice Requires="wps">
                              <w:drawing>
                                <wp:anchor distT="0" distB="0" distL="114300" distR="114300" simplePos="0" relativeHeight="251658348" behindDoc="0" locked="1" layoutInCell="1" allowOverlap="1" wp14:anchorId="7C3494C9" wp14:editId="70E93953">
                                  <wp:simplePos x="0" y="0"/>
                                  <wp:positionH relativeFrom="column">
                                    <wp:align>center</wp:align>
                                  </wp:positionH>
                                  <wp:positionV relativeFrom="paragraph">
                                    <wp:posOffset>25400</wp:posOffset>
                                  </wp:positionV>
                                  <wp:extent cx="88900" cy="88900"/>
                                  <wp:effectExtent l="12700" t="10160" r="12700" b="5715"/>
                                  <wp:wrapNone/>
                                  <wp:docPr id="1799398210" name="Oval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03E6414" id="Oval 111" o:spid="_x0000_s1026" style="position:absolute;margin-left:0;margin-top:2pt;width:7pt;height:7pt;z-index:2514165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3708E8E" w14:textId="77777777" w:rsidR="00F96CF5" w:rsidRDefault="00F96CF5">
                        <w:pPr>
                          <w:rPr>
                            <w:rFonts w:ascii="Arial" w:eastAsia="Arial" w:hAnsi="Arial" w:cs="Arial"/>
                            <w:sz w:val="22"/>
                          </w:rPr>
                        </w:pPr>
                        <w:r>
                          <w:rPr>
                            <w:rFonts w:ascii="Arial" w:eastAsia="Arial" w:hAnsi="Arial" w:cs="Arial"/>
                            <w:sz w:val="22"/>
                          </w:rPr>
                          <w:t>A14 – A15</w:t>
                        </w:r>
                      </w:p>
                    </w:tc>
                  </w:tr>
                  <w:tr w:rsidR="00F96CF5" w14:paraId="04F27B2F" w14:textId="77777777">
                    <w:tc>
                      <w:tcPr>
                        <w:tcW w:w="0" w:type="auto"/>
                        <w:tcMar>
                          <w:top w:w="80" w:type="dxa"/>
                          <w:bottom w:w="80" w:type="dxa"/>
                        </w:tcMar>
                      </w:tcPr>
                      <w:p w14:paraId="16A43681" w14:textId="76D620B1" w:rsidR="00F96CF5" w:rsidRDefault="00773C45">
                        <w:pPr>
                          <w:rPr>
                            <w:rFonts w:ascii="Arial" w:eastAsia="Arial" w:hAnsi="Arial" w:cs="Arial"/>
                            <w:sz w:val="22"/>
                          </w:rPr>
                        </w:pPr>
                        <w:r>
                          <w:rPr>
                            <w:noProof/>
                          </w:rPr>
                          <mc:AlternateContent>
                            <mc:Choice Requires="wps">
                              <w:drawing>
                                <wp:anchor distT="0" distB="0" distL="114300" distR="114300" simplePos="0" relativeHeight="251658349" behindDoc="0" locked="1" layoutInCell="1" allowOverlap="1" wp14:anchorId="083CDB0F" wp14:editId="576C7520">
                                  <wp:simplePos x="0" y="0"/>
                                  <wp:positionH relativeFrom="column">
                                    <wp:align>center</wp:align>
                                  </wp:positionH>
                                  <wp:positionV relativeFrom="paragraph">
                                    <wp:posOffset>25400</wp:posOffset>
                                  </wp:positionV>
                                  <wp:extent cx="88900" cy="88900"/>
                                  <wp:effectExtent l="12700" t="6350" r="12700" b="9525"/>
                                  <wp:wrapNone/>
                                  <wp:docPr id="1815998634" name="Oval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A20125D" id="Oval 112" o:spid="_x0000_s1026" style="position:absolute;margin-left:0;margin-top:2pt;width:7pt;height:7pt;z-index:2514176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4CBAE82" w14:textId="77777777" w:rsidR="00F96CF5" w:rsidRDefault="00F96CF5">
                        <w:pPr>
                          <w:rPr>
                            <w:rFonts w:ascii="Arial" w:eastAsia="Arial" w:hAnsi="Arial" w:cs="Arial"/>
                            <w:sz w:val="22"/>
                          </w:rPr>
                        </w:pPr>
                        <w:r>
                          <w:rPr>
                            <w:rFonts w:ascii="Arial" w:eastAsia="Arial" w:hAnsi="Arial" w:cs="Arial"/>
                            <w:sz w:val="22"/>
                          </w:rPr>
                          <w:t>B1 – B3</w:t>
                        </w:r>
                      </w:p>
                    </w:tc>
                  </w:tr>
                  <w:tr w:rsidR="00F96CF5" w14:paraId="1B5FCFF3" w14:textId="77777777">
                    <w:tc>
                      <w:tcPr>
                        <w:tcW w:w="0" w:type="auto"/>
                        <w:tcMar>
                          <w:top w:w="80" w:type="dxa"/>
                          <w:bottom w:w="80" w:type="dxa"/>
                        </w:tcMar>
                      </w:tcPr>
                      <w:p w14:paraId="656C7843" w14:textId="56458AFD" w:rsidR="00F96CF5" w:rsidRDefault="00773C45">
                        <w:pPr>
                          <w:rPr>
                            <w:rFonts w:ascii="Arial" w:eastAsia="Arial" w:hAnsi="Arial" w:cs="Arial"/>
                            <w:sz w:val="22"/>
                          </w:rPr>
                        </w:pPr>
                        <w:r>
                          <w:rPr>
                            <w:noProof/>
                          </w:rPr>
                          <mc:AlternateContent>
                            <mc:Choice Requires="wps">
                              <w:drawing>
                                <wp:anchor distT="0" distB="0" distL="114300" distR="114300" simplePos="0" relativeHeight="251658350" behindDoc="0" locked="1" layoutInCell="1" allowOverlap="1" wp14:anchorId="21AC81A1" wp14:editId="42C337EE">
                                  <wp:simplePos x="0" y="0"/>
                                  <wp:positionH relativeFrom="column">
                                    <wp:align>center</wp:align>
                                  </wp:positionH>
                                  <wp:positionV relativeFrom="paragraph">
                                    <wp:posOffset>25400</wp:posOffset>
                                  </wp:positionV>
                                  <wp:extent cx="88900" cy="88900"/>
                                  <wp:effectExtent l="12700" t="12065" r="12700" b="13335"/>
                                  <wp:wrapNone/>
                                  <wp:docPr id="88924671" name="Oval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62DD7CF" id="Oval 113" o:spid="_x0000_s1026" style="position:absolute;margin-left:0;margin-top:2pt;width:7pt;height:7pt;z-index:2514186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D4E9968" w14:textId="77777777" w:rsidR="00F96CF5" w:rsidRDefault="00F96CF5">
                        <w:pPr>
                          <w:rPr>
                            <w:rFonts w:ascii="Arial" w:eastAsia="Arial" w:hAnsi="Arial" w:cs="Arial"/>
                            <w:sz w:val="22"/>
                          </w:rPr>
                        </w:pPr>
                        <w:r>
                          <w:rPr>
                            <w:rFonts w:ascii="Arial" w:eastAsia="Arial" w:hAnsi="Arial" w:cs="Arial"/>
                            <w:sz w:val="22"/>
                          </w:rPr>
                          <w:t>B4 – B5</w:t>
                        </w:r>
                      </w:p>
                    </w:tc>
                  </w:tr>
                  <w:tr w:rsidR="00F96CF5" w14:paraId="17264C2A" w14:textId="77777777">
                    <w:tc>
                      <w:tcPr>
                        <w:tcW w:w="0" w:type="auto"/>
                        <w:tcMar>
                          <w:top w:w="80" w:type="dxa"/>
                          <w:bottom w:w="80" w:type="dxa"/>
                        </w:tcMar>
                      </w:tcPr>
                      <w:p w14:paraId="45B9545A" w14:textId="2852955D" w:rsidR="00F96CF5" w:rsidRDefault="00773C45">
                        <w:pPr>
                          <w:rPr>
                            <w:rFonts w:ascii="Arial" w:eastAsia="Arial" w:hAnsi="Arial" w:cs="Arial"/>
                            <w:sz w:val="22"/>
                          </w:rPr>
                        </w:pPr>
                        <w:r>
                          <w:rPr>
                            <w:noProof/>
                          </w:rPr>
                          <mc:AlternateContent>
                            <mc:Choice Requires="wps">
                              <w:drawing>
                                <wp:anchor distT="0" distB="0" distL="114300" distR="114300" simplePos="0" relativeHeight="251658351" behindDoc="0" locked="1" layoutInCell="1" allowOverlap="1" wp14:anchorId="71F5B349" wp14:editId="456AABEE">
                                  <wp:simplePos x="0" y="0"/>
                                  <wp:positionH relativeFrom="column">
                                    <wp:align>center</wp:align>
                                  </wp:positionH>
                                  <wp:positionV relativeFrom="paragraph">
                                    <wp:posOffset>25400</wp:posOffset>
                                  </wp:positionV>
                                  <wp:extent cx="88900" cy="88900"/>
                                  <wp:effectExtent l="12700" t="8255" r="12700" b="7620"/>
                                  <wp:wrapNone/>
                                  <wp:docPr id="1623740361" name="Oval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A1678BE" id="Oval 114" o:spid="_x0000_s1026" style="position:absolute;margin-left:0;margin-top:2pt;width:7pt;height:7pt;z-index:2514196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1E5C793" w14:textId="77777777" w:rsidR="00F96CF5" w:rsidRDefault="00F96CF5">
                        <w:pPr>
                          <w:rPr>
                            <w:rFonts w:ascii="Arial" w:eastAsia="Arial" w:hAnsi="Arial" w:cs="Arial"/>
                            <w:sz w:val="22"/>
                          </w:rPr>
                        </w:pPr>
                        <w:r>
                          <w:rPr>
                            <w:rFonts w:ascii="Arial" w:eastAsia="Arial" w:hAnsi="Arial" w:cs="Arial"/>
                            <w:sz w:val="22"/>
                          </w:rPr>
                          <w:t>Contractual or short/long-term expert</w:t>
                        </w:r>
                      </w:p>
                    </w:tc>
                  </w:tr>
                </w:tbl>
                <w:p w14:paraId="3344A12E" w14:textId="77777777" w:rsidR="00F96CF5" w:rsidRDefault="00F96CF5">
                  <w:pPr>
                    <w:rPr>
                      <w:rFonts w:ascii="Arial" w:eastAsia="Arial" w:hAnsi="Arial" w:cs="Arial"/>
                      <w:sz w:val="22"/>
                    </w:rPr>
                  </w:pPr>
                </w:p>
              </w:tc>
            </w:tr>
          </w:tbl>
          <w:p w14:paraId="66DA6914" w14:textId="77777777" w:rsidR="00F96CF5" w:rsidRDefault="00F96CF5">
            <w:pPr>
              <w:rPr>
                <w:rFonts w:ascii="Arial" w:eastAsia="Arial" w:hAnsi="Arial" w:cs="Arial"/>
                <w:sz w:val="22"/>
              </w:rPr>
            </w:pPr>
          </w:p>
        </w:tc>
      </w:tr>
    </w:tbl>
    <w:p w14:paraId="25237FCA"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7B2FC216" w14:textId="77777777">
        <w:tc>
          <w:tcPr>
            <w:tcW w:w="0" w:type="auto"/>
            <w:tcMar>
              <w:top w:w="80" w:type="dxa"/>
              <w:bottom w:w="80" w:type="dxa"/>
            </w:tcMar>
          </w:tcPr>
          <w:p w14:paraId="5DEA28E5" w14:textId="77777777" w:rsidR="00F96CF5" w:rsidRDefault="00F96CF5">
            <w:pPr>
              <w:keepNext/>
              <w:rPr>
                <w:rFonts w:ascii="Arial" w:eastAsia="Arial" w:hAnsi="Arial" w:cs="Arial"/>
                <w:b/>
                <w:sz w:val="22"/>
              </w:rPr>
            </w:pPr>
            <w:r>
              <w:rPr>
                <w:rFonts w:ascii="Arial" w:eastAsia="Arial" w:hAnsi="Arial" w:cs="Arial"/>
                <w:b/>
                <w:sz w:val="22"/>
              </w:rPr>
              <w:t>*3.4.1. Among the following titles, which best describes your position in the IMF during the evaluation period (2021-2025)?</w:t>
            </w:r>
            <w:r>
              <w:rPr>
                <w:rFonts w:ascii="Arial" w:eastAsia="Arial" w:hAnsi="Arial" w:cs="Arial"/>
                <w:sz w:val="22"/>
              </w:rPr>
              <w:t>(*Required)</w:t>
            </w:r>
          </w:p>
        </w:tc>
      </w:tr>
      <w:tr w:rsidR="00F96CF5" w14:paraId="2AE01329" w14:textId="77777777">
        <w:tc>
          <w:tcPr>
            <w:tcW w:w="0" w:type="auto"/>
            <w:tcMar>
              <w:top w:w="80" w:type="dxa"/>
              <w:bottom w:w="80" w:type="dxa"/>
            </w:tcMar>
          </w:tcPr>
          <w:p w14:paraId="7235D195"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"Which of the following describes your current grade in the IMF? " Question:</w:t>
            </w:r>
          </w:p>
          <w:p w14:paraId="15B62A42" w14:textId="77777777" w:rsidR="00F96CF5" w:rsidRDefault="00F96CF5">
            <w:pPr>
              <w:keepNext/>
              <w:numPr>
                <w:ilvl w:val="0"/>
                <w:numId w:val="6"/>
              </w:numPr>
              <w:rPr>
                <w:rFonts w:ascii="Arial" w:eastAsia="Arial" w:hAnsi="Arial" w:cs="Arial"/>
                <w:sz w:val="20"/>
              </w:rPr>
            </w:pPr>
            <w:r>
              <w:rPr>
                <w:rFonts w:ascii="Arial" w:eastAsia="Arial" w:hAnsi="Arial" w:cs="Arial"/>
                <w:sz w:val="20"/>
              </w:rPr>
              <w:t>Contractual or short/long-term expert</w:t>
            </w:r>
          </w:p>
          <w:p w14:paraId="087FD376" w14:textId="77777777" w:rsidR="00F96CF5" w:rsidRDefault="00F96CF5">
            <w:pPr>
              <w:keepNext/>
              <w:rPr>
                <w:rFonts w:ascii="Arial" w:eastAsia="Arial" w:hAnsi="Arial" w:cs="Arial"/>
                <w:sz w:val="20"/>
              </w:rPr>
            </w:pPr>
          </w:p>
        </w:tc>
      </w:tr>
      <w:tr w:rsidR="00F96CF5" w14:paraId="7AD6980A"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6CFDF270"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7966"/>
                  </w:tblGrid>
                  <w:tr w:rsidR="00F96CF5" w14:paraId="376F34E2" w14:textId="77777777">
                    <w:tc>
                      <w:tcPr>
                        <w:tcW w:w="0" w:type="auto"/>
                        <w:tcMar>
                          <w:top w:w="80" w:type="dxa"/>
                          <w:bottom w:w="80" w:type="dxa"/>
                        </w:tcMar>
                      </w:tcPr>
                      <w:p w14:paraId="714BD5B2" w14:textId="77777777" w:rsidR="00F96CF5" w:rsidRDefault="00F96CF5">
                        <w:pPr>
                          <w:rPr>
                            <w:rFonts w:ascii="Arial" w:eastAsia="Arial" w:hAnsi="Arial" w:cs="Arial"/>
                            <w:b/>
                            <w:sz w:val="22"/>
                          </w:rPr>
                        </w:pPr>
                      </w:p>
                    </w:tc>
                    <w:tc>
                      <w:tcPr>
                        <w:tcW w:w="0" w:type="auto"/>
                        <w:tcMar>
                          <w:top w:w="80" w:type="dxa"/>
                          <w:bottom w:w="80" w:type="dxa"/>
                        </w:tcMar>
                      </w:tcPr>
                      <w:p w14:paraId="05520AA6"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59A1C612" w14:textId="77777777">
                    <w:tc>
                      <w:tcPr>
                        <w:tcW w:w="0" w:type="auto"/>
                        <w:tcMar>
                          <w:top w:w="80" w:type="dxa"/>
                          <w:bottom w:w="80" w:type="dxa"/>
                        </w:tcMar>
                      </w:tcPr>
                      <w:p w14:paraId="404C8CE1" w14:textId="28895F18" w:rsidR="00F96CF5" w:rsidRDefault="00773C45">
                        <w:pPr>
                          <w:rPr>
                            <w:rFonts w:ascii="Arial" w:eastAsia="Arial" w:hAnsi="Arial" w:cs="Arial"/>
                            <w:sz w:val="22"/>
                          </w:rPr>
                        </w:pPr>
                        <w:r>
                          <w:rPr>
                            <w:noProof/>
                          </w:rPr>
                          <mc:AlternateContent>
                            <mc:Choice Requires="wps">
                              <w:drawing>
                                <wp:anchor distT="0" distB="0" distL="114300" distR="114300" simplePos="0" relativeHeight="251658352" behindDoc="0" locked="1" layoutInCell="1" allowOverlap="1" wp14:anchorId="79EBE164" wp14:editId="79B1795A">
                                  <wp:simplePos x="0" y="0"/>
                                  <wp:positionH relativeFrom="column">
                                    <wp:align>center</wp:align>
                                  </wp:positionH>
                                  <wp:positionV relativeFrom="paragraph">
                                    <wp:posOffset>25400</wp:posOffset>
                                  </wp:positionV>
                                  <wp:extent cx="88900" cy="88900"/>
                                  <wp:effectExtent l="12065" t="6350" r="13335" b="9525"/>
                                  <wp:wrapNone/>
                                  <wp:docPr id="1395398350" name="Oval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CCC5C97" id="Oval 115" o:spid="_x0000_s1026" style="position:absolute;margin-left:0;margin-top:2pt;width:7pt;height:7pt;z-index:2514206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3C57837" w14:textId="77777777" w:rsidR="00F96CF5" w:rsidRDefault="00F96CF5">
                        <w:pPr>
                          <w:rPr>
                            <w:rFonts w:ascii="Arial" w:eastAsia="Arial" w:hAnsi="Arial" w:cs="Arial"/>
                            <w:sz w:val="22"/>
                          </w:rPr>
                        </w:pPr>
                        <w:r>
                          <w:rPr>
                            <w:rFonts w:ascii="Arial" w:eastAsia="Arial" w:hAnsi="Arial" w:cs="Arial"/>
                            <w:sz w:val="22"/>
                          </w:rPr>
                          <w:t>Economist/ Sr. Economist</w:t>
                        </w:r>
                      </w:p>
                    </w:tc>
                  </w:tr>
                  <w:tr w:rsidR="00F96CF5" w14:paraId="7D50C6EB" w14:textId="77777777">
                    <w:tc>
                      <w:tcPr>
                        <w:tcW w:w="0" w:type="auto"/>
                        <w:tcMar>
                          <w:top w:w="80" w:type="dxa"/>
                          <w:bottom w:w="80" w:type="dxa"/>
                        </w:tcMar>
                      </w:tcPr>
                      <w:p w14:paraId="2E38968D" w14:textId="7DD702D2" w:rsidR="00F96CF5" w:rsidRDefault="00773C45">
                        <w:pPr>
                          <w:rPr>
                            <w:rFonts w:ascii="Arial" w:eastAsia="Arial" w:hAnsi="Arial" w:cs="Arial"/>
                            <w:sz w:val="22"/>
                          </w:rPr>
                        </w:pPr>
                        <w:r>
                          <w:rPr>
                            <w:noProof/>
                          </w:rPr>
                          <mc:AlternateContent>
                            <mc:Choice Requires="wps">
                              <w:drawing>
                                <wp:anchor distT="0" distB="0" distL="114300" distR="114300" simplePos="0" relativeHeight="251658353" behindDoc="0" locked="1" layoutInCell="1" allowOverlap="1" wp14:anchorId="6932AC7E" wp14:editId="0F67027C">
                                  <wp:simplePos x="0" y="0"/>
                                  <wp:positionH relativeFrom="column">
                                    <wp:align>center</wp:align>
                                  </wp:positionH>
                                  <wp:positionV relativeFrom="paragraph">
                                    <wp:posOffset>25400</wp:posOffset>
                                  </wp:positionV>
                                  <wp:extent cx="88900" cy="88900"/>
                                  <wp:effectExtent l="12065" t="12065" r="13335" b="13335"/>
                                  <wp:wrapNone/>
                                  <wp:docPr id="1816503338" name="Oval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F5E83A7" id="Oval 116" o:spid="_x0000_s1026" style="position:absolute;margin-left:0;margin-top:2pt;width:7pt;height:7pt;z-index:2514216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BF47C48" w14:textId="77777777" w:rsidR="00F96CF5" w:rsidRDefault="00F96CF5">
                        <w:pPr>
                          <w:rPr>
                            <w:rFonts w:ascii="Arial" w:eastAsia="Arial" w:hAnsi="Arial" w:cs="Arial"/>
                            <w:sz w:val="22"/>
                          </w:rPr>
                        </w:pPr>
                        <w:r>
                          <w:rPr>
                            <w:rFonts w:ascii="Arial" w:eastAsia="Arial" w:hAnsi="Arial" w:cs="Arial"/>
                            <w:sz w:val="22"/>
                          </w:rPr>
                          <w:t>Resident Advisor/Technical Assistance/Financial Sector Expert/ Consulting Counsel/Technical Assistance Advisor</w:t>
                        </w:r>
                      </w:p>
                    </w:tc>
                  </w:tr>
                  <w:tr w:rsidR="00F96CF5" w14:paraId="46A4C1A1" w14:textId="77777777">
                    <w:tc>
                      <w:tcPr>
                        <w:tcW w:w="0" w:type="auto"/>
                        <w:tcMar>
                          <w:top w:w="80" w:type="dxa"/>
                          <w:bottom w:w="80" w:type="dxa"/>
                        </w:tcMar>
                      </w:tcPr>
                      <w:p w14:paraId="1EEC33BD" w14:textId="4351A753" w:rsidR="00F96CF5" w:rsidRDefault="00773C45">
                        <w:pPr>
                          <w:rPr>
                            <w:rFonts w:ascii="Arial" w:eastAsia="Arial" w:hAnsi="Arial" w:cs="Arial"/>
                            <w:sz w:val="22"/>
                          </w:rPr>
                        </w:pPr>
                        <w:r>
                          <w:rPr>
                            <w:noProof/>
                          </w:rPr>
                          <mc:AlternateContent>
                            <mc:Choice Requires="wps">
                              <w:drawing>
                                <wp:anchor distT="0" distB="0" distL="114300" distR="114300" simplePos="0" relativeHeight="251658354" behindDoc="0" locked="1" layoutInCell="1" allowOverlap="1" wp14:anchorId="58103EA8" wp14:editId="3346EF28">
                                  <wp:simplePos x="0" y="0"/>
                                  <wp:positionH relativeFrom="column">
                                    <wp:align>center</wp:align>
                                  </wp:positionH>
                                  <wp:positionV relativeFrom="paragraph">
                                    <wp:posOffset>25400</wp:posOffset>
                                  </wp:positionV>
                                  <wp:extent cx="88900" cy="88900"/>
                                  <wp:effectExtent l="12065" t="12065" r="13335" b="13335"/>
                                  <wp:wrapNone/>
                                  <wp:docPr id="40893416" name="Oval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F2437E7" id="Oval 117" o:spid="_x0000_s1026" style="position:absolute;margin-left:0;margin-top:2pt;width:7pt;height:7pt;z-index:2514227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68991A1" w14:textId="77777777" w:rsidR="00F96CF5" w:rsidRDefault="00F96CF5">
                        <w:pPr>
                          <w:rPr>
                            <w:rFonts w:ascii="Arial" w:eastAsia="Arial" w:hAnsi="Arial" w:cs="Arial"/>
                            <w:sz w:val="22"/>
                          </w:rPr>
                        </w:pPr>
                        <w:r>
                          <w:rPr>
                            <w:rFonts w:ascii="Arial" w:eastAsia="Arial" w:hAnsi="Arial" w:cs="Arial"/>
                            <w:sz w:val="22"/>
                          </w:rPr>
                          <w:t>Capacity Development Officer</w:t>
                        </w:r>
                      </w:p>
                    </w:tc>
                  </w:tr>
                  <w:tr w:rsidR="00F96CF5" w14:paraId="39FC176A" w14:textId="77777777">
                    <w:tc>
                      <w:tcPr>
                        <w:tcW w:w="0" w:type="auto"/>
                        <w:tcMar>
                          <w:top w:w="80" w:type="dxa"/>
                          <w:bottom w:w="80" w:type="dxa"/>
                        </w:tcMar>
                      </w:tcPr>
                      <w:p w14:paraId="39A505CB" w14:textId="108FF9BF" w:rsidR="00F96CF5" w:rsidRDefault="00773C45">
                        <w:pPr>
                          <w:rPr>
                            <w:rFonts w:ascii="Arial" w:eastAsia="Arial" w:hAnsi="Arial" w:cs="Arial"/>
                            <w:sz w:val="22"/>
                          </w:rPr>
                        </w:pPr>
                        <w:r>
                          <w:rPr>
                            <w:noProof/>
                          </w:rPr>
                          <mc:AlternateContent>
                            <mc:Choice Requires="wps">
                              <w:drawing>
                                <wp:anchor distT="0" distB="0" distL="114300" distR="114300" simplePos="0" relativeHeight="251658355" behindDoc="0" locked="1" layoutInCell="1" allowOverlap="1" wp14:anchorId="0240878E" wp14:editId="4A67F0DC">
                                  <wp:simplePos x="0" y="0"/>
                                  <wp:positionH relativeFrom="column">
                                    <wp:align>center</wp:align>
                                  </wp:positionH>
                                  <wp:positionV relativeFrom="paragraph">
                                    <wp:posOffset>25400</wp:posOffset>
                                  </wp:positionV>
                                  <wp:extent cx="88900" cy="88900"/>
                                  <wp:effectExtent l="12065" t="8255" r="13335" b="7620"/>
                                  <wp:wrapNone/>
                                  <wp:docPr id="1447098662" name="Oval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660B4FC" id="Oval 118" o:spid="_x0000_s1026" style="position:absolute;margin-left:0;margin-top:2pt;width:7pt;height:7pt;z-index:2514237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ADC2174" w14:textId="77777777" w:rsidR="00F96CF5" w:rsidRDefault="00F96CF5">
                        <w:pPr>
                          <w:rPr>
                            <w:rFonts w:ascii="Arial" w:eastAsia="Arial" w:hAnsi="Arial" w:cs="Arial"/>
                            <w:sz w:val="22"/>
                          </w:rPr>
                        </w:pPr>
                        <w:r>
                          <w:rPr>
                            <w:rFonts w:ascii="Arial" w:eastAsia="Arial" w:hAnsi="Arial" w:cs="Arial"/>
                            <w:sz w:val="22"/>
                          </w:rPr>
                          <w:t>Advisor/Assistant Director</w:t>
                        </w:r>
                      </w:p>
                    </w:tc>
                  </w:tr>
                  <w:tr w:rsidR="00F96CF5" w14:paraId="79F315A9" w14:textId="77777777">
                    <w:tc>
                      <w:tcPr>
                        <w:tcW w:w="0" w:type="auto"/>
                        <w:tcMar>
                          <w:top w:w="80" w:type="dxa"/>
                          <w:bottom w:w="80" w:type="dxa"/>
                        </w:tcMar>
                      </w:tcPr>
                      <w:p w14:paraId="171B00CC" w14:textId="64C56354" w:rsidR="00F96CF5" w:rsidRDefault="00773C45">
                        <w:pPr>
                          <w:rPr>
                            <w:rFonts w:ascii="Arial" w:eastAsia="Arial" w:hAnsi="Arial" w:cs="Arial"/>
                            <w:sz w:val="22"/>
                          </w:rPr>
                        </w:pPr>
                        <w:r>
                          <w:rPr>
                            <w:noProof/>
                          </w:rPr>
                          <mc:AlternateContent>
                            <mc:Choice Requires="wps">
                              <w:drawing>
                                <wp:anchor distT="0" distB="0" distL="114300" distR="114300" simplePos="0" relativeHeight="251658356" behindDoc="0" locked="1" layoutInCell="1" allowOverlap="1" wp14:anchorId="009D01DF" wp14:editId="16736A65">
                                  <wp:simplePos x="0" y="0"/>
                                  <wp:positionH relativeFrom="column">
                                    <wp:align>center</wp:align>
                                  </wp:positionH>
                                  <wp:positionV relativeFrom="paragraph">
                                    <wp:posOffset>25400</wp:posOffset>
                                  </wp:positionV>
                                  <wp:extent cx="88900" cy="88900"/>
                                  <wp:effectExtent l="12065" t="13970" r="13335" b="11430"/>
                                  <wp:wrapNone/>
                                  <wp:docPr id="309239214" name="Oval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32210FE" id="Oval 119" o:spid="_x0000_s1026" style="position:absolute;margin-left:0;margin-top:2pt;width:7pt;height:7pt;z-index:2514247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1FA49EF" w14:textId="77777777" w:rsidR="00F96CF5" w:rsidRDefault="00F96CF5">
                        <w:pPr>
                          <w:rPr>
                            <w:rFonts w:ascii="Arial" w:eastAsia="Arial" w:hAnsi="Arial" w:cs="Arial"/>
                            <w:sz w:val="22"/>
                          </w:rPr>
                        </w:pPr>
                        <w:r>
                          <w:rPr>
                            <w:rFonts w:ascii="Arial" w:eastAsia="Arial" w:hAnsi="Arial" w:cs="Arial"/>
                            <w:sz w:val="22"/>
                          </w:rPr>
                          <w:t>Finance Officer</w:t>
                        </w:r>
                      </w:p>
                    </w:tc>
                  </w:tr>
                  <w:tr w:rsidR="00F96CF5" w14:paraId="0149BBF0" w14:textId="77777777">
                    <w:tc>
                      <w:tcPr>
                        <w:tcW w:w="0" w:type="auto"/>
                        <w:tcMar>
                          <w:top w:w="80" w:type="dxa"/>
                          <w:bottom w:w="80" w:type="dxa"/>
                        </w:tcMar>
                      </w:tcPr>
                      <w:p w14:paraId="7D92EB4E" w14:textId="098556F6" w:rsidR="00F96CF5" w:rsidRDefault="00773C45">
                        <w:pPr>
                          <w:rPr>
                            <w:rFonts w:ascii="Arial" w:eastAsia="Arial" w:hAnsi="Arial" w:cs="Arial"/>
                            <w:sz w:val="22"/>
                          </w:rPr>
                        </w:pPr>
                        <w:r>
                          <w:rPr>
                            <w:noProof/>
                          </w:rPr>
                          <mc:AlternateContent>
                            <mc:Choice Requires="wps">
                              <w:drawing>
                                <wp:anchor distT="0" distB="0" distL="114300" distR="114300" simplePos="0" relativeHeight="251658357" behindDoc="0" locked="1" layoutInCell="1" allowOverlap="1" wp14:anchorId="225D6CBB" wp14:editId="7DDFB08F">
                                  <wp:simplePos x="0" y="0"/>
                                  <wp:positionH relativeFrom="column">
                                    <wp:align>center</wp:align>
                                  </wp:positionH>
                                  <wp:positionV relativeFrom="paragraph">
                                    <wp:posOffset>25400</wp:posOffset>
                                  </wp:positionV>
                                  <wp:extent cx="88900" cy="88900"/>
                                  <wp:effectExtent l="12065" t="10160" r="13335" b="5715"/>
                                  <wp:wrapNone/>
                                  <wp:docPr id="196189462" name="Oval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D059166" id="Oval 120" o:spid="_x0000_s1026" style="position:absolute;margin-left:0;margin-top:2pt;width:7pt;height:7pt;z-index:2514257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85A0A4C" w14:textId="77777777" w:rsidR="00F96CF5" w:rsidRDefault="00F96CF5">
                        <w:pPr>
                          <w:rPr>
                            <w:rFonts w:ascii="Arial" w:eastAsia="Arial" w:hAnsi="Arial" w:cs="Arial"/>
                            <w:sz w:val="22"/>
                          </w:rPr>
                        </w:pPr>
                        <w:r>
                          <w:rPr>
                            <w:rFonts w:ascii="Arial" w:eastAsia="Arial" w:hAnsi="Arial" w:cs="Arial"/>
                            <w:sz w:val="22"/>
                          </w:rPr>
                          <w:t>Projects/Research/Risk/Information/Data Officer</w:t>
                        </w:r>
                      </w:p>
                    </w:tc>
                  </w:tr>
                  <w:tr w:rsidR="00F96CF5" w14:paraId="07ACFC3C" w14:textId="77777777">
                    <w:tc>
                      <w:tcPr>
                        <w:tcW w:w="0" w:type="auto"/>
                        <w:tcMar>
                          <w:top w:w="80" w:type="dxa"/>
                          <w:bottom w:w="80" w:type="dxa"/>
                        </w:tcMar>
                      </w:tcPr>
                      <w:p w14:paraId="04BB8DC1" w14:textId="50683A41" w:rsidR="00F96CF5" w:rsidRDefault="00773C45">
                        <w:pPr>
                          <w:rPr>
                            <w:rFonts w:ascii="Arial" w:eastAsia="Arial" w:hAnsi="Arial" w:cs="Arial"/>
                            <w:sz w:val="22"/>
                          </w:rPr>
                        </w:pPr>
                        <w:r>
                          <w:rPr>
                            <w:noProof/>
                          </w:rPr>
                          <mc:AlternateContent>
                            <mc:Choice Requires="wps">
                              <w:drawing>
                                <wp:anchor distT="0" distB="0" distL="114300" distR="114300" simplePos="0" relativeHeight="251658358" behindDoc="0" locked="1" layoutInCell="1" allowOverlap="1" wp14:anchorId="75210C8E" wp14:editId="393C1116">
                                  <wp:simplePos x="0" y="0"/>
                                  <wp:positionH relativeFrom="column">
                                    <wp:align>center</wp:align>
                                  </wp:positionH>
                                  <wp:positionV relativeFrom="paragraph">
                                    <wp:posOffset>25400</wp:posOffset>
                                  </wp:positionV>
                                  <wp:extent cx="88900" cy="88900"/>
                                  <wp:effectExtent l="12065" t="6350" r="13335" b="9525"/>
                                  <wp:wrapNone/>
                                  <wp:docPr id="903502271" name="Oval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DA84AB9" id="Oval 121" o:spid="_x0000_s1026" style="position:absolute;margin-left:0;margin-top:2pt;width:7pt;height:7pt;z-index:2514268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A39D4FF" w14:textId="77777777" w:rsidR="00F96CF5" w:rsidRDefault="00F96CF5">
                        <w:pPr>
                          <w:rPr>
                            <w:rFonts w:ascii="Arial" w:eastAsia="Arial" w:hAnsi="Arial" w:cs="Arial"/>
                            <w:sz w:val="22"/>
                          </w:rPr>
                        </w:pPr>
                        <w:r>
                          <w:rPr>
                            <w:rFonts w:ascii="Arial" w:eastAsia="Arial" w:hAnsi="Arial" w:cs="Arial"/>
                            <w:sz w:val="22"/>
                          </w:rPr>
                          <w:t>Communications/HR Officer</w:t>
                        </w:r>
                      </w:p>
                    </w:tc>
                  </w:tr>
                </w:tbl>
                <w:p w14:paraId="125549D4" w14:textId="77777777" w:rsidR="00F96CF5" w:rsidRDefault="00F96CF5">
                  <w:pPr>
                    <w:rPr>
                      <w:rFonts w:ascii="Arial" w:eastAsia="Arial" w:hAnsi="Arial" w:cs="Arial"/>
                      <w:sz w:val="22"/>
                    </w:rPr>
                  </w:pPr>
                </w:p>
              </w:tc>
            </w:tr>
          </w:tbl>
          <w:p w14:paraId="654A9F85" w14:textId="77777777" w:rsidR="00F96CF5" w:rsidRDefault="00F96CF5">
            <w:pPr>
              <w:rPr>
                <w:rFonts w:ascii="Arial" w:eastAsia="Arial" w:hAnsi="Arial" w:cs="Arial"/>
                <w:sz w:val="22"/>
              </w:rPr>
            </w:pPr>
          </w:p>
        </w:tc>
      </w:tr>
    </w:tbl>
    <w:p w14:paraId="1593B8F6" w14:textId="77777777" w:rsidR="00F96CF5" w:rsidRDefault="00F96CF5">
      <w:pPr>
        <w:rPr>
          <w:rFonts w:ascii="Arial" w:eastAsia="Arial" w:hAnsi="Arial" w:cs="Arial"/>
          <w:sz w:val="22"/>
        </w:rPr>
        <w:sectPr w:rsidR="00F96CF5">
          <w:pgSz w:w="12240" w:h="15840"/>
          <w:pgMar w:top="1440" w:right="1800" w:bottom="1440" w:left="1800" w:header="708"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2258D600" w14:textId="77777777">
        <w:trPr>
          <w:trHeight w:val="330"/>
        </w:trPr>
        <w:tc>
          <w:tcPr>
            <w:tcW w:w="0" w:type="auto"/>
            <w:tcBorders>
              <w:top w:val="single" w:sz="4" w:space="0" w:color="auto"/>
              <w:left w:val="single" w:sz="4" w:space="0" w:color="auto"/>
              <w:bottom w:val="single" w:sz="4" w:space="0" w:color="auto"/>
              <w:right w:val="single" w:sz="4" w:space="0" w:color="auto"/>
            </w:tcBorders>
            <w:shd w:val="clear" w:color="auto" w:fill="D3D3D3"/>
            <w:tcMar>
              <w:top w:w="80" w:type="dxa"/>
              <w:bottom w:w="80" w:type="dxa"/>
            </w:tcMar>
            <w:vAlign w:val="center"/>
          </w:tcPr>
          <w:p w14:paraId="5F2B7C9F" w14:textId="77777777" w:rsidR="00F96CF5" w:rsidRDefault="00F96CF5">
            <w:pPr>
              <w:rPr>
                <w:rFonts w:ascii="Arial" w:eastAsia="Arial" w:hAnsi="Arial" w:cs="Arial"/>
                <w:b/>
                <w:sz w:val="22"/>
              </w:rPr>
            </w:pPr>
            <w:r>
              <w:rPr>
                <w:rFonts w:ascii="Arial" w:eastAsia="Arial" w:hAnsi="Arial" w:cs="Arial"/>
                <w:b/>
                <w:sz w:val="22"/>
              </w:rPr>
              <w:lastRenderedPageBreak/>
              <w:t>B. Surveillance</w:t>
            </w:r>
          </w:p>
        </w:tc>
      </w:tr>
      <w:tr w:rsidR="00F96CF5" w14:paraId="1DCFA447" w14:textId="77777777">
        <w:trPr>
          <w:trHeight w:val="330"/>
        </w:trPr>
        <w:tc>
          <w:tcPr>
            <w:tcW w:w="0" w:type="auto"/>
            <w:tcBorders>
              <w:top w:val="single" w:sz="4" w:space="0" w:color="auto"/>
              <w:left w:val="single" w:sz="4" w:space="0" w:color="auto"/>
              <w:bottom w:val="single" w:sz="4" w:space="0" w:color="auto"/>
              <w:right w:val="single" w:sz="4" w:space="0" w:color="auto"/>
            </w:tcBorders>
            <w:shd w:val="clear" w:color="auto" w:fill="D3D3D3"/>
            <w:tcMar>
              <w:top w:w="80" w:type="dxa"/>
              <w:bottom w:w="80" w:type="dxa"/>
            </w:tcMar>
            <w:vAlign w:val="center"/>
          </w:tcPr>
          <w:p w14:paraId="4516899A" w14:textId="77777777" w:rsidR="00F96CF5" w:rsidRDefault="00F96CF5">
            <w:pPr>
              <w:rPr>
                <w:rFonts w:ascii="Arial" w:eastAsia="Arial" w:hAnsi="Arial" w:cs="Arial"/>
                <w:sz w:val="20"/>
              </w:rPr>
            </w:pPr>
            <w:r>
              <w:rPr>
                <w:rFonts w:ascii="Arial" w:eastAsia="Arial" w:hAnsi="Arial" w:cs="Arial"/>
                <w:sz w:val="20"/>
              </w:rPr>
              <w:t>Consider it, If all of the below is Correct :</w:t>
            </w:r>
          </w:p>
          <w:p w14:paraId="0CA9BD5A" w14:textId="77777777" w:rsidR="00F96CF5" w:rsidRDefault="00F96CF5">
            <w:pPr>
              <w:numPr>
                <w:ilvl w:val="0"/>
                <w:numId w:val="7"/>
              </w:numPr>
              <w:rPr>
                <w:rFonts w:ascii="Arial" w:eastAsia="Arial" w:hAnsi="Arial" w:cs="Arial"/>
                <w:sz w:val="20"/>
              </w:rPr>
            </w:pPr>
            <w:r>
              <w:rPr>
                <w:rFonts w:ascii="Arial" w:eastAsia="Arial" w:hAnsi="Arial" w:cs="Arial"/>
                <w:sz w:val="20"/>
              </w:rPr>
              <w:t>Have you worked on climate change-related issues during the evaluation period (2021-2025) as part of your IMF assignments?  equals "Yes"</w:t>
            </w:r>
          </w:p>
          <w:p w14:paraId="66D1E874" w14:textId="77777777" w:rsidR="00F96CF5" w:rsidRDefault="00F96CF5">
            <w:pPr>
              <w:rPr>
                <w:rFonts w:ascii="Arial" w:eastAsia="Arial" w:hAnsi="Arial" w:cs="Arial"/>
                <w:sz w:val="20"/>
              </w:rPr>
            </w:pPr>
          </w:p>
        </w:tc>
      </w:tr>
    </w:tbl>
    <w:p w14:paraId="41DDEE1E" w14:textId="77777777" w:rsidR="00F96CF5" w:rsidRDefault="00F96CF5">
      <w:pPr>
        <w:keepNext/>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F96CF5" w14:paraId="23B2EEE6" w14:textId="77777777">
        <w:tc>
          <w:tcPr>
            <w:tcW w:w="0" w:type="auto"/>
            <w:tcBorders>
              <w:top w:val="nil"/>
              <w:left w:val="nil"/>
              <w:bottom w:val="nil"/>
              <w:right w:val="nil"/>
            </w:tcBorders>
            <w:tcMar>
              <w:top w:w="100" w:type="dxa"/>
              <w:bottom w:w="100" w:type="dxa"/>
            </w:tcMar>
            <w:vAlign w:val="center"/>
          </w:tcPr>
          <w:p w14:paraId="7A04C2D2" w14:textId="77777777" w:rsidR="00F96CF5" w:rsidRDefault="00F96CF5">
            <w:pPr>
              <w:jc w:val="center"/>
              <w:rPr>
                <w:rFonts w:ascii="Arial" w:eastAsia="Arial" w:hAnsi="Arial" w:cs="Arial"/>
                <w:sz w:val="22"/>
              </w:rPr>
            </w:pPr>
            <w:r>
              <w:t>B. Surveillance</w:t>
            </w:r>
          </w:p>
        </w:tc>
      </w:tr>
    </w:tbl>
    <w:p w14:paraId="2283A3BB"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F96CF5" w14:paraId="6BEFC837" w14:textId="77777777">
        <w:tc>
          <w:tcPr>
            <w:tcW w:w="0" w:type="auto"/>
            <w:tcBorders>
              <w:top w:val="nil"/>
              <w:left w:val="nil"/>
              <w:bottom w:val="nil"/>
              <w:right w:val="nil"/>
            </w:tcBorders>
            <w:tcMar>
              <w:top w:w="100" w:type="dxa"/>
              <w:bottom w:w="100" w:type="dxa"/>
            </w:tcMar>
            <w:vAlign w:val="center"/>
          </w:tcPr>
          <w:p w14:paraId="2F2CFCEC" w14:textId="77777777" w:rsidR="00F96CF5" w:rsidRDefault="00F96CF5">
            <w:pPr>
              <w:jc w:val="center"/>
              <w:rPr>
                <w:rFonts w:ascii="Arial" w:eastAsia="Arial" w:hAnsi="Arial" w:cs="Arial"/>
                <w:sz w:val="22"/>
              </w:rPr>
            </w:pPr>
            <w:r>
              <w:t>The following questions solicit your views on the IMF’s surveillance activities related to climate change during the evaluation period (2021-2025).</w:t>
            </w:r>
          </w:p>
        </w:tc>
      </w:tr>
    </w:tbl>
    <w:p w14:paraId="68E0E80E"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254B520B" w14:textId="77777777">
        <w:tc>
          <w:tcPr>
            <w:tcW w:w="0" w:type="auto"/>
            <w:tcMar>
              <w:top w:w="80" w:type="dxa"/>
              <w:bottom w:w="80" w:type="dxa"/>
            </w:tcMar>
          </w:tcPr>
          <w:p w14:paraId="17334784" w14:textId="77777777" w:rsidR="00F96CF5" w:rsidRDefault="00F96CF5">
            <w:pPr>
              <w:keepNext/>
              <w:rPr>
                <w:rFonts w:ascii="Arial" w:eastAsia="Arial" w:hAnsi="Arial" w:cs="Arial"/>
                <w:b/>
                <w:sz w:val="22"/>
              </w:rPr>
            </w:pPr>
            <w:r>
              <w:rPr>
                <w:rFonts w:ascii="Arial" w:eastAsia="Arial" w:hAnsi="Arial" w:cs="Arial"/>
                <w:b/>
                <w:sz w:val="22"/>
              </w:rPr>
              <w:t>*4. To what extent have you worked on climate change-related issues in the following surveillance contexts?</w:t>
            </w:r>
            <w:r>
              <w:rPr>
                <w:rFonts w:ascii="Arial" w:eastAsia="Arial" w:hAnsi="Arial" w:cs="Arial"/>
                <w:sz w:val="22"/>
              </w:rPr>
              <w:t>(*Required)</w:t>
            </w:r>
          </w:p>
        </w:tc>
      </w:tr>
      <w:tr w:rsidR="00F96CF5" w14:paraId="648E9A4F"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5B175075"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406"/>
                    <w:gridCol w:w="1560"/>
                  </w:tblGrid>
                  <w:tr w:rsidR="00F96CF5" w14:paraId="344176B3" w14:textId="77777777">
                    <w:tc>
                      <w:tcPr>
                        <w:tcW w:w="0" w:type="auto"/>
                        <w:tcMar>
                          <w:top w:w="80" w:type="dxa"/>
                          <w:bottom w:w="80" w:type="dxa"/>
                        </w:tcMar>
                      </w:tcPr>
                      <w:p w14:paraId="55974796" w14:textId="77777777" w:rsidR="00F96CF5" w:rsidRDefault="00F96CF5">
                        <w:pPr>
                          <w:rPr>
                            <w:rFonts w:ascii="Arial" w:eastAsia="Arial" w:hAnsi="Arial" w:cs="Arial"/>
                            <w:b/>
                            <w:sz w:val="22"/>
                          </w:rPr>
                        </w:pPr>
                      </w:p>
                    </w:tc>
                    <w:tc>
                      <w:tcPr>
                        <w:tcW w:w="0" w:type="auto"/>
                        <w:tcMar>
                          <w:top w:w="80" w:type="dxa"/>
                          <w:bottom w:w="80" w:type="dxa"/>
                        </w:tcMar>
                      </w:tcPr>
                      <w:p w14:paraId="27A22C4C"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138A1B2E"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744C0244" w14:textId="77777777">
                    <w:tc>
                      <w:tcPr>
                        <w:tcW w:w="0" w:type="auto"/>
                        <w:tcMar>
                          <w:top w:w="80" w:type="dxa"/>
                          <w:bottom w:w="80" w:type="dxa"/>
                        </w:tcMar>
                      </w:tcPr>
                      <w:p w14:paraId="4E737357" w14:textId="0EDA8D50" w:rsidR="00F96CF5" w:rsidRDefault="00773C45">
                        <w:pPr>
                          <w:rPr>
                            <w:rFonts w:ascii="Arial" w:eastAsia="Arial" w:hAnsi="Arial" w:cs="Arial"/>
                            <w:sz w:val="22"/>
                          </w:rPr>
                        </w:pPr>
                        <w:r>
                          <w:rPr>
                            <w:noProof/>
                          </w:rPr>
                          <mc:AlternateContent>
                            <mc:Choice Requires="wps">
                              <w:drawing>
                                <wp:anchor distT="0" distB="0" distL="114300" distR="114300" simplePos="0" relativeHeight="251658359" behindDoc="0" locked="1" layoutInCell="1" allowOverlap="1" wp14:anchorId="0FEB8D5A" wp14:editId="34C1EE2A">
                                  <wp:simplePos x="0" y="0"/>
                                  <wp:positionH relativeFrom="column">
                                    <wp:align>center</wp:align>
                                  </wp:positionH>
                                  <wp:positionV relativeFrom="paragraph">
                                    <wp:posOffset>25400</wp:posOffset>
                                  </wp:positionV>
                                  <wp:extent cx="88900" cy="88900"/>
                                  <wp:effectExtent l="12065" t="13970" r="13335" b="11430"/>
                                  <wp:wrapNone/>
                                  <wp:docPr id="688428848" name="Oval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5AAD9B5" id="Oval 122" o:spid="_x0000_s1026" style="position:absolute;margin-left:0;margin-top:2pt;width:7pt;height:7pt;z-index:2514278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E1CA0EE" w14:textId="77777777" w:rsidR="00F96CF5" w:rsidRDefault="00F96CF5">
                        <w:pPr>
                          <w:rPr>
                            <w:rFonts w:ascii="Arial" w:eastAsia="Arial" w:hAnsi="Arial" w:cs="Arial"/>
                            <w:sz w:val="22"/>
                          </w:rPr>
                        </w:pPr>
                        <w:r>
                          <w:rPr>
                            <w:rFonts w:ascii="Arial" w:eastAsia="Arial" w:hAnsi="Arial" w:cs="Arial"/>
                            <w:sz w:val="22"/>
                          </w:rPr>
                          <w:t>Article IV consultations or Selected Issues Papers (SIPs)</w:t>
                        </w:r>
                      </w:p>
                    </w:tc>
                    <w:tc>
                      <w:tcPr>
                        <w:tcW w:w="0" w:type="auto"/>
                        <w:tcMar>
                          <w:top w:w="80" w:type="dxa"/>
                          <w:bottom w:w="80" w:type="dxa"/>
                        </w:tcMar>
                        <w:vAlign w:val="center"/>
                      </w:tcPr>
                      <w:p w14:paraId="6B569982"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1EA040F" w14:textId="77777777">
                    <w:tc>
                      <w:tcPr>
                        <w:tcW w:w="0" w:type="auto"/>
                        <w:tcMar>
                          <w:top w:w="80" w:type="dxa"/>
                          <w:bottom w:w="80" w:type="dxa"/>
                        </w:tcMar>
                      </w:tcPr>
                      <w:p w14:paraId="22FFD63A" w14:textId="5A55AE6F" w:rsidR="00F96CF5" w:rsidRDefault="00773C45">
                        <w:pPr>
                          <w:rPr>
                            <w:rFonts w:ascii="Arial" w:eastAsia="Arial" w:hAnsi="Arial" w:cs="Arial"/>
                            <w:sz w:val="22"/>
                          </w:rPr>
                        </w:pPr>
                        <w:r>
                          <w:rPr>
                            <w:noProof/>
                          </w:rPr>
                          <mc:AlternateContent>
                            <mc:Choice Requires="wps">
                              <w:drawing>
                                <wp:anchor distT="0" distB="0" distL="114300" distR="114300" simplePos="0" relativeHeight="251658360" behindDoc="0" locked="1" layoutInCell="1" allowOverlap="1" wp14:anchorId="5A9A64D3" wp14:editId="76CABA30">
                                  <wp:simplePos x="0" y="0"/>
                                  <wp:positionH relativeFrom="column">
                                    <wp:align>center</wp:align>
                                  </wp:positionH>
                                  <wp:positionV relativeFrom="paragraph">
                                    <wp:posOffset>25400</wp:posOffset>
                                  </wp:positionV>
                                  <wp:extent cx="88900" cy="88900"/>
                                  <wp:effectExtent l="12065" t="10160" r="13335" b="5715"/>
                                  <wp:wrapNone/>
                                  <wp:docPr id="1906545683" name="Oval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D2C76C2" id="Oval 123" o:spid="_x0000_s1026" style="position:absolute;margin-left:0;margin-top:2pt;width:7pt;height:7pt;z-index:2514288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BCA3BB9" w14:textId="77777777" w:rsidR="00F96CF5" w:rsidRDefault="00F96CF5">
                        <w:pPr>
                          <w:rPr>
                            <w:rFonts w:ascii="Arial" w:eastAsia="Arial" w:hAnsi="Arial" w:cs="Arial"/>
                            <w:sz w:val="22"/>
                          </w:rPr>
                        </w:pPr>
                        <w:r>
                          <w:rPr>
                            <w:rFonts w:ascii="Arial" w:eastAsia="Arial" w:hAnsi="Arial" w:cs="Arial"/>
                            <w:sz w:val="22"/>
                          </w:rPr>
                          <w:t>Article IV consultations or Selected Issues Papers (SIPs)</w:t>
                        </w:r>
                      </w:p>
                    </w:tc>
                    <w:tc>
                      <w:tcPr>
                        <w:tcW w:w="0" w:type="auto"/>
                        <w:tcMar>
                          <w:top w:w="80" w:type="dxa"/>
                          <w:bottom w:w="80" w:type="dxa"/>
                        </w:tcMar>
                        <w:vAlign w:val="center"/>
                      </w:tcPr>
                      <w:p w14:paraId="2861FB14"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C9A5BD0" w14:textId="77777777">
                    <w:tc>
                      <w:tcPr>
                        <w:tcW w:w="0" w:type="auto"/>
                        <w:tcMar>
                          <w:top w:w="80" w:type="dxa"/>
                          <w:bottom w:w="80" w:type="dxa"/>
                        </w:tcMar>
                      </w:tcPr>
                      <w:p w14:paraId="19AA8C77" w14:textId="75A1ECB5" w:rsidR="00F96CF5" w:rsidRDefault="00773C45">
                        <w:pPr>
                          <w:rPr>
                            <w:rFonts w:ascii="Arial" w:eastAsia="Arial" w:hAnsi="Arial" w:cs="Arial"/>
                            <w:sz w:val="22"/>
                          </w:rPr>
                        </w:pPr>
                        <w:r>
                          <w:rPr>
                            <w:noProof/>
                          </w:rPr>
                          <mc:AlternateContent>
                            <mc:Choice Requires="wps">
                              <w:drawing>
                                <wp:anchor distT="0" distB="0" distL="114300" distR="114300" simplePos="0" relativeHeight="251658361" behindDoc="0" locked="1" layoutInCell="1" allowOverlap="1" wp14:anchorId="701AD628" wp14:editId="24C6B1DB">
                                  <wp:simplePos x="0" y="0"/>
                                  <wp:positionH relativeFrom="column">
                                    <wp:align>center</wp:align>
                                  </wp:positionH>
                                  <wp:positionV relativeFrom="paragraph">
                                    <wp:posOffset>25400</wp:posOffset>
                                  </wp:positionV>
                                  <wp:extent cx="88900" cy="88900"/>
                                  <wp:effectExtent l="12065" t="12065" r="13335" b="13335"/>
                                  <wp:wrapNone/>
                                  <wp:docPr id="474238436" name="Oval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32E68C0" id="Oval 124" o:spid="_x0000_s1026" style="position:absolute;margin-left:0;margin-top:2pt;width:7pt;height:7pt;z-index:2514298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EDB82FA" w14:textId="77777777" w:rsidR="00F96CF5" w:rsidRDefault="00F96CF5">
                        <w:pPr>
                          <w:rPr>
                            <w:rFonts w:ascii="Arial" w:eastAsia="Arial" w:hAnsi="Arial" w:cs="Arial"/>
                            <w:sz w:val="22"/>
                          </w:rPr>
                        </w:pPr>
                        <w:r>
                          <w:rPr>
                            <w:rFonts w:ascii="Arial" w:eastAsia="Arial" w:hAnsi="Arial" w:cs="Arial"/>
                            <w:sz w:val="22"/>
                          </w:rPr>
                          <w:t>Article IV consultations or Selected Issues Papers (SIPs)</w:t>
                        </w:r>
                      </w:p>
                    </w:tc>
                    <w:tc>
                      <w:tcPr>
                        <w:tcW w:w="0" w:type="auto"/>
                        <w:tcMar>
                          <w:top w:w="80" w:type="dxa"/>
                          <w:bottom w:w="80" w:type="dxa"/>
                        </w:tcMar>
                        <w:vAlign w:val="center"/>
                      </w:tcPr>
                      <w:p w14:paraId="063C912F"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BDB2C52" w14:textId="77777777">
                    <w:tc>
                      <w:tcPr>
                        <w:tcW w:w="0" w:type="auto"/>
                        <w:tcMar>
                          <w:top w:w="80" w:type="dxa"/>
                          <w:bottom w:w="80" w:type="dxa"/>
                        </w:tcMar>
                      </w:tcPr>
                      <w:p w14:paraId="28C12D0E" w14:textId="6BBDD45B" w:rsidR="00F96CF5" w:rsidRDefault="00773C45">
                        <w:pPr>
                          <w:rPr>
                            <w:rFonts w:ascii="Arial" w:eastAsia="Arial" w:hAnsi="Arial" w:cs="Arial"/>
                            <w:sz w:val="22"/>
                          </w:rPr>
                        </w:pPr>
                        <w:r>
                          <w:rPr>
                            <w:noProof/>
                          </w:rPr>
                          <mc:AlternateContent>
                            <mc:Choice Requires="wps">
                              <w:drawing>
                                <wp:anchor distT="0" distB="0" distL="114300" distR="114300" simplePos="0" relativeHeight="251658362" behindDoc="0" locked="1" layoutInCell="1" allowOverlap="1" wp14:anchorId="50969EC3" wp14:editId="119DBF3A">
                                  <wp:simplePos x="0" y="0"/>
                                  <wp:positionH relativeFrom="column">
                                    <wp:align>center</wp:align>
                                  </wp:positionH>
                                  <wp:positionV relativeFrom="paragraph">
                                    <wp:posOffset>25400</wp:posOffset>
                                  </wp:positionV>
                                  <wp:extent cx="88900" cy="88900"/>
                                  <wp:effectExtent l="12065" t="10160" r="13335" b="5715"/>
                                  <wp:wrapNone/>
                                  <wp:docPr id="94227006" name="Oval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7EF1BC7" id="Oval 125" o:spid="_x0000_s1026" style="position:absolute;margin-left:0;margin-top:2pt;width:7pt;height:7pt;z-index:2514309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5EA3A8B" w14:textId="77777777" w:rsidR="00F96CF5" w:rsidRDefault="00F96CF5">
                        <w:pPr>
                          <w:rPr>
                            <w:rFonts w:ascii="Arial" w:eastAsia="Arial" w:hAnsi="Arial" w:cs="Arial"/>
                            <w:sz w:val="22"/>
                          </w:rPr>
                        </w:pPr>
                        <w:r>
                          <w:rPr>
                            <w:rFonts w:ascii="Arial" w:eastAsia="Arial" w:hAnsi="Arial" w:cs="Arial"/>
                            <w:sz w:val="22"/>
                          </w:rPr>
                          <w:t>Article IV consultations or Selected Issues Papers (SIPs)</w:t>
                        </w:r>
                      </w:p>
                    </w:tc>
                    <w:tc>
                      <w:tcPr>
                        <w:tcW w:w="0" w:type="auto"/>
                        <w:tcMar>
                          <w:top w:w="80" w:type="dxa"/>
                          <w:bottom w:w="80" w:type="dxa"/>
                        </w:tcMar>
                        <w:vAlign w:val="center"/>
                      </w:tcPr>
                      <w:p w14:paraId="55D4B2C6"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0B7F5A2" w14:textId="77777777">
                    <w:tc>
                      <w:tcPr>
                        <w:tcW w:w="0" w:type="auto"/>
                        <w:tcMar>
                          <w:top w:w="80" w:type="dxa"/>
                          <w:bottom w:w="80" w:type="dxa"/>
                        </w:tcMar>
                      </w:tcPr>
                      <w:p w14:paraId="02403031" w14:textId="25EF3E1A" w:rsidR="00F96CF5" w:rsidRDefault="00773C45">
                        <w:pPr>
                          <w:rPr>
                            <w:rFonts w:ascii="Arial" w:eastAsia="Arial" w:hAnsi="Arial" w:cs="Arial"/>
                            <w:sz w:val="22"/>
                          </w:rPr>
                        </w:pPr>
                        <w:r>
                          <w:rPr>
                            <w:noProof/>
                          </w:rPr>
                          <mc:AlternateContent>
                            <mc:Choice Requires="wps">
                              <w:drawing>
                                <wp:anchor distT="0" distB="0" distL="114300" distR="114300" simplePos="0" relativeHeight="251658363" behindDoc="0" locked="1" layoutInCell="1" allowOverlap="1" wp14:anchorId="3D557DC6" wp14:editId="2500ACBB">
                                  <wp:simplePos x="0" y="0"/>
                                  <wp:positionH relativeFrom="column">
                                    <wp:align>center</wp:align>
                                  </wp:positionH>
                                  <wp:positionV relativeFrom="paragraph">
                                    <wp:posOffset>25400</wp:posOffset>
                                  </wp:positionV>
                                  <wp:extent cx="88900" cy="88900"/>
                                  <wp:effectExtent l="12065" t="12065" r="13335" b="13335"/>
                                  <wp:wrapNone/>
                                  <wp:docPr id="127071538"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189D18F" id="Oval 126" o:spid="_x0000_s1026" style="position:absolute;margin-left:0;margin-top:2pt;width:7pt;height:7pt;z-index:2514319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3857894" w14:textId="77777777" w:rsidR="00F96CF5" w:rsidRDefault="00F96CF5">
                        <w:pPr>
                          <w:rPr>
                            <w:rFonts w:ascii="Arial" w:eastAsia="Arial" w:hAnsi="Arial" w:cs="Arial"/>
                            <w:sz w:val="22"/>
                          </w:rPr>
                        </w:pPr>
                        <w:r>
                          <w:rPr>
                            <w:rFonts w:ascii="Arial" w:eastAsia="Arial" w:hAnsi="Arial" w:cs="Arial"/>
                            <w:sz w:val="22"/>
                          </w:rPr>
                          <w:t>Flagship reports (e.g., World Economic Outlook (WEO), Fiscal Monitor (FM), Global Financial Stability Report (GFSR), Regional Economic Outlook (REO))</w:t>
                        </w:r>
                      </w:p>
                    </w:tc>
                    <w:tc>
                      <w:tcPr>
                        <w:tcW w:w="0" w:type="auto"/>
                        <w:tcMar>
                          <w:top w:w="80" w:type="dxa"/>
                          <w:bottom w:w="80" w:type="dxa"/>
                        </w:tcMar>
                        <w:vAlign w:val="center"/>
                      </w:tcPr>
                      <w:p w14:paraId="626FA91F"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280DA45" w14:textId="77777777">
                    <w:tc>
                      <w:tcPr>
                        <w:tcW w:w="0" w:type="auto"/>
                        <w:tcMar>
                          <w:top w:w="80" w:type="dxa"/>
                          <w:bottom w:w="80" w:type="dxa"/>
                        </w:tcMar>
                      </w:tcPr>
                      <w:p w14:paraId="5C572CDA" w14:textId="22EBA993" w:rsidR="00F96CF5" w:rsidRDefault="00773C45">
                        <w:pPr>
                          <w:rPr>
                            <w:rFonts w:ascii="Arial" w:eastAsia="Arial" w:hAnsi="Arial" w:cs="Arial"/>
                            <w:sz w:val="22"/>
                          </w:rPr>
                        </w:pPr>
                        <w:r>
                          <w:rPr>
                            <w:noProof/>
                          </w:rPr>
                          <mc:AlternateContent>
                            <mc:Choice Requires="wps">
                              <w:drawing>
                                <wp:anchor distT="0" distB="0" distL="114300" distR="114300" simplePos="0" relativeHeight="251658364" behindDoc="0" locked="1" layoutInCell="1" allowOverlap="1" wp14:anchorId="13C6F417" wp14:editId="26A4FF87">
                                  <wp:simplePos x="0" y="0"/>
                                  <wp:positionH relativeFrom="column">
                                    <wp:align>center</wp:align>
                                  </wp:positionH>
                                  <wp:positionV relativeFrom="paragraph">
                                    <wp:posOffset>25400</wp:posOffset>
                                  </wp:positionV>
                                  <wp:extent cx="88900" cy="88900"/>
                                  <wp:effectExtent l="12065" t="10160" r="13335" b="5715"/>
                                  <wp:wrapNone/>
                                  <wp:docPr id="1318612078" name="Oval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C09491E" id="Oval 127" o:spid="_x0000_s1026" style="position:absolute;margin-left:0;margin-top:2pt;width:7pt;height:7pt;z-index:2514329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760A1B5" w14:textId="77777777" w:rsidR="00F96CF5" w:rsidRDefault="00F96CF5">
                        <w:pPr>
                          <w:rPr>
                            <w:rFonts w:ascii="Arial" w:eastAsia="Arial" w:hAnsi="Arial" w:cs="Arial"/>
                            <w:sz w:val="22"/>
                          </w:rPr>
                        </w:pPr>
                        <w:r>
                          <w:rPr>
                            <w:rFonts w:ascii="Arial" w:eastAsia="Arial" w:hAnsi="Arial" w:cs="Arial"/>
                            <w:sz w:val="22"/>
                          </w:rPr>
                          <w:t>Flagship reports (e.g., World Economic Outlook (WEO), Fiscal Monitor (FM), Global Financial Stability Report (GFSR), Regional Economic Outlook (REO))</w:t>
                        </w:r>
                      </w:p>
                    </w:tc>
                    <w:tc>
                      <w:tcPr>
                        <w:tcW w:w="0" w:type="auto"/>
                        <w:tcMar>
                          <w:top w:w="80" w:type="dxa"/>
                          <w:bottom w:w="80" w:type="dxa"/>
                        </w:tcMar>
                        <w:vAlign w:val="center"/>
                      </w:tcPr>
                      <w:p w14:paraId="71284F8D"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56785AC" w14:textId="77777777">
                    <w:tc>
                      <w:tcPr>
                        <w:tcW w:w="0" w:type="auto"/>
                        <w:tcMar>
                          <w:top w:w="80" w:type="dxa"/>
                          <w:bottom w:w="80" w:type="dxa"/>
                        </w:tcMar>
                      </w:tcPr>
                      <w:p w14:paraId="14426143" w14:textId="75B3F1B0" w:rsidR="00F96CF5" w:rsidRDefault="00773C45">
                        <w:pPr>
                          <w:rPr>
                            <w:rFonts w:ascii="Arial" w:eastAsia="Arial" w:hAnsi="Arial" w:cs="Arial"/>
                            <w:sz w:val="22"/>
                          </w:rPr>
                        </w:pPr>
                        <w:r>
                          <w:rPr>
                            <w:noProof/>
                          </w:rPr>
                          <mc:AlternateContent>
                            <mc:Choice Requires="wps">
                              <w:drawing>
                                <wp:anchor distT="0" distB="0" distL="114300" distR="114300" simplePos="0" relativeHeight="251658365" behindDoc="0" locked="1" layoutInCell="1" allowOverlap="1" wp14:anchorId="528EE40E" wp14:editId="1A9F8B69">
                                  <wp:simplePos x="0" y="0"/>
                                  <wp:positionH relativeFrom="column">
                                    <wp:align>center</wp:align>
                                  </wp:positionH>
                                  <wp:positionV relativeFrom="paragraph">
                                    <wp:posOffset>25400</wp:posOffset>
                                  </wp:positionV>
                                  <wp:extent cx="88900" cy="88900"/>
                                  <wp:effectExtent l="12065" t="8255" r="13335" b="7620"/>
                                  <wp:wrapNone/>
                                  <wp:docPr id="798988745" name="Oval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28767D1" id="Oval 128" o:spid="_x0000_s1026" style="position:absolute;margin-left:0;margin-top:2pt;width:7pt;height:7pt;z-index:2514339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199F2CC" w14:textId="77777777" w:rsidR="00F96CF5" w:rsidRDefault="00F96CF5">
                        <w:pPr>
                          <w:rPr>
                            <w:rFonts w:ascii="Arial" w:eastAsia="Arial" w:hAnsi="Arial" w:cs="Arial"/>
                            <w:sz w:val="22"/>
                          </w:rPr>
                        </w:pPr>
                        <w:r>
                          <w:rPr>
                            <w:rFonts w:ascii="Arial" w:eastAsia="Arial" w:hAnsi="Arial" w:cs="Arial"/>
                            <w:sz w:val="22"/>
                          </w:rPr>
                          <w:t>Flagship reports (e.g., World Economic Outlook (WEO), Fiscal Monitor (FM), Global Financial Stability Report (GFSR), Regional Economic Outlook (REO))</w:t>
                        </w:r>
                      </w:p>
                    </w:tc>
                    <w:tc>
                      <w:tcPr>
                        <w:tcW w:w="0" w:type="auto"/>
                        <w:tcMar>
                          <w:top w:w="80" w:type="dxa"/>
                          <w:bottom w:w="80" w:type="dxa"/>
                        </w:tcMar>
                        <w:vAlign w:val="center"/>
                      </w:tcPr>
                      <w:p w14:paraId="1A04637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88F0621" w14:textId="77777777">
                    <w:tc>
                      <w:tcPr>
                        <w:tcW w:w="0" w:type="auto"/>
                        <w:tcMar>
                          <w:top w:w="80" w:type="dxa"/>
                          <w:bottom w:w="80" w:type="dxa"/>
                        </w:tcMar>
                      </w:tcPr>
                      <w:p w14:paraId="5F7FE3FC" w14:textId="6B2D5A7B" w:rsidR="00F96CF5" w:rsidRDefault="00773C45">
                        <w:pPr>
                          <w:rPr>
                            <w:rFonts w:ascii="Arial" w:eastAsia="Arial" w:hAnsi="Arial" w:cs="Arial"/>
                            <w:sz w:val="22"/>
                          </w:rPr>
                        </w:pPr>
                        <w:r>
                          <w:rPr>
                            <w:noProof/>
                          </w:rPr>
                          <mc:AlternateContent>
                            <mc:Choice Requires="wps">
                              <w:drawing>
                                <wp:anchor distT="0" distB="0" distL="114300" distR="114300" simplePos="0" relativeHeight="251658366" behindDoc="0" locked="1" layoutInCell="1" allowOverlap="1" wp14:anchorId="4ECFD4C9" wp14:editId="350DBD8B">
                                  <wp:simplePos x="0" y="0"/>
                                  <wp:positionH relativeFrom="column">
                                    <wp:align>center</wp:align>
                                  </wp:positionH>
                                  <wp:positionV relativeFrom="paragraph">
                                    <wp:posOffset>25400</wp:posOffset>
                                  </wp:positionV>
                                  <wp:extent cx="88900" cy="88900"/>
                                  <wp:effectExtent l="12065" t="6350" r="13335" b="9525"/>
                                  <wp:wrapNone/>
                                  <wp:docPr id="952806501" name="Oval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8B8C757" id="Oval 129" o:spid="_x0000_s1026" style="position:absolute;margin-left:0;margin-top:2pt;width:7pt;height:7pt;z-index:2514350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85A25D8" w14:textId="77777777" w:rsidR="00F96CF5" w:rsidRDefault="00F96CF5">
                        <w:pPr>
                          <w:rPr>
                            <w:rFonts w:ascii="Arial" w:eastAsia="Arial" w:hAnsi="Arial" w:cs="Arial"/>
                            <w:sz w:val="22"/>
                          </w:rPr>
                        </w:pPr>
                        <w:r>
                          <w:rPr>
                            <w:rFonts w:ascii="Arial" w:eastAsia="Arial" w:hAnsi="Arial" w:cs="Arial"/>
                            <w:sz w:val="22"/>
                          </w:rPr>
                          <w:t>Flagship reports (e.g., World Economic Outlook (WEO), Fiscal Monitor (FM), Global Financial Stability Report (GFSR), Regional Economic Outlook (REO))</w:t>
                        </w:r>
                      </w:p>
                    </w:tc>
                    <w:tc>
                      <w:tcPr>
                        <w:tcW w:w="0" w:type="auto"/>
                        <w:tcMar>
                          <w:top w:w="80" w:type="dxa"/>
                          <w:bottom w:w="80" w:type="dxa"/>
                        </w:tcMar>
                        <w:vAlign w:val="center"/>
                      </w:tcPr>
                      <w:p w14:paraId="456AAD81"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6E8159F9" w14:textId="77777777">
                    <w:tc>
                      <w:tcPr>
                        <w:tcW w:w="0" w:type="auto"/>
                        <w:tcMar>
                          <w:top w:w="80" w:type="dxa"/>
                          <w:bottom w:w="80" w:type="dxa"/>
                        </w:tcMar>
                      </w:tcPr>
                      <w:p w14:paraId="11EAF8C8" w14:textId="65A7FA60" w:rsidR="00F96CF5" w:rsidRDefault="00773C45">
                        <w:pPr>
                          <w:rPr>
                            <w:rFonts w:ascii="Arial" w:eastAsia="Arial" w:hAnsi="Arial" w:cs="Arial"/>
                            <w:sz w:val="22"/>
                          </w:rPr>
                        </w:pPr>
                        <w:r>
                          <w:rPr>
                            <w:noProof/>
                          </w:rPr>
                          <mc:AlternateContent>
                            <mc:Choice Requires="wps">
                              <w:drawing>
                                <wp:anchor distT="0" distB="0" distL="114300" distR="114300" simplePos="0" relativeHeight="251658367" behindDoc="0" locked="1" layoutInCell="1" allowOverlap="1" wp14:anchorId="16230BD9" wp14:editId="55DBA078">
                                  <wp:simplePos x="0" y="0"/>
                                  <wp:positionH relativeFrom="column">
                                    <wp:align>center</wp:align>
                                  </wp:positionH>
                                  <wp:positionV relativeFrom="paragraph">
                                    <wp:posOffset>25400</wp:posOffset>
                                  </wp:positionV>
                                  <wp:extent cx="88900" cy="88900"/>
                                  <wp:effectExtent l="12065" t="13970" r="13335" b="11430"/>
                                  <wp:wrapNone/>
                                  <wp:docPr id="1842204857" name="Oval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491F563" id="Oval 130" o:spid="_x0000_s1026" style="position:absolute;margin-left:0;margin-top:2pt;width:7pt;height:7pt;z-index:2514360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E56CD7F" w14:textId="70FA6450" w:rsidR="00F96CF5" w:rsidRDefault="00F96CF5">
                        <w:pPr>
                          <w:rPr>
                            <w:rFonts w:ascii="Arial" w:eastAsia="Arial" w:hAnsi="Arial" w:cs="Arial"/>
                            <w:sz w:val="22"/>
                          </w:rPr>
                        </w:pPr>
                        <w:r>
                          <w:rPr>
                            <w:rFonts w:ascii="Arial" w:eastAsia="Arial" w:hAnsi="Arial" w:cs="Arial"/>
                            <w:sz w:val="22"/>
                          </w:rPr>
                          <w:t>Financial Sector Assessment Programs (FSAPs)</w:t>
                        </w:r>
                        <w:r w:rsidR="00945112">
                          <w:rPr>
                            <w:rFonts w:ascii="Arial" w:eastAsia="Arial" w:hAnsi="Arial" w:cs="Arial"/>
                            <w:sz w:val="22"/>
                          </w:rPr>
                          <w:t xml:space="preserve"> (mandatory and non-mandatory)</w:t>
                        </w:r>
                      </w:p>
                    </w:tc>
                    <w:tc>
                      <w:tcPr>
                        <w:tcW w:w="0" w:type="auto"/>
                        <w:tcMar>
                          <w:top w:w="80" w:type="dxa"/>
                          <w:bottom w:w="80" w:type="dxa"/>
                        </w:tcMar>
                        <w:vAlign w:val="center"/>
                      </w:tcPr>
                      <w:p w14:paraId="63166DDB"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BA42DE4" w14:textId="77777777">
                    <w:tc>
                      <w:tcPr>
                        <w:tcW w:w="0" w:type="auto"/>
                        <w:tcMar>
                          <w:top w:w="80" w:type="dxa"/>
                          <w:bottom w:w="80" w:type="dxa"/>
                        </w:tcMar>
                      </w:tcPr>
                      <w:p w14:paraId="7365A97A" w14:textId="70869D9C" w:rsidR="00F96CF5" w:rsidRDefault="00773C45">
                        <w:pPr>
                          <w:rPr>
                            <w:rFonts w:ascii="Arial" w:eastAsia="Arial" w:hAnsi="Arial" w:cs="Arial"/>
                            <w:sz w:val="22"/>
                          </w:rPr>
                        </w:pPr>
                        <w:r>
                          <w:rPr>
                            <w:noProof/>
                          </w:rPr>
                          <mc:AlternateContent>
                            <mc:Choice Requires="wps">
                              <w:drawing>
                                <wp:anchor distT="0" distB="0" distL="114300" distR="114300" simplePos="0" relativeHeight="251658368" behindDoc="0" locked="1" layoutInCell="1" allowOverlap="1" wp14:anchorId="598A3BBA" wp14:editId="78F52B2F">
                                  <wp:simplePos x="0" y="0"/>
                                  <wp:positionH relativeFrom="column">
                                    <wp:align>center</wp:align>
                                  </wp:positionH>
                                  <wp:positionV relativeFrom="paragraph">
                                    <wp:posOffset>25400</wp:posOffset>
                                  </wp:positionV>
                                  <wp:extent cx="88900" cy="88900"/>
                                  <wp:effectExtent l="12065" t="10160" r="13335" b="5715"/>
                                  <wp:wrapNone/>
                                  <wp:docPr id="1811389254" name="Oval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D3CAA7B" id="Oval 131" o:spid="_x0000_s1026" style="position:absolute;margin-left:0;margin-top:2pt;width:7pt;height:7pt;z-index:251437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E23AF9F" w14:textId="6252A8A2" w:rsidR="00F96CF5" w:rsidRDefault="00F96CF5">
                        <w:pPr>
                          <w:rPr>
                            <w:rFonts w:ascii="Arial" w:eastAsia="Arial" w:hAnsi="Arial" w:cs="Arial"/>
                            <w:sz w:val="22"/>
                          </w:rPr>
                        </w:pPr>
                        <w:r>
                          <w:rPr>
                            <w:rFonts w:ascii="Arial" w:eastAsia="Arial" w:hAnsi="Arial" w:cs="Arial"/>
                            <w:sz w:val="22"/>
                          </w:rPr>
                          <w:t>Financial Sector Assessment Programs (FSAPs)</w:t>
                        </w:r>
                        <w:r w:rsidR="00945112">
                          <w:rPr>
                            <w:rFonts w:ascii="Arial" w:eastAsia="Arial" w:hAnsi="Arial" w:cs="Arial"/>
                            <w:sz w:val="22"/>
                          </w:rPr>
                          <w:t xml:space="preserve"> (mandatory and non-mandatory)</w:t>
                        </w:r>
                      </w:p>
                    </w:tc>
                    <w:tc>
                      <w:tcPr>
                        <w:tcW w:w="0" w:type="auto"/>
                        <w:tcMar>
                          <w:top w:w="80" w:type="dxa"/>
                          <w:bottom w:w="80" w:type="dxa"/>
                        </w:tcMar>
                        <w:vAlign w:val="center"/>
                      </w:tcPr>
                      <w:p w14:paraId="5A153BCE"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5DB8B74" w14:textId="77777777">
                    <w:tc>
                      <w:tcPr>
                        <w:tcW w:w="0" w:type="auto"/>
                        <w:tcMar>
                          <w:top w:w="80" w:type="dxa"/>
                          <w:bottom w:w="80" w:type="dxa"/>
                        </w:tcMar>
                      </w:tcPr>
                      <w:p w14:paraId="64817EC9" w14:textId="391EBA94"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369" behindDoc="0" locked="1" layoutInCell="1" allowOverlap="1" wp14:anchorId="27223BBE" wp14:editId="37364C6D">
                                  <wp:simplePos x="0" y="0"/>
                                  <wp:positionH relativeFrom="column">
                                    <wp:align>center</wp:align>
                                  </wp:positionH>
                                  <wp:positionV relativeFrom="paragraph">
                                    <wp:posOffset>25400</wp:posOffset>
                                  </wp:positionV>
                                  <wp:extent cx="88900" cy="88900"/>
                                  <wp:effectExtent l="12065" t="6350" r="13335" b="9525"/>
                                  <wp:wrapNone/>
                                  <wp:docPr id="543437870" name="Oval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8150BE4" id="Oval 132" o:spid="_x0000_s1026" style="position:absolute;margin-left:0;margin-top:2pt;width:7pt;height:7pt;z-index:2514380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6E9C1B4" w14:textId="23FC8EFE" w:rsidR="00F96CF5" w:rsidRDefault="00F96CF5">
                        <w:pPr>
                          <w:rPr>
                            <w:rFonts w:ascii="Arial" w:eastAsia="Arial" w:hAnsi="Arial" w:cs="Arial"/>
                            <w:sz w:val="22"/>
                          </w:rPr>
                        </w:pPr>
                        <w:r>
                          <w:rPr>
                            <w:rFonts w:ascii="Arial" w:eastAsia="Arial" w:hAnsi="Arial" w:cs="Arial"/>
                            <w:sz w:val="22"/>
                          </w:rPr>
                          <w:t>Financial Sector Assessment Programs (FSAPs)</w:t>
                        </w:r>
                        <w:r w:rsidR="00945112">
                          <w:rPr>
                            <w:rFonts w:ascii="Arial" w:eastAsia="Arial" w:hAnsi="Arial" w:cs="Arial"/>
                            <w:sz w:val="22"/>
                          </w:rPr>
                          <w:t xml:space="preserve"> (mandatory and non-mandatory)</w:t>
                        </w:r>
                      </w:p>
                    </w:tc>
                    <w:tc>
                      <w:tcPr>
                        <w:tcW w:w="0" w:type="auto"/>
                        <w:tcMar>
                          <w:top w:w="80" w:type="dxa"/>
                          <w:bottom w:w="80" w:type="dxa"/>
                        </w:tcMar>
                        <w:vAlign w:val="center"/>
                      </w:tcPr>
                      <w:p w14:paraId="60B90AA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119F199" w14:textId="77777777">
                    <w:tc>
                      <w:tcPr>
                        <w:tcW w:w="0" w:type="auto"/>
                        <w:tcMar>
                          <w:top w:w="80" w:type="dxa"/>
                          <w:bottom w:w="80" w:type="dxa"/>
                        </w:tcMar>
                      </w:tcPr>
                      <w:p w14:paraId="4281BD9A" w14:textId="21A32843" w:rsidR="00F96CF5" w:rsidRDefault="00773C45">
                        <w:pPr>
                          <w:rPr>
                            <w:rFonts w:ascii="Arial" w:eastAsia="Arial" w:hAnsi="Arial" w:cs="Arial"/>
                            <w:sz w:val="22"/>
                          </w:rPr>
                        </w:pPr>
                        <w:r>
                          <w:rPr>
                            <w:noProof/>
                          </w:rPr>
                          <mc:AlternateContent>
                            <mc:Choice Requires="wps">
                              <w:drawing>
                                <wp:anchor distT="0" distB="0" distL="114300" distR="114300" simplePos="0" relativeHeight="251658370" behindDoc="0" locked="1" layoutInCell="1" allowOverlap="1" wp14:anchorId="675AB473" wp14:editId="43013D8D">
                                  <wp:simplePos x="0" y="0"/>
                                  <wp:positionH relativeFrom="column">
                                    <wp:align>center</wp:align>
                                  </wp:positionH>
                                  <wp:positionV relativeFrom="paragraph">
                                    <wp:posOffset>25400</wp:posOffset>
                                  </wp:positionV>
                                  <wp:extent cx="88900" cy="88900"/>
                                  <wp:effectExtent l="12065" t="13970" r="13335" b="11430"/>
                                  <wp:wrapNone/>
                                  <wp:docPr id="1231342816" name="Oval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478CB7C" id="Oval 133" o:spid="_x0000_s1026" style="position:absolute;margin-left:0;margin-top:2pt;width:7pt;height:7pt;z-index:251439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6539C55" w14:textId="603B6DC1" w:rsidR="00F96CF5" w:rsidRDefault="00F96CF5">
                        <w:pPr>
                          <w:rPr>
                            <w:rFonts w:ascii="Arial" w:eastAsia="Arial" w:hAnsi="Arial" w:cs="Arial"/>
                            <w:sz w:val="22"/>
                          </w:rPr>
                        </w:pPr>
                        <w:r>
                          <w:rPr>
                            <w:rFonts w:ascii="Arial" w:eastAsia="Arial" w:hAnsi="Arial" w:cs="Arial"/>
                            <w:sz w:val="22"/>
                          </w:rPr>
                          <w:t>Financial Sector Assessment Programs (FSAPs)</w:t>
                        </w:r>
                        <w:r w:rsidR="00945112">
                          <w:rPr>
                            <w:rFonts w:ascii="Arial" w:eastAsia="Arial" w:hAnsi="Arial" w:cs="Arial"/>
                            <w:sz w:val="22"/>
                          </w:rPr>
                          <w:t xml:space="preserve"> (mandatory and non-mandatory)</w:t>
                        </w:r>
                      </w:p>
                    </w:tc>
                    <w:tc>
                      <w:tcPr>
                        <w:tcW w:w="0" w:type="auto"/>
                        <w:tcMar>
                          <w:top w:w="80" w:type="dxa"/>
                          <w:bottom w:w="80" w:type="dxa"/>
                        </w:tcMar>
                        <w:vAlign w:val="center"/>
                      </w:tcPr>
                      <w:p w14:paraId="50A1251F"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AEF7D40" w14:textId="77777777">
                    <w:tc>
                      <w:tcPr>
                        <w:tcW w:w="0" w:type="auto"/>
                        <w:tcMar>
                          <w:top w:w="80" w:type="dxa"/>
                          <w:bottom w:w="80" w:type="dxa"/>
                        </w:tcMar>
                      </w:tcPr>
                      <w:p w14:paraId="6B566487" w14:textId="2634C172" w:rsidR="00F96CF5" w:rsidRDefault="00773C45">
                        <w:pPr>
                          <w:rPr>
                            <w:rFonts w:ascii="Arial" w:eastAsia="Arial" w:hAnsi="Arial" w:cs="Arial"/>
                            <w:sz w:val="22"/>
                          </w:rPr>
                        </w:pPr>
                        <w:r>
                          <w:rPr>
                            <w:noProof/>
                          </w:rPr>
                          <mc:AlternateContent>
                            <mc:Choice Requires="wps">
                              <w:drawing>
                                <wp:anchor distT="0" distB="0" distL="114300" distR="114300" simplePos="0" relativeHeight="251658371" behindDoc="0" locked="1" layoutInCell="1" allowOverlap="1" wp14:anchorId="1DC9841C" wp14:editId="4ED3962B">
                                  <wp:simplePos x="0" y="0"/>
                                  <wp:positionH relativeFrom="column">
                                    <wp:align>center</wp:align>
                                  </wp:positionH>
                                  <wp:positionV relativeFrom="paragraph">
                                    <wp:posOffset>25400</wp:posOffset>
                                  </wp:positionV>
                                  <wp:extent cx="88900" cy="88900"/>
                                  <wp:effectExtent l="12065" t="6350" r="13335" b="9525"/>
                                  <wp:wrapNone/>
                                  <wp:docPr id="784456774" name="Oval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1C7B0A0" id="Oval 134" o:spid="_x0000_s1026" style="position:absolute;margin-left:0;margin-top:2pt;width:7pt;height:7pt;z-index:2514401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5B8919" w14:textId="2FAD783A" w:rsidR="00F96CF5" w:rsidRDefault="00F96CF5">
                        <w:pPr>
                          <w:rPr>
                            <w:rFonts w:ascii="Arial" w:eastAsia="Arial" w:hAnsi="Arial" w:cs="Arial"/>
                            <w:sz w:val="22"/>
                          </w:rPr>
                        </w:pPr>
                        <w:r>
                          <w:rPr>
                            <w:rFonts w:ascii="Arial" w:eastAsia="Arial" w:hAnsi="Arial" w:cs="Arial"/>
                            <w:sz w:val="22"/>
                          </w:rPr>
                          <w:t xml:space="preserve">Research and analytical work (e.g., working papers, books, and </w:t>
                        </w:r>
                        <w:r w:rsidR="00293B93">
                          <w:rPr>
                            <w:rFonts w:ascii="Arial" w:eastAsia="Arial" w:hAnsi="Arial" w:cs="Arial"/>
                            <w:sz w:val="22"/>
                          </w:rPr>
                          <w:t>staff climate notes</w:t>
                        </w:r>
                        <w:r>
                          <w:rPr>
                            <w:rFonts w:ascii="Arial" w:eastAsia="Arial" w:hAnsi="Arial" w:cs="Arial"/>
                            <w:sz w:val="22"/>
                          </w:rPr>
                          <w:t>)</w:t>
                        </w:r>
                      </w:p>
                    </w:tc>
                    <w:tc>
                      <w:tcPr>
                        <w:tcW w:w="0" w:type="auto"/>
                        <w:tcMar>
                          <w:top w:w="80" w:type="dxa"/>
                          <w:bottom w:w="80" w:type="dxa"/>
                        </w:tcMar>
                        <w:vAlign w:val="center"/>
                      </w:tcPr>
                      <w:p w14:paraId="0EA7803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743C302" w14:textId="77777777">
                    <w:tc>
                      <w:tcPr>
                        <w:tcW w:w="0" w:type="auto"/>
                        <w:tcMar>
                          <w:top w:w="80" w:type="dxa"/>
                          <w:bottom w:w="80" w:type="dxa"/>
                        </w:tcMar>
                      </w:tcPr>
                      <w:p w14:paraId="60A4D8F7" w14:textId="0B9B0675" w:rsidR="00F96CF5" w:rsidRDefault="00773C45">
                        <w:pPr>
                          <w:rPr>
                            <w:rFonts w:ascii="Arial" w:eastAsia="Arial" w:hAnsi="Arial" w:cs="Arial"/>
                            <w:sz w:val="22"/>
                          </w:rPr>
                        </w:pPr>
                        <w:r>
                          <w:rPr>
                            <w:noProof/>
                          </w:rPr>
                          <mc:AlternateContent>
                            <mc:Choice Requires="wps">
                              <w:drawing>
                                <wp:anchor distT="0" distB="0" distL="114300" distR="114300" simplePos="0" relativeHeight="251658372" behindDoc="0" locked="1" layoutInCell="1" allowOverlap="1" wp14:anchorId="56DDE1F7" wp14:editId="76CF5920">
                                  <wp:simplePos x="0" y="0"/>
                                  <wp:positionH relativeFrom="column">
                                    <wp:align>center</wp:align>
                                  </wp:positionH>
                                  <wp:positionV relativeFrom="paragraph">
                                    <wp:posOffset>25400</wp:posOffset>
                                  </wp:positionV>
                                  <wp:extent cx="88900" cy="88900"/>
                                  <wp:effectExtent l="12065" t="8255" r="13335" b="7620"/>
                                  <wp:wrapNone/>
                                  <wp:docPr id="941979886" name="Oval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6D67EB" id="Oval 135" o:spid="_x0000_s1026" style="position:absolute;margin-left:0;margin-top:2pt;width:7pt;height:7pt;z-index:2514411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F2457F8" w14:textId="30A3E4E4" w:rsidR="00F96CF5" w:rsidRDefault="00F96CF5">
                        <w:pPr>
                          <w:rPr>
                            <w:rFonts w:ascii="Arial" w:eastAsia="Arial" w:hAnsi="Arial" w:cs="Arial"/>
                            <w:sz w:val="22"/>
                          </w:rPr>
                        </w:pPr>
                        <w:r>
                          <w:rPr>
                            <w:rFonts w:ascii="Arial" w:eastAsia="Arial" w:hAnsi="Arial" w:cs="Arial"/>
                            <w:sz w:val="22"/>
                          </w:rPr>
                          <w:t xml:space="preserve">Research and analytical work (e.g., working papers, books, and </w:t>
                        </w:r>
                        <w:r w:rsidR="00293B93">
                          <w:rPr>
                            <w:rFonts w:ascii="Arial" w:eastAsia="Arial" w:hAnsi="Arial" w:cs="Arial"/>
                            <w:sz w:val="22"/>
                          </w:rPr>
                          <w:t>staff climate notes</w:t>
                        </w:r>
                        <w:r>
                          <w:rPr>
                            <w:rFonts w:ascii="Arial" w:eastAsia="Arial" w:hAnsi="Arial" w:cs="Arial"/>
                            <w:sz w:val="22"/>
                          </w:rPr>
                          <w:t>)</w:t>
                        </w:r>
                      </w:p>
                    </w:tc>
                    <w:tc>
                      <w:tcPr>
                        <w:tcW w:w="0" w:type="auto"/>
                        <w:tcMar>
                          <w:top w:w="80" w:type="dxa"/>
                          <w:bottom w:w="80" w:type="dxa"/>
                        </w:tcMar>
                        <w:vAlign w:val="center"/>
                      </w:tcPr>
                      <w:p w14:paraId="204F8F9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B5AE850" w14:textId="77777777">
                    <w:tc>
                      <w:tcPr>
                        <w:tcW w:w="0" w:type="auto"/>
                        <w:tcMar>
                          <w:top w:w="80" w:type="dxa"/>
                          <w:bottom w:w="80" w:type="dxa"/>
                        </w:tcMar>
                      </w:tcPr>
                      <w:p w14:paraId="6D9CFDF0" w14:textId="684E34C1" w:rsidR="00F96CF5" w:rsidRDefault="00773C45">
                        <w:pPr>
                          <w:rPr>
                            <w:rFonts w:ascii="Arial" w:eastAsia="Arial" w:hAnsi="Arial" w:cs="Arial"/>
                            <w:sz w:val="22"/>
                          </w:rPr>
                        </w:pPr>
                        <w:r>
                          <w:rPr>
                            <w:noProof/>
                          </w:rPr>
                          <mc:AlternateContent>
                            <mc:Choice Requires="wps">
                              <w:drawing>
                                <wp:anchor distT="0" distB="0" distL="114300" distR="114300" simplePos="0" relativeHeight="251658373" behindDoc="0" locked="1" layoutInCell="1" allowOverlap="1" wp14:anchorId="193298A0" wp14:editId="6DE43EE8">
                                  <wp:simplePos x="0" y="0"/>
                                  <wp:positionH relativeFrom="column">
                                    <wp:align>center</wp:align>
                                  </wp:positionH>
                                  <wp:positionV relativeFrom="paragraph">
                                    <wp:posOffset>25400</wp:posOffset>
                                  </wp:positionV>
                                  <wp:extent cx="88900" cy="88900"/>
                                  <wp:effectExtent l="12065" t="10160" r="13335" b="5715"/>
                                  <wp:wrapNone/>
                                  <wp:docPr id="1039210894" name="Oval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9874E5F" id="Oval 136" o:spid="_x0000_s1026" style="position:absolute;margin-left:0;margin-top:2pt;width:7pt;height:7pt;z-index:2514421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AC6D4B4" w14:textId="1F2E499C" w:rsidR="00F96CF5" w:rsidRDefault="00F96CF5">
                        <w:pPr>
                          <w:rPr>
                            <w:rFonts w:ascii="Arial" w:eastAsia="Arial" w:hAnsi="Arial" w:cs="Arial"/>
                            <w:sz w:val="22"/>
                          </w:rPr>
                        </w:pPr>
                        <w:r>
                          <w:rPr>
                            <w:rFonts w:ascii="Arial" w:eastAsia="Arial" w:hAnsi="Arial" w:cs="Arial"/>
                            <w:sz w:val="22"/>
                          </w:rPr>
                          <w:t xml:space="preserve">Research and analytical work (e.g., working papers, books, and </w:t>
                        </w:r>
                        <w:r w:rsidR="00293B93">
                          <w:rPr>
                            <w:rFonts w:ascii="Arial" w:eastAsia="Arial" w:hAnsi="Arial" w:cs="Arial"/>
                            <w:sz w:val="22"/>
                          </w:rPr>
                          <w:t>staff climate notes</w:t>
                        </w:r>
                        <w:r>
                          <w:rPr>
                            <w:rFonts w:ascii="Arial" w:eastAsia="Arial" w:hAnsi="Arial" w:cs="Arial"/>
                            <w:sz w:val="22"/>
                          </w:rPr>
                          <w:t>)</w:t>
                        </w:r>
                      </w:p>
                    </w:tc>
                    <w:tc>
                      <w:tcPr>
                        <w:tcW w:w="0" w:type="auto"/>
                        <w:tcMar>
                          <w:top w:w="80" w:type="dxa"/>
                          <w:bottom w:w="80" w:type="dxa"/>
                        </w:tcMar>
                        <w:vAlign w:val="center"/>
                      </w:tcPr>
                      <w:p w14:paraId="78DAC23F"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024671F" w14:textId="77777777">
                    <w:tc>
                      <w:tcPr>
                        <w:tcW w:w="0" w:type="auto"/>
                        <w:tcMar>
                          <w:top w:w="80" w:type="dxa"/>
                          <w:bottom w:w="80" w:type="dxa"/>
                        </w:tcMar>
                      </w:tcPr>
                      <w:p w14:paraId="698F47F6" w14:textId="697AE22F" w:rsidR="00F96CF5" w:rsidRDefault="00773C45">
                        <w:pPr>
                          <w:rPr>
                            <w:rFonts w:ascii="Arial" w:eastAsia="Arial" w:hAnsi="Arial" w:cs="Arial"/>
                            <w:sz w:val="22"/>
                          </w:rPr>
                        </w:pPr>
                        <w:r>
                          <w:rPr>
                            <w:noProof/>
                          </w:rPr>
                          <mc:AlternateContent>
                            <mc:Choice Requires="wps">
                              <w:drawing>
                                <wp:anchor distT="0" distB="0" distL="114300" distR="114300" simplePos="0" relativeHeight="251658374" behindDoc="0" locked="1" layoutInCell="1" allowOverlap="1" wp14:anchorId="4515E813" wp14:editId="24B25BDD">
                                  <wp:simplePos x="0" y="0"/>
                                  <wp:positionH relativeFrom="column">
                                    <wp:align>center</wp:align>
                                  </wp:positionH>
                                  <wp:positionV relativeFrom="paragraph">
                                    <wp:posOffset>25400</wp:posOffset>
                                  </wp:positionV>
                                  <wp:extent cx="88900" cy="88900"/>
                                  <wp:effectExtent l="12065" t="8255" r="13335" b="7620"/>
                                  <wp:wrapNone/>
                                  <wp:docPr id="1464612359" name="Oval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9020D3D" id="Oval 137" o:spid="_x0000_s1026" style="position:absolute;margin-left:0;margin-top:2pt;width:7pt;height:7pt;z-index:251443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8C88ECC" w14:textId="42F586A7" w:rsidR="00F96CF5" w:rsidRDefault="00F96CF5">
                        <w:pPr>
                          <w:rPr>
                            <w:rFonts w:ascii="Arial" w:eastAsia="Arial" w:hAnsi="Arial" w:cs="Arial"/>
                            <w:sz w:val="22"/>
                          </w:rPr>
                        </w:pPr>
                        <w:r>
                          <w:rPr>
                            <w:rFonts w:ascii="Arial" w:eastAsia="Arial" w:hAnsi="Arial" w:cs="Arial"/>
                            <w:sz w:val="22"/>
                          </w:rPr>
                          <w:t xml:space="preserve">Research and analytical work (e.g., working papers, books, and </w:t>
                        </w:r>
                        <w:r w:rsidR="00293B93">
                          <w:rPr>
                            <w:rFonts w:ascii="Arial" w:eastAsia="Arial" w:hAnsi="Arial" w:cs="Arial"/>
                            <w:sz w:val="22"/>
                          </w:rPr>
                          <w:t>staff climate notes</w:t>
                        </w:r>
                        <w:r>
                          <w:rPr>
                            <w:rFonts w:ascii="Arial" w:eastAsia="Arial" w:hAnsi="Arial" w:cs="Arial"/>
                            <w:sz w:val="22"/>
                          </w:rPr>
                          <w:t>)</w:t>
                        </w:r>
                      </w:p>
                    </w:tc>
                    <w:tc>
                      <w:tcPr>
                        <w:tcW w:w="0" w:type="auto"/>
                        <w:tcMar>
                          <w:top w:w="80" w:type="dxa"/>
                          <w:bottom w:w="80" w:type="dxa"/>
                        </w:tcMar>
                        <w:vAlign w:val="center"/>
                      </w:tcPr>
                      <w:p w14:paraId="011AE734" w14:textId="77777777" w:rsidR="00F96CF5" w:rsidRDefault="00F96CF5">
                        <w:pPr>
                          <w:rPr>
                            <w:rFonts w:ascii="Arial" w:eastAsia="Arial" w:hAnsi="Arial" w:cs="Arial"/>
                            <w:sz w:val="22"/>
                          </w:rPr>
                        </w:pPr>
                        <w:r>
                          <w:rPr>
                            <w:rFonts w:ascii="Arial" w:eastAsia="Arial" w:hAnsi="Arial" w:cs="Arial"/>
                            <w:sz w:val="22"/>
                          </w:rPr>
                          <w:t>To a great extent</w:t>
                        </w:r>
                      </w:p>
                    </w:tc>
                  </w:tr>
                </w:tbl>
                <w:p w14:paraId="0F94D0B4" w14:textId="77777777" w:rsidR="00F96CF5" w:rsidRDefault="00F96CF5">
                  <w:pPr>
                    <w:rPr>
                      <w:rFonts w:ascii="Arial" w:eastAsia="Arial" w:hAnsi="Arial" w:cs="Arial"/>
                      <w:sz w:val="22"/>
                    </w:rPr>
                  </w:pPr>
                </w:p>
              </w:tc>
            </w:tr>
          </w:tbl>
          <w:p w14:paraId="28767C63" w14:textId="77777777" w:rsidR="00F96CF5" w:rsidRDefault="00F96CF5">
            <w:pPr>
              <w:rPr>
                <w:rFonts w:ascii="Arial" w:eastAsia="Arial" w:hAnsi="Arial" w:cs="Arial"/>
                <w:sz w:val="22"/>
              </w:rPr>
            </w:pPr>
          </w:p>
        </w:tc>
      </w:tr>
    </w:tbl>
    <w:p w14:paraId="4DC2B951"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50E0478A" w14:textId="77777777">
        <w:tc>
          <w:tcPr>
            <w:tcW w:w="0" w:type="auto"/>
            <w:tcMar>
              <w:top w:w="80" w:type="dxa"/>
              <w:bottom w:w="80" w:type="dxa"/>
            </w:tcMar>
          </w:tcPr>
          <w:p w14:paraId="424C327D" w14:textId="67845A54" w:rsidR="00F96CF5" w:rsidRDefault="00F96CF5">
            <w:pPr>
              <w:keepNext/>
              <w:rPr>
                <w:rFonts w:ascii="Arial" w:eastAsia="Arial" w:hAnsi="Arial" w:cs="Arial"/>
                <w:b/>
                <w:sz w:val="22"/>
              </w:rPr>
            </w:pPr>
            <w:r>
              <w:rPr>
                <w:rFonts w:ascii="Arial" w:eastAsia="Arial" w:hAnsi="Arial" w:cs="Arial"/>
                <w:b/>
                <w:sz w:val="22"/>
              </w:rPr>
              <w:t xml:space="preserve">*4.1. To what extent has your work on climate change-related issues in the surveillance context been related to </w:t>
            </w:r>
            <w:r w:rsidR="00441DFC">
              <w:rPr>
                <w:rFonts w:ascii="Arial" w:eastAsia="Arial" w:hAnsi="Arial" w:cs="Arial"/>
                <w:b/>
                <w:sz w:val="22"/>
              </w:rPr>
              <w:t xml:space="preserve">a </w:t>
            </w:r>
            <w:r>
              <w:rPr>
                <w:rFonts w:ascii="Arial" w:eastAsia="Arial" w:hAnsi="Arial" w:cs="Arial"/>
                <w:b/>
                <w:sz w:val="22"/>
              </w:rPr>
              <w:t>member countr</w:t>
            </w:r>
            <w:r w:rsidR="00441DFC">
              <w:rPr>
                <w:rFonts w:ascii="Arial" w:eastAsia="Arial" w:hAnsi="Arial" w:cs="Arial"/>
                <w:b/>
                <w:sz w:val="22"/>
              </w:rPr>
              <w:t>y</w:t>
            </w:r>
            <w:r>
              <w:rPr>
                <w:rFonts w:ascii="Arial" w:eastAsia="Arial" w:hAnsi="Arial" w:cs="Arial"/>
                <w:b/>
                <w:sz w:val="22"/>
              </w:rPr>
              <w:t xml:space="preserve"> in the following groups? </w:t>
            </w:r>
          </w:p>
          <w:p w14:paraId="0039CBFE" w14:textId="4D93B372" w:rsidR="00F96CF5" w:rsidDel="001B1D7E" w:rsidRDefault="001B1D7E" w:rsidP="001B1D7E">
            <w:pPr>
              <w:keepNext/>
              <w:rPr>
                <w:del w:id="15" w:author="Rollins, Carmen" w:date="2025-05-12T16:26:00Z"/>
                <w:rFonts w:ascii="Arial" w:eastAsia="Arial" w:hAnsi="Arial" w:cs="Arial"/>
                <w:b/>
                <w:sz w:val="22"/>
              </w:rPr>
            </w:pPr>
            <w:ins w:id="16" w:author="Rollins, Carmen" w:date="2025-05-12T16:27:00Z">
              <w:r>
                <w:rPr>
                  <w:rFonts w:ascii="Arial" w:eastAsia="Arial" w:hAnsi="Arial" w:cs="Arial"/>
                  <w:b/>
                  <w:sz w:val="22"/>
                </w:rPr>
                <w:t xml:space="preserve">List of FCS and SDS and </w:t>
              </w:r>
            </w:ins>
            <w:commentRangeStart w:id="17"/>
            <w:r w:rsidR="00F96CF5">
              <w:rPr>
                <w:rFonts w:ascii="Arial" w:eastAsia="Arial" w:hAnsi="Arial" w:cs="Arial"/>
                <w:b/>
                <w:sz w:val="22"/>
              </w:rPr>
              <w:t>Fiscal Monitor income grouping</w:t>
            </w:r>
            <w:ins w:id="18" w:author="Rollins, Carmen" w:date="2025-05-12T16:27:00Z">
              <w:r>
                <w:rPr>
                  <w:rFonts w:ascii="Arial" w:eastAsia="Arial" w:hAnsi="Arial" w:cs="Arial"/>
                  <w:b/>
                  <w:sz w:val="22"/>
                </w:rPr>
                <w:t xml:space="preserve"> </w:t>
              </w:r>
            </w:ins>
          </w:p>
          <w:p w14:paraId="445375F0" w14:textId="7EE36142" w:rsidR="00F96CF5" w:rsidRDefault="001B1D7E">
            <w:pPr>
              <w:keepNext/>
              <w:rPr>
                <w:rFonts w:ascii="Arial" w:eastAsia="Arial" w:hAnsi="Arial" w:cs="Arial"/>
                <w:b/>
                <w:sz w:val="22"/>
              </w:rPr>
            </w:pPr>
            <w:ins w:id="19" w:author="Rollins, Carmen" w:date="2025-05-12T16:27:00Z">
              <w:r w:rsidDel="001B1D7E">
                <w:rPr>
                  <w:rFonts w:ascii="Arial" w:eastAsia="Arial" w:hAnsi="Arial" w:cs="Arial"/>
                  <w:b/>
                  <w:sz w:val="22"/>
                </w:rPr>
                <w:t xml:space="preserve"> </w:t>
              </w:r>
            </w:ins>
            <w:del w:id="20" w:author="Rollins, Carmen" w:date="2025-05-12T16:27:00Z">
              <w:r w:rsidR="00F96CF5" w:rsidDel="001B1D7E">
                <w:rPr>
                  <w:rFonts w:ascii="Arial" w:eastAsia="Arial" w:hAnsi="Arial" w:cs="Arial"/>
                  <w:b/>
                  <w:sz w:val="22"/>
                </w:rPr>
                <w:delText>List of FCS and SDS</w:delText>
              </w:r>
            </w:del>
            <w:r w:rsidR="00F96CF5">
              <w:rPr>
                <w:rFonts w:ascii="Arial" w:eastAsia="Arial" w:hAnsi="Arial" w:cs="Arial"/>
                <w:sz w:val="22"/>
              </w:rPr>
              <w:t>(*Required)</w:t>
            </w:r>
            <w:commentRangeEnd w:id="17"/>
            <w:r w:rsidR="00EF5519">
              <w:rPr>
                <w:rStyle w:val="CommentReference"/>
              </w:rPr>
              <w:commentReference w:id="17"/>
            </w:r>
          </w:p>
        </w:tc>
      </w:tr>
      <w:tr w:rsidR="00F96CF5" w14:paraId="1CDDD997" w14:textId="77777777">
        <w:tc>
          <w:tcPr>
            <w:tcW w:w="0" w:type="auto"/>
            <w:tcMar>
              <w:top w:w="80" w:type="dxa"/>
              <w:bottom w:w="80" w:type="dxa"/>
            </w:tcMar>
          </w:tcPr>
          <w:p w14:paraId="472548B5"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surveillance contexts? " Question:</w:t>
            </w:r>
          </w:p>
          <w:p w14:paraId="7C631DD8" w14:textId="77777777" w:rsidR="00F96CF5" w:rsidRDefault="00F96CF5">
            <w:pPr>
              <w:keepNext/>
              <w:numPr>
                <w:ilvl w:val="0"/>
                <w:numId w:val="8"/>
              </w:numPr>
              <w:rPr>
                <w:rFonts w:ascii="Arial" w:eastAsia="Arial" w:hAnsi="Arial" w:cs="Arial"/>
                <w:sz w:val="20"/>
              </w:rPr>
            </w:pPr>
            <w:r>
              <w:rPr>
                <w:rFonts w:ascii="Arial" w:eastAsia="Arial" w:hAnsi="Arial" w:cs="Arial"/>
                <w:sz w:val="20"/>
              </w:rPr>
              <w:t>Article IV consultations or Selected Issues Papers (SIPs): To a slight extent,To a moderate extent,To a great extent</w:t>
            </w:r>
          </w:p>
          <w:p w14:paraId="017CDC5C" w14:textId="77777777" w:rsidR="00F96CF5" w:rsidRDefault="00F96CF5">
            <w:pPr>
              <w:keepNext/>
              <w:numPr>
                <w:ilvl w:val="0"/>
                <w:numId w:val="9"/>
              </w:numPr>
              <w:rPr>
                <w:rFonts w:ascii="Arial" w:eastAsia="Arial" w:hAnsi="Arial" w:cs="Arial"/>
                <w:sz w:val="20"/>
              </w:rPr>
            </w:pPr>
            <w:r>
              <w:rPr>
                <w:rFonts w:ascii="Arial" w:eastAsia="Arial" w:hAnsi="Arial" w:cs="Arial"/>
                <w:sz w:val="20"/>
              </w:rPr>
              <w:t>Flagship reports (e.g., World Economic Outlook (WEO), Fiscal Monitor (FM), Global Financial Stability Report (GFSR), Regional Economic Outlook (REO)): To a slight extent,To a moderate extent,To a great extent</w:t>
            </w:r>
          </w:p>
          <w:p w14:paraId="2E1E76B0" w14:textId="77777777" w:rsidR="00F96CF5" w:rsidRDefault="00F96CF5">
            <w:pPr>
              <w:keepNext/>
              <w:numPr>
                <w:ilvl w:val="0"/>
                <w:numId w:val="10"/>
              </w:numPr>
              <w:rPr>
                <w:rFonts w:ascii="Arial" w:eastAsia="Arial" w:hAnsi="Arial" w:cs="Arial"/>
                <w:sz w:val="20"/>
              </w:rPr>
            </w:pPr>
            <w:r>
              <w:rPr>
                <w:rFonts w:ascii="Arial" w:eastAsia="Arial" w:hAnsi="Arial" w:cs="Arial"/>
                <w:sz w:val="20"/>
              </w:rPr>
              <w:t>Financial Sector Assessment Programs (FSAPs): To a slight extent,To a moderate extent,To a great extent</w:t>
            </w:r>
          </w:p>
          <w:p w14:paraId="61BBF96E" w14:textId="45C13F6A" w:rsidR="00F96CF5" w:rsidRDefault="00F96CF5">
            <w:pPr>
              <w:keepNext/>
              <w:numPr>
                <w:ilvl w:val="0"/>
                <w:numId w:val="11"/>
              </w:numPr>
              <w:rPr>
                <w:rFonts w:ascii="Arial" w:eastAsia="Arial" w:hAnsi="Arial" w:cs="Arial"/>
                <w:sz w:val="20"/>
              </w:rPr>
            </w:pPr>
            <w:r>
              <w:rPr>
                <w:rFonts w:ascii="Arial" w:eastAsia="Arial" w:hAnsi="Arial" w:cs="Arial"/>
                <w:sz w:val="20"/>
              </w:rPr>
              <w:t xml:space="preserve">Research and analytical work (e.g., working papers, books, and </w:t>
            </w:r>
            <w:ins w:id="21" w:author="Rollins, Carmen" w:date="2025-05-09T15:13:00Z">
              <w:r w:rsidR="00034A62">
                <w:rPr>
                  <w:rFonts w:ascii="Arial" w:eastAsia="Arial" w:hAnsi="Arial" w:cs="Arial"/>
                  <w:sz w:val="22"/>
                </w:rPr>
                <w:t>staff climate notes</w:t>
              </w:r>
            </w:ins>
            <w:del w:id="22" w:author="Rollins, Carmen" w:date="2025-05-09T15:13:00Z">
              <w:r w:rsidDel="00034A62">
                <w:rPr>
                  <w:rFonts w:ascii="Arial" w:eastAsia="Arial" w:hAnsi="Arial" w:cs="Arial"/>
                  <w:sz w:val="20"/>
                </w:rPr>
                <w:delText>policy papers</w:delText>
              </w:r>
            </w:del>
            <w:r>
              <w:rPr>
                <w:rFonts w:ascii="Arial" w:eastAsia="Arial" w:hAnsi="Arial" w:cs="Arial"/>
                <w:sz w:val="20"/>
              </w:rPr>
              <w:t>): To a slight extent,To a moderate extent,To a great extent</w:t>
            </w:r>
          </w:p>
          <w:p w14:paraId="035CDED9" w14:textId="77777777" w:rsidR="00F96CF5" w:rsidRDefault="00F96CF5">
            <w:pPr>
              <w:keepNext/>
              <w:rPr>
                <w:rFonts w:ascii="Arial" w:eastAsia="Arial" w:hAnsi="Arial" w:cs="Arial"/>
                <w:sz w:val="20"/>
              </w:rPr>
            </w:pPr>
          </w:p>
        </w:tc>
      </w:tr>
      <w:tr w:rsidR="00F96CF5" w14:paraId="37EE824C"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64FC5274"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
                    <w:gridCol w:w="5427"/>
                    <w:gridCol w:w="2519"/>
                  </w:tblGrid>
                  <w:tr w:rsidR="00F96CF5" w14:paraId="2DB395F3" w14:textId="77777777">
                    <w:tc>
                      <w:tcPr>
                        <w:tcW w:w="0" w:type="auto"/>
                        <w:tcMar>
                          <w:top w:w="80" w:type="dxa"/>
                          <w:bottom w:w="80" w:type="dxa"/>
                        </w:tcMar>
                      </w:tcPr>
                      <w:p w14:paraId="05F13686" w14:textId="77777777" w:rsidR="00F96CF5" w:rsidRDefault="00F96CF5">
                        <w:pPr>
                          <w:rPr>
                            <w:rFonts w:ascii="Arial" w:eastAsia="Arial" w:hAnsi="Arial" w:cs="Arial"/>
                            <w:b/>
                            <w:sz w:val="22"/>
                          </w:rPr>
                        </w:pPr>
                      </w:p>
                    </w:tc>
                    <w:tc>
                      <w:tcPr>
                        <w:tcW w:w="0" w:type="auto"/>
                        <w:tcMar>
                          <w:top w:w="80" w:type="dxa"/>
                          <w:bottom w:w="80" w:type="dxa"/>
                        </w:tcMar>
                      </w:tcPr>
                      <w:p w14:paraId="11C55CCB"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5B858E5E"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24C0AEEC" w14:textId="77777777">
                    <w:tc>
                      <w:tcPr>
                        <w:tcW w:w="0" w:type="auto"/>
                        <w:tcMar>
                          <w:top w:w="80" w:type="dxa"/>
                          <w:bottom w:w="80" w:type="dxa"/>
                        </w:tcMar>
                      </w:tcPr>
                      <w:p w14:paraId="5D8C5109" w14:textId="63308E6D" w:rsidR="00F96CF5" w:rsidRDefault="00773C45">
                        <w:pPr>
                          <w:rPr>
                            <w:rFonts w:ascii="Arial" w:eastAsia="Arial" w:hAnsi="Arial" w:cs="Arial"/>
                            <w:sz w:val="22"/>
                          </w:rPr>
                        </w:pPr>
                        <w:r>
                          <w:rPr>
                            <w:noProof/>
                          </w:rPr>
                          <mc:AlternateContent>
                            <mc:Choice Requires="wps">
                              <w:drawing>
                                <wp:anchor distT="0" distB="0" distL="114300" distR="114300" simplePos="0" relativeHeight="251658375" behindDoc="0" locked="1" layoutInCell="1" allowOverlap="1" wp14:anchorId="7474F259" wp14:editId="09858AF5">
                                  <wp:simplePos x="0" y="0"/>
                                  <wp:positionH relativeFrom="column">
                                    <wp:align>center</wp:align>
                                  </wp:positionH>
                                  <wp:positionV relativeFrom="paragraph">
                                    <wp:posOffset>25400</wp:posOffset>
                                  </wp:positionV>
                                  <wp:extent cx="88900" cy="88900"/>
                                  <wp:effectExtent l="11430" t="12065" r="13970" b="13335"/>
                                  <wp:wrapNone/>
                                  <wp:docPr id="1695010807" name="Oval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C04F7C0" id="Oval 138" o:spid="_x0000_s1026" style="position:absolute;margin-left:0;margin-top:2pt;width:7pt;height:7pt;z-index:2514442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B0DA43A" w14:textId="77777777" w:rsidR="00F96CF5" w:rsidRDefault="00F96CF5">
                        <w:pPr>
                          <w:rPr>
                            <w:rFonts w:ascii="Arial" w:eastAsia="Arial" w:hAnsi="Arial" w:cs="Arial"/>
                            <w:sz w:val="22"/>
                          </w:rPr>
                        </w:pPr>
                        <w:r>
                          <w:rPr>
                            <w:rFonts w:ascii="Arial" w:eastAsia="Arial" w:hAnsi="Arial" w:cs="Arial"/>
                            <w:sz w:val="22"/>
                          </w:rPr>
                          <w:t>Advanced Economies</w:t>
                        </w:r>
                      </w:p>
                    </w:tc>
                    <w:tc>
                      <w:tcPr>
                        <w:tcW w:w="0" w:type="auto"/>
                        <w:tcMar>
                          <w:top w:w="80" w:type="dxa"/>
                          <w:bottom w:w="80" w:type="dxa"/>
                        </w:tcMar>
                        <w:vAlign w:val="center"/>
                      </w:tcPr>
                      <w:p w14:paraId="05623CB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8E08AD9" w14:textId="77777777">
                    <w:tc>
                      <w:tcPr>
                        <w:tcW w:w="0" w:type="auto"/>
                        <w:tcMar>
                          <w:top w:w="80" w:type="dxa"/>
                          <w:bottom w:w="80" w:type="dxa"/>
                        </w:tcMar>
                      </w:tcPr>
                      <w:p w14:paraId="0F03572C" w14:textId="1A2AF767" w:rsidR="00F96CF5" w:rsidRDefault="00773C45">
                        <w:pPr>
                          <w:rPr>
                            <w:rFonts w:ascii="Arial" w:eastAsia="Arial" w:hAnsi="Arial" w:cs="Arial"/>
                            <w:sz w:val="22"/>
                          </w:rPr>
                        </w:pPr>
                        <w:r>
                          <w:rPr>
                            <w:noProof/>
                          </w:rPr>
                          <mc:AlternateContent>
                            <mc:Choice Requires="wps">
                              <w:drawing>
                                <wp:anchor distT="0" distB="0" distL="114300" distR="114300" simplePos="0" relativeHeight="251658376" behindDoc="0" locked="1" layoutInCell="1" allowOverlap="1" wp14:anchorId="45822B2E" wp14:editId="422ED840">
                                  <wp:simplePos x="0" y="0"/>
                                  <wp:positionH relativeFrom="column">
                                    <wp:align>center</wp:align>
                                  </wp:positionH>
                                  <wp:positionV relativeFrom="paragraph">
                                    <wp:posOffset>25400</wp:posOffset>
                                  </wp:positionV>
                                  <wp:extent cx="88900" cy="88900"/>
                                  <wp:effectExtent l="11430" t="8255" r="13970" b="7620"/>
                                  <wp:wrapNone/>
                                  <wp:docPr id="837228206" name="Oval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18F83A0" id="Oval 139" o:spid="_x0000_s1026" style="position:absolute;margin-left:0;margin-top:2pt;width:7pt;height:7pt;z-index:251445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E33F8BF" w14:textId="77777777" w:rsidR="00F96CF5" w:rsidRDefault="00F96CF5">
                        <w:pPr>
                          <w:rPr>
                            <w:rFonts w:ascii="Arial" w:eastAsia="Arial" w:hAnsi="Arial" w:cs="Arial"/>
                            <w:sz w:val="22"/>
                          </w:rPr>
                        </w:pPr>
                        <w:r>
                          <w:rPr>
                            <w:rFonts w:ascii="Arial" w:eastAsia="Arial" w:hAnsi="Arial" w:cs="Arial"/>
                            <w:sz w:val="22"/>
                          </w:rPr>
                          <w:t>Advanced Economies</w:t>
                        </w:r>
                      </w:p>
                    </w:tc>
                    <w:tc>
                      <w:tcPr>
                        <w:tcW w:w="0" w:type="auto"/>
                        <w:tcMar>
                          <w:top w:w="80" w:type="dxa"/>
                          <w:bottom w:w="80" w:type="dxa"/>
                        </w:tcMar>
                        <w:vAlign w:val="center"/>
                      </w:tcPr>
                      <w:p w14:paraId="7ADA6EFB"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085DFA9" w14:textId="77777777">
                    <w:tc>
                      <w:tcPr>
                        <w:tcW w:w="0" w:type="auto"/>
                        <w:tcMar>
                          <w:top w:w="80" w:type="dxa"/>
                          <w:bottom w:w="80" w:type="dxa"/>
                        </w:tcMar>
                      </w:tcPr>
                      <w:p w14:paraId="493B5D74" w14:textId="26BF609D" w:rsidR="00F96CF5" w:rsidRDefault="00773C45">
                        <w:pPr>
                          <w:rPr>
                            <w:rFonts w:ascii="Arial" w:eastAsia="Arial" w:hAnsi="Arial" w:cs="Arial"/>
                            <w:sz w:val="22"/>
                          </w:rPr>
                        </w:pPr>
                        <w:r>
                          <w:rPr>
                            <w:noProof/>
                          </w:rPr>
                          <mc:AlternateContent>
                            <mc:Choice Requires="wps">
                              <w:drawing>
                                <wp:anchor distT="0" distB="0" distL="114300" distR="114300" simplePos="0" relativeHeight="251658377" behindDoc="0" locked="1" layoutInCell="1" allowOverlap="1" wp14:anchorId="2DBF5E73" wp14:editId="5CEA6206">
                                  <wp:simplePos x="0" y="0"/>
                                  <wp:positionH relativeFrom="column">
                                    <wp:align>center</wp:align>
                                  </wp:positionH>
                                  <wp:positionV relativeFrom="paragraph">
                                    <wp:posOffset>25400</wp:posOffset>
                                  </wp:positionV>
                                  <wp:extent cx="88900" cy="88900"/>
                                  <wp:effectExtent l="11430" t="13970" r="13970" b="11430"/>
                                  <wp:wrapNone/>
                                  <wp:docPr id="2010846001" name="Oval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5E61B19" id="Oval 140" o:spid="_x0000_s1026" style="position:absolute;margin-left:0;margin-top:2pt;width:7pt;height:7pt;z-index:2514462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57D14F1" w14:textId="77777777" w:rsidR="00F96CF5" w:rsidRDefault="00F96CF5">
                        <w:pPr>
                          <w:rPr>
                            <w:rFonts w:ascii="Arial" w:eastAsia="Arial" w:hAnsi="Arial" w:cs="Arial"/>
                            <w:sz w:val="22"/>
                          </w:rPr>
                        </w:pPr>
                        <w:r>
                          <w:rPr>
                            <w:rFonts w:ascii="Arial" w:eastAsia="Arial" w:hAnsi="Arial" w:cs="Arial"/>
                            <w:sz w:val="22"/>
                          </w:rPr>
                          <w:t>Advanced Economies</w:t>
                        </w:r>
                      </w:p>
                    </w:tc>
                    <w:tc>
                      <w:tcPr>
                        <w:tcW w:w="0" w:type="auto"/>
                        <w:tcMar>
                          <w:top w:w="80" w:type="dxa"/>
                          <w:bottom w:w="80" w:type="dxa"/>
                        </w:tcMar>
                        <w:vAlign w:val="center"/>
                      </w:tcPr>
                      <w:p w14:paraId="2A99275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BBF55A8" w14:textId="77777777">
                    <w:tc>
                      <w:tcPr>
                        <w:tcW w:w="0" w:type="auto"/>
                        <w:tcMar>
                          <w:top w:w="80" w:type="dxa"/>
                          <w:bottom w:w="80" w:type="dxa"/>
                        </w:tcMar>
                      </w:tcPr>
                      <w:p w14:paraId="3AE227B1" w14:textId="56DA3AAD" w:rsidR="00F96CF5" w:rsidRDefault="00773C45">
                        <w:pPr>
                          <w:rPr>
                            <w:rFonts w:ascii="Arial" w:eastAsia="Arial" w:hAnsi="Arial" w:cs="Arial"/>
                            <w:sz w:val="22"/>
                          </w:rPr>
                        </w:pPr>
                        <w:r>
                          <w:rPr>
                            <w:noProof/>
                          </w:rPr>
                          <mc:AlternateContent>
                            <mc:Choice Requires="wps">
                              <w:drawing>
                                <wp:anchor distT="0" distB="0" distL="114300" distR="114300" simplePos="0" relativeHeight="251658378" behindDoc="0" locked="1" layoutInCell="1" allowOverlap="1" wp14:anchorId="21973A58" wp14:editId="7AA99586">
                                  <wp:simplePos x="0" y="0"/>
                                  <wp:positionH relativeFrom="column">
                                    <wp:align>center</wp:align>
                                  </wp:positionH>
                                  <wp:positionV relativeFrom="paragraph">
                                    <wp:posOffset>25400</wp:posOffset>
                                  </wp:positionV>
                                  <wp:extent cx="88900" cy="88900"/>
                                  <wp:effectExtent l="11430" t="10160" r="13970" b="5715"/>
                                  <wp:wrapNone/>
                                  <wp:docPr id="1477856731" name="Oval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51AE65" id="Oval 141" o:spid="_x0000_s1026" style="position:absolute;margin-left:0;margin-top:2pt;width:7pt;height:7pt;z-index:2514472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1198E37" w14:textId="77777777" w:rsidR="00F96CF5" w:rsidRDefault="00F96CF5">
                        <w:pPr>
                          <w:rPr>
                            <w:rFonts w:ascii="Arial" w:eastAsia="Arial" w:hAnsi="Arial" w:cs="Arial"/>
                            <w:sz w:val="22"/>
                          </w:rPr>
                        </w:pPr>
                        <w:r>
                          <w:rPr>
                            <w:rFonts w:ascii="Arial" w:eastAsia="Arial" w:hAnsi="Arial" w:cs="Arial"/>
                            <w:sz w:val="22"/>
                          </w:rPr>
                          <w:t>Advanced Economies</w:t>
                        </w:r>
                      </w:p>
                    </w:tc>
                    <w:tc>
                      <w:tcPr>
                        <w:tcW w:w="0" w:type="auto"/>
                        <w:tcMar>
                          <w:top w:w="80" w:type="dxa"/>
                          <w:bottom w:w="80" w:type="dxa"/>
                        </w:tcMar>
                        <w:vAlign w:val="center"/>
                      </w:tcPr>
                      <w:p w14:paraId="1C719073"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865A518" w14:textId="77777777">
                    <w:tc>
                      <w:tcPr>
                        <w:tcW w:w="0" w:type="auto"/>
                        <w:tcMar>
                          <w:top w:w="80" w:type="dxa"/>
                          <w:bottom w:w="80" w:type="dxa"/>
                        </w:tcMar>
                      </w:tcPr>
                      <w:p w14:paraId="0645EB9F" w14:textId="0ED8FC24" w:rsidR="00F96CF5" w:rsidRDefault="00773C45">
                        <w:pPr>
                          <w:rPr>
                            <w:rFonts w:ascii="Arial" w:eastAsia="Arial" w:hAnsi="Arial" w:cs="Arial"/>
                            <w:sz w:val="22"/>
                          </w:rPr>
                        </w:pPr>
                        <w:r>
                          <w:rPr>
                            <w:noProof/>
                          </w:rPr>
                          <mc:AlternateContent>
                            <mc:Choice Requires="wps">
                              <w:drawing>
                                <wp:anchor distT="0" distB="0" distL="114300" distR="114300" simplePos="0" relativeHeight="251658379" behindDoc="0" locked="1" layoutInCell="1" allowOverlap="1" wp14:anchorId="41A61045" wp14:editId="29326EFF">
                                  <wp:simplePos x="0" y="0"/>
                                  <wp:positionH relativeFrom="column">
                                    <wp:align>center</wp:align>
                                  </wp:positionH>
                                  <wp:positionV relativeFrom="paragraph">
                                    <wp:posOffset>25400</wp:posOffset>
                                  </wp:positionV>
                                  <wp:extent cx="88900" cy="88900"/>
                                  <wp:effectExtent l="11430" t="6350" r="13970" b="9525"/>
                                  <wp:wrapNone/>
                                  <wp:docPr id="1090341256" name="Oval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03FCDC8" id="Oval 142" o:spid="_x0000_s1026" style="position:absolute;margin-left:0;margin-top:2pt;width:7pt;height:7pt;z-index:2514483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36CE138" w14:textId="7D18C950" w:rsidR="00F96CF5" w:rsidRDefault="00F96CF5">
                        <w:pPr>
                          <w:rPr>
                            <w:rFonts w:ascii="Arial" w:eastAsia="Arial" w:hAnsi="Arial" w:cs="Arial"/>
                            <w:sz w:val="22"/>
                          </w:rPr>
                        </w:pPr>
                        <w:r>
                          <w:rPr>
                            <w:rFonts w:ascii="Arial" w:eastAsia="Arial" w:hAnsi="Arial" w:cs="Arial"/>
                            <w:sz w:val="22"/>
                          </w:rPr>
                          <w:t xml:space="preserve">Emerging Market </w:t>
                        </w:r>
                        <w:ins w:id="23" w:author="Rollins, Carmen" w:date="2025-05-12T12:18:00Z">
                          <w:r w:rsidR="00FF33C4">
                            <w:rPr>
                              <w:rFonts w:ascii="Arial" w:eastAsia="Arial" w:hAnsi="Arial" w:cs="Arial"/>
                              <w:sz w:val="22"/>
                            </w:rPr>
                            <w:t>and</w:t>
                          </w:r>
                        </w:ins>
                        <w:ins w:id="24" w:author="Rollins, Carmen" w:date="2025-05-12T12:17:00Z">
                          <w:r w:rsidR="00FF33C4">
                            <w:rPr>
                              <w:rFonts w:ascii="Arial" w:eastAsia="Arial" w:hAnsi="Arial" w:cs="Arial"/>
                              <w:sz w:val="22"/>
                            </w:rPr>
                            <w:t xml:space="preserve"> M</w:t>
                          </w:r>
                        </w:ins>
                        <w:ins w:id="25" w:author="Rollins, Carmen" w:date="2025-05-12T12:18:00Z">
                          <w:r w:rsidR="00FF33C4">
                            <w:rPr>
                              <w:rFonts w:ascii="Arial" w:eastAsia="Arial" w:hAnsi="Arial" w:cs="Arial"/>
                              <w:sz w:val="22"/>
                            </w:rPr>
                            <w:t xml:space="preserve">iddle-Income </w:t>
                          </w:r>
                        </w:ins>
                        <w:r>
                          <w:rPr>
                            <w:rFonts w:ascii="Arial" w:eastAsia="Arial" w:hAnsi="Arial" w:cs="Arial"/>
                            <w:sz w:val="22"/>
                          </w:rPr>
                          <w:t>Economies</w:t>
                        </w:r>
                      </w:p>
                    </w:tc>
                    <w:tc>
                      <w:tcPr>
                        <w:tcW w:w="0" w:type="auto"/>
                        <w:tcMar>
                          <w:top w:w="80" w:type="dxa"/>
                          <w:bottom w:w="80" w:type="dxa"/>
                        </w:tcMar>
                        <w:vAlign w:val="center"/>
                      </w:tcPr>
                      <w:p w14:paraId="4308EC7F"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FC9C9DB" w14:textId="77777777">
                    <w:tc>
                      <w:tcPr>
                        <w:tcW w:w="0" w:type="auto"/>
                        <w:tcMar>
                          <w:top w:w="80" w:type="dxa"/>
                          <w:bottom w:w="80" w:type="dxa"/>
                        </w:tcMar>
                      </w:tcPr>
                      <w:p w14:paraId="7E7B6534" w14:textId="26B786D8" w:rsidR="00F96CF5" w:rsidRDefault="00773C45">
                        <w:pPr>
                          <w:rPr>
                            <w:rFonts w:ascii="Arial" w:eastAsia="Arial" w:hAnsi="Arial" w:cs="Arial"/>
                            <w:sz w:val="22"/>
                          </w:rPr>
                        </w:pPr>
                        <w:r>
                          <w:rPr>
                            <w:noProof/>
                          </w:rPr>
                          <mc:AlternateContent>
                            <mc:Choice Requires="wps">
                              <w:drawing>
                                <wp:anchor distT="0" distB="0" distL="114300" distR="114300" simplePos="0" relativeHeight="251658380" behindDoc="0" locked="1" layoutInCell="1" allowOverlap="1" wp14:anchorId="1ACAF9CA" wp14:editId="5A70714D">
                                  <wp:simplePos x="0" y="0"/>
                                  <wp:positionH relativeFrom="column">
                                    <wp:align>center</wp:align>
                                  </wp:positionH>
                                  <wp:positionV relativeFrom="paragraph">
                                    <wp:posOffset>25400</wp:posOffset>
                                  </wp:positionV>
                                  <wp:extent cx="88900" cy="88900"/>
                                  <wp:effectExtent l="11430" t="12065" r="13970" b="13335"/>
                                  <wp:wrapNone/>
                                  <wp:docPr id="473777274" name="Oval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72F9E50" id="Oval 143" o:spid="_x0000_s1026" style="position:absolute;margin-left:0;margin-top:2pt;width:7pt;height:7pt;z-index:2514493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EE673C6" w14:textId="0B086018" w:rsidR="00F96CF5" w:rsidRDefault="00F96CF5">
                        <w:pPr>
                          <w:rPr>
                            <w:rFonts w:ascii="Arial" w:eastAsia="Arial" w:hAnsi="Arial" w:cs="Arial"/>
                            <w:sz w:val="22"/>
                          </w:rPr>
                        </w:pPr>
                        <w:r>
                          <w:rPr>
                            <w:rFonts w:ascii="Arial" w:eastAsia="Arial" w:hAnsi="Arial" w:cs="Arial"/>
                            <w:sz w:val="22"/>
                          </w:rPr>
                          <w:t>Emerging Market</w:t>
                        </w:r>
                        <w:ins w:id="26" w:author="Rollins, Carmen" w:date="2025-05-12T12:18:00Z">
                          <w:r w:rsidR="00FF33C4">
                            <w:rPr>
                              <w:rFonts w:ascii="Arial" w:eastAsia="Arial" w:hAnsi="Arial" w:cs="Arial"/>
                              <w:sz w:val="22"/>
                            </w:rPr>
                            <w:t xml:space="preserve"> and Middle-Income</w:t>
                          </w:r>
                        </w:ins>
                        <w:r>
                          <w:rPr>
                            <w:rFonts w:ascii="Arial" w:eastAsia="Arial" w:hAnsi="Arial" w:cs="Arial"/>
                            <w:sz w:val="22"/>
                          </w:rPr>
                          <w:t xml:space="preserve"> Economies</w:t>
                        </w:r>
                      </w:p>
                    </w:tc>
                    <w:tc>
                      <w:tcPr>
                        <w:tcW w:w="0" w:type="auto"/>
                        <w:tcMar>
                          <w:top w:w="80" w:type="dxa"/>
                          <w:bottom w:w="80" w:type="dxa"/>
                        </w:tcMar>
                        <w:vAlign w:val="center"/>
                      </w:tcPr>
                      <w:p w14:paraId="49F464BF"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FA15571" w14:textId="77777777">
                    <w:tc>
                      <w:tcPr>
                        <w:tcW w:w="0" w:type="auto"/>
                        <w:tcMar>
                          <w:top w:w="80" w:type="dxa"/>
                          <w:bottom w:w="80" w:type="dxa"/>
                        </w:tcMar>
                      </w:tcPr>
                      <w:p w14:paraId="3B51A190" w14:textId="0C95F3F0"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381" behindDoc="0" locked="1" layoutInCell="1" allowOverlap="1" wp14:anchorId="77DD823C" wp14:editId="44806455">
                                  <wp:simplePos x="0" y="0"/>
                                  <wp:positionH relativeFrom="column">
                                    <wp:align>center</wp:align>
                                  </wp:positionH>
                                  <wp:positionV relativeFrom="paragraph">
                                    <wp:posOffset>25400</wp:posOffset>
                                  </wp:positionV>
                                  <wp:extent cx="88900" cy="88900"/>
                                  <wp:effectExtent l="11430" t="6350" r="13970" b="9525"/>
                                  <wp:wrapNone/>
                                  <wp:docPr id="536177814" name="Oval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262F759" id="Oval 144" o:spid="_x0000_s1026" style="position:absolute;margin-left:0;margin-top:2pt;width:7pt;height:7pt;z-index:2514503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5AFE455" w14:textId="2861C2FF" w:rsidR="00F96CF5" w:rsidRDefault="00F96CF5">
                        <w:pPr>
                          <w:rPr>
                            <w:rFonts w:ascii="Arial" w:eastAsia="Arial" w:hAnsi="Arial" w:cs="Arial"/>
                            <w:sz w:val="22"/>
                          </w:rPr>
                        </w:pPr>
                        <w:r>
                          <w:rPr>
                            <w:rFonts w:ascii="Arial" w:eastAsia="Arial" w:hAnsi="Arial" w:cs="Arial"/>
                            <w:sz w:val="22"/>
                          </w:rPr>
                          <w:t xml:space="preserve">Emerging Market </w:t>
                        </w:r>
                        <w:ins w:id="27" w:author="Rollins, Carmen" w:date="2025-05-12T12:18:00Z">
                          <w:r w:rsidR="00FF33C4">
                            <w:rPr>
                              <w:rFonts w:ascii="Arial" w:eastAsia="Arial" w:hAnsi="Arial" w:cs="Arial"/>
                              <w:sz w:val="22"/>
                            </w:rPr>
                            <w:t xml:space="preserve">and Middle-Income </w:t>
                          </w:r>
                        </w:ins>
                        <w:r>
                          <w:rPr>
                            <w:rFonts w:ascii="Arial" w:eastAsia="Arial" w:hAnsi="Arial" w:cs="Arial"/>
                            <w:sz w:val="22"/>
                          </w:rPr>
                          <w:t>Economies</w:t>
                        </w:r>
                      </w:p>
                    </w:tc>
                    <w:tc>
                      <w:tcPr>
                        <w:tcW w:w="0" w:type="auto"/>
                        <w:tcMar>
                          <w:top w:w="80" w:type="dxa"/>
                          <w:bottom w:w="80" w:type="dxa"/>
                        </w:tcMar>
                        <w:vAlign w:val="center"/>
                      </w:tcPr>
                      <w:p w14:paraId="07D7749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639CAE3" w14:textId="77777777">
                    <w:tc>
                      <w:tcPr>
                        <w:tcW w:w="0" w:type="auto"/>
                        <w:tcMar>
                          <w:top w:w="80" w:type="dxa"/>
                          <w:bottom w:w="80" w:type="dxa"/>
                        </w:tcMar>
                      </w:tcPr>
                      <w:p w14:paraId="1B57C8EA" w14:textId="4CCA64D9" w:rsidR="00F96CF5" w:rsidRDefault="00773C45">
                        <w:pPr>
                          <w:rPr>
                            <w:rFonts w:ascii="Arial" w:eastAsia="Arial" w:hAnsi="Arial" w:cs="Arial"/>
                            <w:sz w:val="22"/>
                          </w:rPr>
                        </w:pPr>
                        <w:r>
                          <w:rPr>
                            <w:noProof/>
                          </w:rPr>
                          <mc:AlternateContent>
                            <mc:Choice Requires="wps">
                              <w:drawing>
                                <wp:anchor distT="0" distB="0" distL="114300" distR="114300" simplePos="0" relativeHeight="251658382" behindDoc="0" locked="1" layoutInCell="1" allowOverlap="1" wp14:anchorId="07DA3F6C" wp14:editId="122266B2">
                                  <wp:simplePos x="0" y="0"/>
                                  <wp:positionH relativeFrom="column">
                                    <wp:align>center</wp:align>
                                  </wp:positionH>
                                  <wp:positionV relativeFrom="paragraph">
                                    <wp:posOffset>25400</wp:posOffset>
                                  </wp:positionV>
                                  <wp:extent cx="88900" cy="88900"/>
                                  <wp:effectExtent l="11430" t="12065" r="13970" b="13335"/>
                                  <wp:wrapNone/>
                                  <wp:docPr id="378106101" name="Oval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278C01F" id="Oval 145" o:spid="_x0000_s1026" style="position:absolute;margin-left:0;margin-top:2pt;width:7pt;height:7pt;z-index:2514513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1C36C0A" w14:textId="34203DC0" w:rsidR="00F96CF5" w:rsidRDefault="00F96CF5">
                        <w:pPr>
                          <w:rPr>
                            <w:rFonts w:ascii="Arial" w:eastAsia="Arial" w:hAnsi="Arial" w:cs="Arial"/>
                            <w:sz w:val="22"/>
                          </w:rPr>
                        </w:pPr>
                        <w:commentRangeStart w:id="28"/>
                        <w:r>
                          <w:rPr>
                            <w:rFonts w:ascii="Arial" w:eastAsia="Arial" w:hAnsi="Arial" w:cs="Arial"/>
                            <w:sz w:val="22"/>
                          </w:rPr>
                          <w:t xml:space="preserve">Emerging Market </w:t>
                        </w:r>
                        <w:ins w:id="29" w:author="Rollins, Carmen" w:date="2025-05-12T12:18:00Z">
                          <w:r w:rsidR="00FF33C4">
                            <w:rPr>
                              <w:rFonts w:ascii="Arial" w:eastAsia="Arial" w:hAnsi="Arial" w:cs="Arial"/>
                              <w:sz w:val="22"/>
                            </w:rPr>
                            <w:t xml:space="preserve">and Middle-Income </w:t>
                          </w:r>
                        </w:ins>
                        <w:r>
                          <w:rPr>
                            <w:rFonts w:ascii="Arial" w:eastAsia="Arial" w:hAnsi="Arial" w:cs="Arial"/>
                            <w:sz w:val="22"/>
                          </w:rPr>
                          <w:t>Economies</w:t>
                        </w:r>
                        <w:commentRangeEnd w:id="28"/>
                        <w:r w:rsidR="00FF33C4">
                          <w:rPr>
                            <w:rStyle w:val="CommentReference"/>
                          </w:rPr>
                          <w:commentReference w:id="28"/>
                        </w:r>
                      </w:p>
                    </w:tc>
                    <w:tc>
                      <w:tcPr>
                        <w:tcW w:w="0" w:type="auto"/>
                        <w:tcMar>
                          <w:top w:w="80" w:type="dxa"/>
                          <w:bottom w:w="80" w:type="dxa"/>
                        </w:tcMar>
                        <w:vAlign w:val="center"/>
                      </w:tcPr>
                      <w:p w14:paraId="1114637F"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9FCF66B" w14:textId="77777777">
                    <w:tc>
                      <w:tcPr>
                        <w:tcW w:w="0" w:type="auto"/>
                        <w:tcMar>
                          <w:top w:w="80" w:type="dxa"/>
                          <w:bottom w:w="80" w:type="dxa"/>
                        </w:tcMar>
                      </w:tcPr>
                      <w:p w14:paraId="022958CF" w14:textId="1EA2DACB" w:rsidR="00F96CF5" w:rsidRDefault="00773C45">
                        <w:pPr>
                          <w:rPr>
                            <w:rFonts w:ascii="Arial" w:eastAsia="Arial" w:hAnsi="Arial" w:cs="Arial"/>
                            <w:sz w:val="22"/>
                          </w:rPr>
                        </w:pPr>
                        <w:r>
                          <w:rPr>
                            <w:noProof/>
                          </w:rPr>
                          <mc:AlternateContent>
                            <mc:Choice Requires="wps">
                              <w:drawing>
                                <wp:anchor distT="0" distB="0" distL="114300" distR="114300" simplePos="0" relativeHeight="251658383" behindDoc="0" locked="1" layoutInCell="1" allowOverlap="1" wp14:anchorId="5ABFBD04" wp14:editId="4F4B810E">
                                  <wp:simplePos x="0" y="0"/>
                                  <wp:positionH relativeFrom="column">
                                    <wp:align>center</wp:align>
                                  </wp:positionH>
                                  <wp:positionV relativeFrom="paragraph">
                                    <wp:posOffset>25400</wp:posOffset>
                                  </wp:positionV>
                                  <wp:extent cx="88900" cy="88900"/>
                                  <wp:effectExtent l="11430" t="8255" r="13970" b="7620"/>
                                  <wp:wrapNone/>
                                  <wp:docPr id="856826476"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AE4DD9C" id="Oval 146" o:spid="_x0000_s1026" style="position:absolute;margin-left:0;margin-top:2pt;width:7pt;height:7pt;z-index:2514524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740B7B9" w14:textId="77777777" w:rsidR="00F96CF5" w:rsidRDefault="00F96CF5">
                        <w:pPr>
                          <w:rPr>
                            <w:rFonts w:ascii="Arial" w:eastAsia="Arial" w:hAnsi="Arial" w:cs="Arial"/>
                            <w:sz w:val="22"/>
                          </w:rPr>
                        </w:pPr>
                        <w:r>
                          <w:rPr>
                            <w:rFonts w:ascii="Arial" w:eastAsia="Arial" w:hAnsi="Arial" w:cs="Arial"/>
                            <w:sz w:val="22"/>
                          </w:rPr>
                          <w:t>Low-Income Developing Countries</w:t>
                        </w:r>
                      </w:p>
                    </w:tc>
                    <w:tc>
                      <w:tcPr>
                        <w:tcW w:w="0" w:type="auto"/>
                        <w:tcMar>
                          <w:top w:w="80" w:type="dxa"/>
                          <w:bottom w:w="80" w:type="dxa"/>
                        </w:tcMar>
                        <w:vAlign w:val="center"/>
                      </w:tcPr>
                      <w:p w14:paraId="58D4E25D"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74B3EB4" w14:textId="77777777">
                    <w:tc>
                      <w:tcPr>
                        <w:tcW w:w="0" w:type="auto"/>
                        <w:tcMar>
                          <w:top w:w="80" w:type="dxa"/>
                          <w:bottom w:w="80" w:type="dxa"/>
                        </w:tcMar>
                      </w:tcPr>
                      <w:p w14:paraId="78866652" w14:textId="03F791C0" w:rsidR="00F96CF5" w:rsidRDefault="00773C45">
                        <w:pPr>
                          <w:rPr>
                            <w:rFonts w:ascii="Arial" w:eastAsia="Arial" w:hAnsi="Arial" w:cs="Arial"/>
                            <w:sz w:val="22"/>
                          </w:rPr>
                        </w:pPr>
                        <w:r>
                          <w:rPr>
                            <w:noProof/>
                          </w:rPr>
                          <mc:AlternateContent>
                            <mc:Choice Requires="wps">
                              <w:drawing>
                                <wp:anchor distT="0" distB="0" distL="114300" distR="114300" simplePos="0" relativeHeight="251658384" behindDoc="0" locked="1" layoutInCell="1" allowOverlap="1" wp14:anchorId="08C337CB" wp14:editId="531FBF37">
                                  <wp:simplePos x="0" y="0"/>
                                  <wp:positionH relativeFrom="column">
                                    <wp:align>center</wp:align>
                                  </wp:positionH>
                                  <wp:positionV relativeFrom="paragraph">
                                    <wp:posOffset>25400</wp:posOffset>
                                  </wp:positionV>
                                  <wp:extent cx="88900" cy="88900"/>
                                  <wp:effectExtent l="11430" t="13970" r="13970" b="11430"/>
                                  <wp:wrapNone/>
                                  <wp:docPr id="1805415858"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7959219" id="Oval 147" o:spid="_x0000_s1026" style="position:absolute;margin-left:0;margin-top:2pt;width:7pt;height:7pt;z-index:2514534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71056F1" w14:textId="77777777" w:rsidR="00F96CF5" w:rsidRDefault="00F96CF5">
                        <w:pPr>
                          <w:rPr>
                            <w:rFonts w:ascii="Arial" w:eastAsia="Arial" w:hAnsi="Arial" w:cs="Arial"/>
                            <w:sz w:val="22"/>
                          </w:rPr>
                        </w:pPr>
                        <w:r>
                          <w:rPr>
                            <w:rFonts w:ascii="Arial" w:eastAsia="Arial" w:hAnsi="Arial" w:cs="Arial"/>
                            <w:sz w:val="22"/>
                          </w:rPr>
                          <w:t>Low-Income Developing Countries</w:t>
                        </w:r>
                      </w:p>
                    </w:tc>
                    <w:tc>
                      <w:tcPr>
                        <w:tcW w:w="0" w:type="auto"/>
                        <w:tcMar>
                          <w:top w:w="80" w:type="dxa"/>
                          <w:bottom w:w="80" w:type="dxa"/>
                        </w:tcMar>
                        <w:vAlign w:val="center"/>
                      </w:tcPr>
                      <w:p w14:paraId="28E43ED5"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029808A" w14:textId="77777777">
                    <w:tc>
                      <w:tcPr>
                        <w:tcW w:w="0" w:type="auto"/>
                        <w:tcMar>
                          <w:top w:w="80" w:type="dxa"/>
                          <w:bottom w:w="80" w:type="dxa"/>
                        </w:tcMar>
                      </w:tcPr>
                      <w:p w14:paraId="7CB16A9C" w14:textId="6F2B6E29" w:rsidR="00F96CF5" w:rsidRDefault="00773C45">
                        <w:pPr>
                          <w:rPr>
                            <w:rFonts w:ascii="Arial" w:eastAsia="Arial" w:hAnsi="Arial" w:cs="Arial"/>
                            <w:sz w:val="22"/>
                          </w:rPr>
                        </w:pPr>
                        <w:r>
                          <w:rPr>
                            <w:noProof/>
                          </w:rPr>
                          <mc:AlternateContent>
                            <mc:Choice Requires="wps">
                              <w:drawing>
                                <wp:anchor distT="0" distB="0" distL="114300" distR="114300" simplePos="0" relativeHeight="251658385" behindDoc="0" locked="1" layoutInCell="1" allowOverlap="1" wp14:anchorId="44402B75" wp14:editId="088EF3CB">
                                  <wp:simplePos x="0" y="0"/>
                                  <wp:positionH relativeFrom="column">
                                    <wp:align>center</wp:align>
                                  </wp:positionH>
                                  <wp:positionV relativeFrom="paragraph">
                                    <wp:posOffset>25400</wp:posOffset>
                                  </wp:positionV>
                                  <wp:extent cx="88900" cy="88900"/>
                                  <wp:effectExtent l="11430" t="10160" r="13970" b="5715"/>
                                  <wp:wrapNone/>
                                  <wp:docPr id="2130450276"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977B6FE" id="Oval 148" o:spid="_x0000_s1026" style="position:absolute;margin-left:0;margin-top:2pt;width:7pt;height:7pt;z-index:2514544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D53E01A" w14:textId="77777777" w:rsidR="00F96CF5" w:rsidRDefault="00F96CF5">
                        <w:pPr>
                          <w:rPr>
                            <w:rFonts w:ascii="Arial" w:eastAsia="Arial" w:hAnsi="Arial" w:cs="Arial"/>
                            <w:sz w:val="22"/>
                          </w:rPr>
                        </w:pPr>
                        <w:r>
                          <w:rPr>
                            <w:rFonts w:ascii="Arial" w:eastAsia="Arial" w:hAnsi="Arial" w:cs="Arial"/>
                            <w:sz w:val="22"/>
                          </w:rPr>
                          <w:t>Low-Income Developing Countries</w:t>
                        </w:r>
                      </w:p>
                    </w:tc>
                    <w:tc>
                      <w:tcPr>
                        <w:tcW w:w="0" w:type="auto"/>
                        <w:tcMar>
                          <w:top w:w="80" w:type="dxa"/>
                          <w:bottom w:w="80" w:type="dxa"/>
                        </w:tcMar>
                        <w:vAlign w:val="center"/>
                      </w:tcPr>
                      <w:p w14:paraId="55C921FB"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7686F037" w14:textId="77777777">
                    <w:tc>
                      <w:tcPr>
                        <w:tcW w:w="0" w:type="auto"/>
                        <w:tcMar>
                          <w:top w:w="80" w:type="dxa"/>
                          <w:bottom w:w="80" w:type="dxa"/>
                        </w:tcMar>
                      </w:tcPr>
                      <w:p w14:paraId="7334E640" w14:textId="5DCE430C" w:rsidR="00F96CF5" w:rsidRDefault="00773C45">
                        <w:pPr>
                          <w:rPr>
                            <w:rFonts w:ascii="Arial" w:eastAsia="Arial" w:hAnsi="Arial" w:cs="Arial"/>
                            <w:sz w:val="22"/>
                          </w:rPr>
                        </w:pPr>
                        <w:r>
                          <w:rPr>
                            <w:noProof/>
                          </w:rPr>
                          <mc:AlternateContent>
                            <mc:Choice Requires="wps">
                              <w:drawing>
                                <wp:anchor distT="0" distB="0" distL="114300" distR="114300" simplePos="0" relativeHeight="251658386" behindDoc="0" locked="1" layoutInCell="1" allowOverlap="1" wp14:anchorId="6CCFF0A2" wp14:editId="74AAF6E2">
                                  <wp:simplePos x="0" y="0"/>
                                  <wp:positionH relativeFrom="column">
                                    <wp:align>center</wp:align>
                                  </wp:positionH>
                                  <wp:positionV relativeFrom="paragraph">
                                    <wp:posOffset>25400</wp:posOffset>
                                  </wp:positionV>
                                  <wp:extent cx="88900" cy="88900"/>
                                  <wp:effectExtent l="11430" t="6350" r="13970" b="9525"/>
                                  <wp:wrapNone/>
                                  <wp:docPr id="53208723"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2C61F66" id="Oval 149" o:spid="_x0000_s1026" style="position:absolute;margin-left:0;margin-top:2pt;width:7pt;height:7pt;z-index:2514554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F722753" w14:textId="77777777" w:rsidR="00F96CF5" w:rsidRDefault="00F96CF5">
                        <w:pPr>
                          <w:rPr>
                            <w:rFonts w:ascii="Arial" w:eastAsia="Arial" w:hAnsi="Arial" w:cs="Arial"/>
                            <w:sz w:val="22"/>
                          </w:rPr>
                        </w:pPr>
                        <w:r>
                          <w:rPr>
                            <w:rFonts w:ascii="Arial" w:eastAsia="Arial" w:hAnsi="Arial" w:cs="Arial"/>
                            <w:sz w:val="22"/>
                          </w:rPr>
                          <w:t>Low-Income Developing Countries</w:t>
                        </w:r>
                      </w:p>
                    </w:tc>
                    <w:tc>
                      <w:tcPr>
                        <w:tcW w:w="0" w:type="auto"/>
                        <w:tcMar>
                          <w:top w:w="80" w:type="dxa"/>
                          <w:bottom w:w="80" w:type="dxa"/>
                        </w:tcMar>
                        <w:vAlign w:val="center"/>
                      </w:tcPr>
                      <w:p w14:paraId="695B8194"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04F81E54" w14:textId="77777777">
                    <w:tc>
                      <w:tcPr>
                        <w:tcW w:w="0" w:type="auto"/>
                        <w:tcMar>
                          <w:top w:w="80" w:type="dxa"/>
                          <w:bottom w:w="80" w:type="dxa"/>
                        </w:tcMar>
                      </w:tcPr>
                      <w:p w14:paraId="31BA6BF0" w14:textId="15A18E60" w:rsidR="00F96CF5" w:rsidRDefault="00773C45">
                        <w:pPr>
                          <w:rPr>
                            <w:rFonts w:ascii="Arial" w:eastAsia="Arial" w:hAnsi="Arial" w:cs="Arial"/>
                            <w:sz w:val="22"/>
                          </w:rPr>
                        </w:pPr>
                        <w:r>
                          <w:rPr>
                            <w:noProof/>
                          </w:rPr>
                          <mc:AlternateContent>
                            <mc:Choice Requires="wps">
                              <w:drawing>
                                <wp:anchor distT="0" distB="0" distL="114300" distR="114300" simplePos="0" relativeHeight="251658387" behindDoc="0" locked="1" layoutInCell="1" allowOverlap="1" wp14:anchorId="004F5B7C" wp14:editId="43B1C363">
                                  <wp:simplePos x="0" y="0"/>
                                  <wp:positionH relativeFrom="column">
                                    <wp:align>center</wp:align>
                                  </wp:positionH>
                                  <wp:positionV relativeFrom="paragraph">
                                    <wp:posOffset>25400</wp:posOffset>
                                  </wp:positionV>
                                  <wp:extent cx="88900" cy="88900"/>
                                  <wp:effectExtent l="11430" t="12065" r="13970" b="13335"/>
                                  <wp:wrapNone/>
                                  <wp:docPr id="464937411"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A4554EF" id="Oval 150" o:spid="_x0000_s1026" style="position:absolute;margin-left:0;margin-top:2pt;width:7pt;height:7pt;z-index:2514565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7CB96B3" w14:textId="77777777" w:rsidR="00F96CF5" w:rsidRDefault="00F96CF5">
                        <w:pPr>
                          <w:rPr>
                            <w:rFonts w:ascii="Arial" w:eastAsia="Arial" w:hAnsi="Arial" w:cs="Arial"/>
                            <w:sz w:val="22"/>
                          </w:rPr>
                        </w:pPr>
                        <w:r>
                          <w:rPr>
                            <w:rFonts w:ascii="Arial" w:eastAsia="Arial" w:hAnsi="Arial" w:cs="Arial"/>
                            <w:sz w:val="22"/>
                          </w:rPr>
                          <w:t>Fragile and Conflict-Affected States (FCS)</w:t>
                        </w:r>
                      </w:p>
                    </w:tc>
                    <w:tc>
                      <w:tcPr>
                        <w:tcW w:w="0" w:type="auto"/>
                        <w:tcMar>
                          <w:top w:w="80" w:type="dxa"/>
                          <w:bottom w:w="80" w:type="dxa"/>
                        </w:tcMar>
                        <w:vAlign w:val="center"/>
                      </w:tcPr>
                      <w:p w14:paraId="386139E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3FA34B9" w14:textId="77777777">
                    <w:tc>
                      <w:tcPr>
                        <w:tcW w:w="0" w:type="auto"/>
                        <w:tcMar>
                          <w:top w:w="80" w:type="dxa"/>
                          <w:bottom w:w="80" w:type="dxa"/>
                        </w:tcMar>
                      </w:tcPr>
                      <w:p w14:paraId="3DB03F34" w14:textId="1C6FE00B" w:rsidR="00F96CF5" w:rsidRDefault="00773C45">
                        <w:pPr>
                          <w:rPr>
                            <w:rFonts w:ascii="Arial" w:eastAsia="Arial" w:hAnsi="Arial" w:cs="Arial"/>
                            <w:sz w:val="22"/>
                          </w:rPr>
                        </w:pPr>
                        <w:r>
                          <w:rPr>
                            <w:noProof/>
                          </w:rPr>
                          <mc:AlternateContent>
                            <mc:Choice Requires="wps">
                              <w:drawing>
                                <wp:anchor distT="0" distB="0" distL="114300" distR="114300" simplePos="0" relativeHeight="251658388" behindDoc="0" locked="1" layoutInCell="1" allowOverlap="1" wp14:anchorId="7F75556C" wp14:editId="6512C72C">
                                  <wp:simplePos x="0" y="0"/>
                                  <wp:positionH relativeFrom="column">
                                    <wp:align>center</wp:align>
                                  </wp:positionH>
                                  <wp:positionV relativeFrom="paragraph">
                                    <wp:posOffset>25400</wp:posOffset>
                                  </wp:positionV>
                                  <wp:extent cx="88900" cy="88900"/>
                                  <wp:effectExtent l="11430" t="8255" r="13970" b="7620"/>
                                  <wp:wrapNone/>
                                  <wp:docPr id="932278825"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4C092A7" id="Oval 151" o:spid="_x0000_s1026" style="position:absolute;margin-left:0;margin-top:2pt;width:7pt;height:7pt;z-index:2514575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D757AB2" w14:textId="77777777" w:rsidR="00F96CF5" w:rsidRDefault="00F96CF5">
                        <w:pPr>
                          <w:rPr>
                            <w:rFonts w:ascii="Arial" w:eastAsia="Arial" w:hAnsi="Arial" w:cs="Arial"/>
                            <w:sz w:val="22"/>
                          </w:rPr>
                        </w:pPr>
                        <w:r>
                          <w:rPr>
                            <w:rFonts w:ascii="Arial" w:eastAsia="Arial" w:hAnsi="Arial" w:cs="Arial"/>
                            <w:sz w:val="22"/>
                          </w:rPr>
                          <w:t>Fragile and Conflict-Affected States (FCS)</w:t>
                        </w:r>
                      </w:p>
                    </w:tc>
                    <w:tc>
                      <w:tcPr>
                        <w:tcW w:w="0" w:type="auto"/>
                        <w:tcMar>
                          <w:top w:w="80" w:type="dxa"/>
                          <w:bottom w:w="80" w:type="dxa"/>
                        </w:tcMar>
                        <w:vAlign w:val="center"/>
                      </w:tcPr>
                      <w:p w14:paraId="0EF0B91D"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AA47E80" w14:textId="77777777">
                    <w:tc>
                      <w:tcPr>
                        <w:tcW w:w="0" w:type="auto"/>
                        <w:tcMar>
                          <w:top w:w="80" w:type="dxa"/>
                          <w:bottom w:w="80" w:type="dxa"/>
                        </w:tcMar>
                      </w:tcPr>
                      <w:p w14:paraId="70C576F8" w14:textId="3B02FB9B" w:rsidR="00F96CF5" w:rsidRDefault="00773C45">
                        <w:pPr>
                          <w:rPr>
                            <w:rFonts w:ascii="Arial" w:eastAsia="Arial" w:hAnsi="Arial" w:cs="Arial"/>
                            <w:sz w:val="22"/>
                          </w:rPr>
                        </w:pPr>
                        <w:r>
                          <w:rPr>
                            <w:noProof/>
                          </w:rPr>
                          <mc:AlternateContent>
                            <mc:Choice Requires="wps">
                              <w:drawing>
                                <wp:anchor distT="0" distB="0" distL="114300" distR="114300" simplePos="0" relativeHeight="251658389" behindDoc="0" locked="1" layoutInCell="1" allowOverlap="1" wp14:anchorId="535B04F9" wp14:editId="76B93A6A">
                                  <wp:simplePos x="0" y="0"/>
                                  <wp:positionH relativeFrom="column">
                                    <wp:align>center</wp:align>
                                  </wp:positionH>
                                  <wp:positionV relativeFrom="paragraph">
                                    <wp:posOffset>25400</wp:posOffset>
                                  </wp:positionV>
                                  <wp:extent cx="88900" cy="88900"/>
                                  <wp:effectExtent l="11430" t="13970" r="13970" b="11430"/>
                                  <wp:wrapNone/>
                                  <wp:docPr id="522136683"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3A3D8D0" id="Oval 152" o:spid="_x0000_s1026" style="position:absolute;margin-left:0;margin-top:2pt;width:7pt;height:7pt;z-index:2514585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271F929" w14:textId="77777777" w:rsidR="00F96CF5" w:rsidRDefault="00F96CF5">
                        <w:pPr>
                          <w:rPr>
                            <w:rFonts w:ascii="Arial" w:eastAsia="Arial" w:hAnsi="Arial" w:cs="Arial"/>
                            <w:sz w:val="22"/>
                          </w:rPr>
                        </w:pPr>
                        <w:r>
                          <w:rPr>
                            <w:rFonts w:ascii="Arial" w:eastAsia="Arial" w:hAnsi="Arial" w:cs="Arial"/>
                            <w:sz w:val="22"/>
                          </w:rPr>
                          <w:t>Fragile and Conflict-Affected States (FCS)</w:t>
                        </w:r>
                      </w:p>
                    </w:tc>
                    <w:tc>
                      <w:tcPr>
                        <w:tcW w:w="0" w:type="auto"/>
                        <w:tcMar>
                          <w:top w:w="80" w:type="dxa"/>
                          <w:bottom w:w="80" w:type="dxa"/>
                        </w:tcMar>
                        <w:vAlign w:val="center"/>
                      </w:tcPr>
                      <w:p w14:paraId="4970777B"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77CA569" w14:textId="77777777">
                    <w:tc>
                      <w:tcPr>
                        <w:tcW w:w="0" w:type="auto"/>
                        <w:tcMar>
                          <w:top w:w="80" w:type="dxa"/>
                          <w:bottom w:w="80" w:type="dxa"/>
                        </w:tcMar>
                      </w:tcPr>
                      <w:p w14:paraId="1395E605" w14:textId="5A1AA1A4" w:rsidR="00F96CF5" w:rsidRDefault="00773C45">
                        <w:pPr>
                          <w:rPr>
                            <w:rFonts w:ascii="Arial" w:eastAsia="Arial" w:hAnsi="Arial" w:cs="Arial"/>
                            <w:sz w:val="22"/>
                          </w:rPr>
                        </w:pPr>
                        <w:r>
                          <w:rPr>
                            <w:noProof/>
                          </w:rPr>
                          <mc:AlternateContent>
                            <mc:Choice Requires="wps">
                              <w:drawing>
                                <wp:anchor distT="0" distB="0" distL="114300" distR="114300" simplePos="0" relativeHeight="251658390" behindDoc="0" locked="1" layoutInCell="1" allowOverlap="1" wp14:anchorId="65DAAC88" wp14:editId="538CC2D1">
                                  <wp:simplePos x="0" y="0"/>
                                  <wp:positionH relativeFrom="column">
                                    <wp:align>center</wp:align>
                                  </wp:positionH>
                                  <wp:positionV relativeFrom="paragraph">
                                    <wp:posOffset>25400</wp:posOffset>
                                  </wp:positionV>
                                  <wp:extent cx="88900" cy="88900"/>
                                  <wp:effectExtent l="11430" t="10160" r="13970" b="5715"/>
                                  <wp:wrapNone/>
                                  <wp:docPr id="1731356589"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90D7194" id="Oval 153" o:spid="_x0000_s1026" style="position:absolute;margin-left:0;margin-top:2pt;width:7pt;height:7pt;z-index:2514595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8A6087B" w14:textId="77777777" w:rsidR="00F96CF5" w:rsidRDefault="00F96CF5">
                        <w:pPr>
                          <w:rPr>
                            <w:rFonts w:ascii="Arial" w:eastAsia="Arial" w:hAnsi="Arial" w:cs="Arial"/>
                            <w:sz w:val="22"/>
                          </w:rPr>
                        </w:pPr>
                        <w:r>
                          <w:rPr>
                            <w:rFonts w:ascii="Arial" w:eastAsia="Arial" w:hAnsi="Arial" w:cs="Arial"/>
                            <w:sz w:val="22"/>
                          </w:rPr>
                          <w:t>Fragile and Conflict-Affected States (FCS)</w:t>
                        </w:r>
                      </w:p>
                    </w:tc>
                    <w:tc>
                      <w:tcPr>
                        <w:tcW w:w="0" w:type="auto"/>
                        <w:tcMar>
                          <w:top w:w="80" w:type="dxa"/>
                          <w:bottom w:w="80" w:type="dxa"/>
                        </w:tcMar>
                        <w:vAlign w:val="center"/>
                      </w:tcPr>
                      <w:p w14:paraId="14A05F81"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A16D622" w14:textId="77777777">
                    <w:tc>
                      <w:tcPr>
                        <w:tcW w:w="0" w:type="auto"/>
                        <w:tcMar>
                          <w:top w:w="80" w:type="dxa"/>
                          <w:bottom w:w="80" w:type="dxa"/>
                        </w:tcMar>
                      </w:tcPr>
                      <w:p w14:paraId="33E2AD46" w14:textId="77D3AD7C" w:rsidR="00F96CF5" w:rsidRDefault="00773C45">
                        <w:pPr>
                          <w:rPr>
                            <w:rFonts w:ascii="Arial" w:eastAsia="Arial" w:hAnsi="Arial" w:cs="Arial"/>
                            <w:sz w:val="22"/>
                          </w:rPr>
                        </w:pPr>
                        <w:r>
                          <w:rPr>
                            <w:noProof/>
                          </w:rPr>
                          <mc:AlternateContent>
                            <mc:Choice Requires="wps">
                              <w:drawing>
                                <wp:anchor distT="0" distB="0" distL="114300" distR="114300" simplePos="0" relativeHeight="251658391" behindDoc="0" locked="1" layoutInCell="1" allowOverlap="1" wp14:anchorId="1119C2B6" wp14:editId="56864360">
                                  <wp:simplePos x="0" y="0"/>
                                  <wp:positionH relativeFrom="column">
                                    <wp:align>center</wp:align>
                                  </wp:positionH>
                                  <wp:positionV relativeFrom="paragraph">
                                    <wp:posOffset>25400</wp:posOffset>
                                  </wp:positionV>
                                  <wp:extent cx="88900" cy="88900"/>
                                  <wp:effectExtent l="11430" t="6350" r="13970" b="9525"/>
                                  <wp:wrapNone/>
                                  <wp:docPr id="2127766017"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36E9419" id="Oval 154" o:spid="_x0000_s1026" style="position:absolute;margin-left:0;margin-top:2pt;width:7pt;height:7pt;z-index:2514606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A1E2123" w14:textId="77777777" w:rsidR="00F96CF5" w:rsidRDefault="00F96CF5">
                        <w:pPr>
                          <w:rPr>
                            <w:rFonts w:ascii="Arial" w:eastAsia="Arial" w:hAnsi="Arial" w:cs="Arial"/>
                            <w:sz w:val="22"/>
                          </w:rPr>
                        </w:pPr>
                        <w:r>
                          <w:rPr>
                            <w:rFonts w:ascii="Arial" w:eastAsia="Arial" w:hAnsi="Arial" w:cs="Arial"/>
                            <w:sz w:val="22"/>
                          </w:rPr>
                          <w:t>Small Developing States (SDS)</w:t>
                        </w:r>
                      </w:p>
                    </w:tc>
                    <w:tc>
                      <w:tcPr>
                        <w:tcW w:w="0" w:type="auto"/>
                        <w:tcMar>
                          <w:top w:w="80" w:type="dxa"/>
                          <w:bottom w:w="80" w:type="dxa"/>
                        </w:tcMar>
                        <w:vAlign w:val="center"/>
                      </w:tcPr>
                      <w:p w14:paraId="10E9F2D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E040392" w14:textId="77777777">
                    <w:tc>
                      <w:tcPr>
                        <w:tcW w:w="0" w:type="auto"/>
                        <w:tcMar>
                          <w:top w:w="80" w:type="dxa"/>
                          <w:bottom w:w="80" w:type="dxa"/>
                        </w:tcMar>
                      </w:tcPr>
                      <w:p w14:paraId="5921CBFD" w14:textId="041EDCF6" w:rsidR="00F96CF5" w:rsidRDefault="00773C45">
                        <w:pPr>
                          <w:rPr>
                            <w:rFonts w:ascii="Arial" w:eastAsia="Arial" w:hAnsi="Arial" w:cs="Arial"/>
                            <w:sz w:val="22"/>
                          </w:rPr>
                        </w:pPr>
                        <w:r>
                          <w:rPr>
                            <w:noProof/>
                          </w:rPr>
                          <mc:AlternateContent>
                            <mc:Choice Requires="wps">
                              <w:drawing>
                                <wp:anchor distT="0" distB="0" distL="114300" distR="114300" simplePos="0" relativeHeight="251658392" behindDoc="0" locked="1" layoutInCell="1" allowOverlap="1" wp14:anchorId="244F89C6" wp14:editId="4645F042">
                                  <wp:simplePos x="0" y="0"/>
                                  <wp:positionH relativeFrom="column">
                                    <wp:align>center</wp:align>
                                  </wp:positionH>
                                  <wp:positionV relativeFrom="paragraph">
                                    <wp:posOffset>25400</wp:posOffset>
                                  </wp:positionV>
                                  <wp:extent cx="88900" cy="88900"/>
                                  <wp:effectExtent l="11430" t="12065" r="13970" b="13335"/>
                                  <wp:wrapNone/>
                                  <wp:docPr id="719651201"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6BEED9C" id="Oval 155" o:spid="_x0000_s1026" style="position:absolute;margin-left:0;margin-top:2pt;width:7pt;height:7pt;z-index:2514616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09B89A6" w14:textId="77777777" w:rsidR="00F96CF5" w:rsidRDefault="00F96CF5">
                        <w:pPr>
                          <w:rPr>
                            <w:rFonts w:ascii="Arial" w:eastAsia="Arial" w:hAnsi="Arial" w:cs="Arial"/>
                            <w:sz w:val="22"/>
                          </w:rPr>
                        </w:pPr>
                        <w:r>
                          <w:rPr>
                            <w:rFonts w:ascii="Arial" w:eastAsia="Arial" w:hAnsi="Arial" w:cs="Arial"/>
                            <w:sz w:val="22"/>
                          </w:rPr>
                          <w:t>Small Developing States (SDS)</w:t>
                        </w:r>
                      </w:p>
                    </w:tc>
                    <w:tc>
                      <w:tcPr>
                        <w:tcW w:w="0" w:type="auto"/>
                        <w:tcMar>
                          <w:top w:w="80" w:type="dxa"/>
                          <w:bottom w:w="80" w:type="dxa"/>
                        </w:tcMar>
                        <w:vAlign w:val="center"/>
                      </w:tcPr>
                      <w:p w14:paraId="69FC4586"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70FCA3B" w14:textId="77777777">
                    <w:tc>
                      <w:tcPr>
                        <w:tcW w:w="0" w:type="auto"/>
                        <w:tcMar>
                          <w:top w:w="80" w:type="dxa"/>
                          <w:bottom w:w="80" w:type="dxa"/>
                        </w:tcMar>
                      </w:tcPr>
                      <w:p w14:paraId="4B09A778" w14:textId="6C920855" w:rsidR="00F96CF5" w:rsidRDefault="00773C45">
                        <w:pPr>
                          <w:rPr>
                            <w:rFonts w:ascii="Arial" w:eastAsia="Arial" w:hAnsi="Arial" w:cs="Arial"/>
                            <w:sz w:val="22"/>
                          </w:rPr>
                        </w:pPr>
                        <w:r>
                          <w:rPr>
                            <w:noProof/>
                          </w:rPr>
                          <mc:AlternateContent>
                            <mc:Choice Requires="wps">
                              <w:drawing>
                                <wp:anchor distT="0" distB="0" distL="114300" distR="114300" simplePos="0" relativeHeight="251658393" behindDoc="0" locked="1" layoutInCell="1" allowOverlap="1" wp14:anchorId="1A65399D" wp14:editId="01712481">
                                  <wp:simplePos x="0" y="0"/>
                                  <wp:positionH relativeFrom="column">
                                    <wp:align>center</wp:align>
                                  </wp:positionH>
                                  <wp:positionV relativeFrom="paragraph">
                                    <wp:posOffset>25400</wp:posOffset>
                                  </wp:positionV>
                                  <wp:extent cx="88900" cy="88900"/>
                                  <wp:effectExtent l="11430" t="8255" r="13970" b="7620"/>
                                  <wp:wrapNone/>
                                  <wp:docPr id="1707299268" name="Oval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466DE87" id="Oval 156" o:spid="_x0000_s1026" style="position:absolute;margin-left:0;margin-top:2pt;width:7pt;height:7pt;z-index:2514626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C6A7F9C" w14:textId="77777777" w:rsidR="00F96CF5" w:rsidRDefault="00F96CF5">
                        <w:pPr>
                          <w:rPr>
                            <w:rFonts w:ascii="Arial" w:eastAsia="Arial" w:hAnsi="Arial" w:cs="Arial"/>
                            <w:sz w:val="22"/>
                          </w:rPr>
                        </w:pPr>
                        <w:r>
                          <w:rPr>
                            <w:rFonts w:ascii="Arial" w:eastAsia="Arial" w:hAnsi="Arial" w:cs="Arial"/>
                            <w:sz w:val="22"/>
                          </w:rPr>
                          <w:t>Small Developing States (SDS)</w:t>
                        </w:r>
                      </w:p>
                    </w:tc>
                    <w:tc>
                      <w:tcPr>
                        <w:tcW w:w="0" w:type="auto"/>
                        <w:tcMar>
                          <w:top w:w="80" w:type="dxa"/>
                          <w:bottom w:w="80" w:type="dxa"/>
                        </w:tcMar>
                        <w:vAlign w:val="center"/>
                      </w:tcPr>
                      <w:p w14:paraId="2CAE556C"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E5A8164" w14:textId="77777777">
                    <w:tc>
                      <w:tcPr>
                        <w:tcW w:w="0" w:type="auto"/>
                        <w:tcMar>
                          <w:top w:w="80" w:type="dxa"/>
                          <w:bottom w:w="80" w:type="dxa"/>
                        </w:tcMar>
                      </w:tcPr>
                      <w:p w14:paraId="73CE0389" w14:textId="4368413C" w:rsidR="00F96CF5" w:rsidRDefault="00773C45">
                        <w:pPr>
                          <w:rPr>
                            <w:rFonts w:ascii="Arial" w:eastAsia="Arial" w:hAnsi="Arial" w:cs="Arial"/>
                            <w:sz w:val="22"/>
                          </w:rPr>
                        </w:pPr>
                        <w:r>
                          <w:rPr>
                            <w:noProof/>
                          </w:rPr>
                          <mc:AlternateContent>
                            <mc:Choice Requires="wps">
                              <w:drawing>
                                <wp:anchor distT="0" distB="0" distL="114300" distR="114300" simplePos="0" relativeHeight="251658394" behindDoc="0" locked="1" layoutInCell="1" allowOverlap="1" wp14:anchorId="385FF6DB" wp14:editId="5D488D79">
                                  <wp:simplePos x="0" y="0"/>
                                  <wp:positionH relativeFrom="column">
                                    <wp:align>center</wp:align>
                                  </wp:positionH>
                                  <wp:positionV relativeFrom="paragraph">
                                    <wp:posOffset>25400</wp:posOffset>
                                  </wp:positionV>
                                  <wp:extent cx="88900" cy="88900"/>
                                  <wp:effectExtent l="11430" t="13970" r="13970" b="11430"/>
                                  <wp:wrapNone/>
                                  <wp:docPr id="1517681019" name="Oval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1B32C9D" id="Oval 157" o:spid="_x0000_s1026" style="position:absolute;margin-left:0;margin-top:2pt;width:7pt;height:7pt;z-index:2514636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16A9143" w14:textId="77777777" w:rsidR="00F96CF5" w:rsidRDefault="00F96CF5">
                        <w:pPr>
                          <w:rPr>
                            <w:rFonts w:ascii="Arial" w:eastAsia="Arial" w:hAnsi="Arial" w:cs="Arial"/>
                            <w:sz w:val="22"/>
                          </w:rPr>
                        </w:pPr>
                        <w:r>
                          <w:rPr>
                            <w:rFonts w:ascii="Arial" w:eastAsia="Arial" w:hAnsi="Arial" w:cs="Arial"/>
                            <w:sz w:val="22"/>
                          </w:rPr>
                          <w:t>Small Developing States (SDS)</w:t>
                        </w:r>
                      </w:p>
                    </w:tc>
                    <w:tc>
                      <w:tcPr>
                        <w:tcW w:w="0" w:type="auto"/>
                        <w:tcMar>
                          <w:top w:w="80" w:type="dxa"/>
                          <w:bottom w:w="80" w:type="dxa"/>
                        </w:tcMar>
                        <w:vAlign w:val="center"/>
                      </w:tcPr>
                      <w:p w14:paraId="30537FCC" w14:textId="77777777" w:rsidR="00F96CF5" w:rsidRDefault="00F96CF5">
                        <w:pPr>
                          <w:rPr>
                            <w:rFonts w:ascii="Arial" w:eastAsia="Arial" w:hAnsi="Arial" w:cs="Arial"/>
                            <w:sz w:val="22"/>
                          </w:rPr>
                        </w:pPr>
                        <w:r>
                          <w:rPr>
                            <w:rFonts w:ascii="Arial" w:eastAsia="Arial" w:hAnsi="Arial" w:cs="Arial"/>
                            <w:sz w:val="22"/>
                          </w:rPr>
                          <w:t>To a great extent</w:t>
                        </w:r>
                      </w:p>
                    </w:tc>
                  </w:tr>
                </w:tbl>
                <w:p w14:paraId="4122895B" w14:textId="77777777" w:rsidR="00F96CF5" w:rsidRDefault="00F96CF5">
                  <w:pPr>
                    <w:rPr>
                      <w:rFonts w:ascii="Arial" w:eastAsia="Arial" w:hAnsi="Arial" w:cs="Arial"/>
                      <w:sz w:val="22"/>
                    </w:rPr>
                  </w:pPr>
                </w:p>
              </w:tc>
            </w:tr>
          </w:tbl>
          <w:p w14:paraId="3EF429A5" w14:textId="77777777" w:rsidR="00F96CF5" w:rsidRDefault="00F96CF5">
            <w:pPr>
              <w:rPr>
                <w:rFonts w:ascii="Arial" w:eastAsia="Arial" w:hAnsi="Arial" w:cs="Arial"/>
                <w:sz w:val="22"/>
              </w:rPr>
            </w:pPr>
          </w:p>
        </w:tc>
      </w:tr>
    </w:tbl>
    <w:p w14:paraId="540971E7"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4BE5A142" w14:textId="77777777">
        <w:tc>
          <w:tcPr>
            <w:tcW w:w="0" w:type="auto"/>
            <w:tcMar>
              <w:top w:w="80" w:type="dxa"/>
              <w:bottom w:w="80" w:type="dxa"/>
            </w:tcMar>
          </w:tcPr>
          <w:p w14:paraId="09639206" w14:textId="77777777" w:rsidR="00F96CF5" w:rsidRDefault="00F96CF5">
            <w:pPr>
              <w:keepNext/>
              <w:rPr>
                <w:rFonts w:ascii="Arial" w:eastAsia="Arial" w:hAnsi="Arial" w:cs="Arial"/>
                <w:b/>
                <w:sz w:val="22"/>
              </w:rPr>
            </w:pPr>
            <w:r>
              <w:rPr>
                <w:rFonts w:ascii="Arial" w:eastAsia="Arial" w:hAnsi="Arial" w:cs="Arial"/>
                <w:b/>
                <w:sz w:val="22"/>
              </w:rPr>
              <w:t>*4.2. Based on your experience in the context of Article IV consultations, to what extent has IMF surveillance of climate change-related issues:</w:t>
            </w:r>
            <w:r>
              <w:rPr>
                <w:rFonts w:ascii="Arial" w:eastAsia="Arial" w:hAnsi="Arial" w:cs="Arial"/>
                <w:sz w:val="22"/>
              </w:rPr>
              <w:t>(*Required)</w:t>
            </w:r>
          </w:p>
        </w:tc>
      </w:tr>
      <w:tr w:rsidR="00F96CF5" w14:paraId="308C970C" w14:textId="77777777">
        <w:tc>
          <w:tcPr>
            <w:tcW w:w="0" w:type="auto"/>
            <w:tcMar>
              <w:top w:w="80" w:type="dxa"/>
              <w:bottom w:w="80" w:type="dxa"/>
            </w:tcMar>
          </w:tcPr>
          <w:p w14:paraId="436839D7"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surveillance contexts? " Question:</w:t>
            </w:r>
          </w:p>
          <w:p w14:paraId="107FD748" w14:textId="77777777" w:rsidR="00F96CF5" w:rsidRDefault="00F96CF5">
            <w:pPr>
              <w:keepNext/>
              <w:numPr>
                <w:ilvl w:val="0"/>
                <w:numId w:val="12"/>
              </w:numPr>
              <w:rPr>
                <w:rFonts w:ascii="Arial" w:eastAsia="Arial" w:hAnsi="Arial" w:cs="Arial"/>
                <w:sz w:val="20"/>
              </w:rPr>
            </w:pPr>
            <w:r>
              <w:rPr>
                <w:rFonts w:ascii="Arial" w:eastAsia="Arial" w:hAnsi="Arial" w:cs="Arial"/>
                <w:sz w:val="20"/>
              </w:rPr>
              <w:t>Article IV consultations or Selected Issues Papers (SIPs): To a slight extent,To a moderate extent,To a great extent</w:t>
            </w:r>
          </w:p>
          <w:p w14:paraId="1372A765" w14:textId="77777777" w:rsidR="00F96CF5" w:rsidRDefault="00F96CF5">
            <w:pPr>
              <w:keepNext/>
              <w:rPr>
                <w:rFonts w:ascii="Arial" w:eastAsia="Arial" w:hAnsi="Arial" w:cs="Arial"/>
                <w:sz w:val="20"/>
              </w:rPr>
            </w:pPr>
          </w:p>
        </w:tc>
      </w:tr>
      <w:tr w:rsidR="00F96CF5" w14:paraId="6F0E83D4"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32AAAAC8"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253"/>
                    <w:gridCol w:w="1713"/>
                  </w:tblGrid>
                  <w:tr w:rsidR="00F96CF5" w14:paraId="1D57B78D" w14:textId="77777777">
                    <w:tc>
                      <w:tcPr>
                        <w:tcW w:w="0" w:type="auto"/>
                        <w:tcMar>
                          <w:top w:w="80" w:type="dxa"/>
                          <w:bottom w:w="80" w:type="dxa"/>
                        </w:tcMar>
                      </w:tcPr>
                      <w:p w14:paraId="1C8B7A88" w14:textId="77777777" w:rsidR="00F96CF5" w:rsidRDefault="00F96CF5">
                        <w:pPr>
                          <w:rPr>
                            <w:rFonts w:ascii="Arial" w:eastAsia="Arial" w:hAnsi="Arial" w:cs="Arial"/>
                            <w:b/>
                            <w:sz w:val="22"/>
                          </w:rPr>
                        </w:pPr>
                      </w:p>
                    </w:tc>
                    <w:tc>
                      <w:tcPr>
                        <w:tcW w:w="0" w:type="auto"/>
                        <w:tcMar>
                          <w:top w:w="80" w:type="dxa"/>
                          <w:bottom w:w="80" w:type="dxa"/>
                        </w:tcMar>
                      </w:tcPr>
                      <w:p w14:paraId="2DE87EB6"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4B51D4A6"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6A4D656E" w14:textId="77777777">
                    <w:tc>
                      <w:tcPr>
                        <w:tcW w:w="0" w:type="auto"/>
                        <w:tcMar>
                          <w:top w:w="80" w:type="dxa"/>
                          <w:bottom w:w="80" w:type="dxa"/>
                        </w:tcMar>
                      </w:tcPr>
                      <w:p w14:paraId="49296E7E" w14:textId="3920700F" w:rsidR="00F96CF5" w:rsidRDefault="00773C45">
                        <w:pPr>
                          <w:rPr>
                            <w:rFonts w:ascii="Arial" w:eastAsia="Arial" w:hAnsi="Arial" w:cs="Arial"/>
                            <w:sz w:val="22"/>
                          </w:rPr>
                        </w:pPr>
                        <w:r>
                          <w:rPr>
                            <w:noProof/>
                          </w:rPr>
                          <mc:AlternateContent>
                            <mc:Choice Requires="wps">
                              <w:drawing>
                                <wp:anchor distT="0" distB="0" distL="114300" distR="114300" simplePos="0" relativeHeight="251658395" behindDoc="0" locked="1" layoutInCell="1" allowOverlap="1" wp14:anchorId="548DF996" wp14:editId="55585778">
                                  <wp:simplePos x="0" y="0"/>
                                  <wp:positionH relativeFrom="column">
                                    <wp:align>center</wp:align>
                                  </wp:positionH>
                                  <wp:positionV relativeFrom="paragraph">
                                    <wp:posOffset>25400</wp:posOffset>
                                  </wp:positionV>
                                  <wp:extent cx="88900" cy="88900"/>
                                  <wp:effectExtent l="12065" t="10160" r="13335" b="5715"/>
                                  <wp:wrapNone/>
                                  <wp:docPr id="950747182" name="Oval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B5996D" id="Oval 158" o:spid="_x0000_s1026" style="position:absolute;margin-left:0;margin-top:2pt;width:7pt;height:7pt;z-index:251464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580C28C" w14:textId="77777777" w:rsidR="00F96CF5" w:rsidRDefault="00F96CF5">
                        <w:pPr>
                          <w:rPr>
                            <w:rFonts w:ascii="Arial" w:eastAsia="Arial" w:hAnsi="Arial" w:cs="Arial"/>
                            <w:sz w:val="22"/>
                          </w:rPr>
                        </w:pPr>
                        <w:r>
                          <w:rPr>
                            <w:rFonts w:ascii="Arial" w:eastAsia="Arial" w:hAnsi="Arial" w:cs="Arial"/>
                            <w:sz w:val="22"/>
                          </w:rPr>
                          <w:t>Been requested by member countries</w:t>
                        </w:r>
                      </w:p>
                    </w:tc>
                    <w:tc>
                      <w:tcPr>
                        <w:tcW w:w="0" w:type="auto"/>
                        <w:tcMar>
                          <w:top w:w="80" w:type="dxa"/>
                          <w:bottom w:w="80" w:type="dxa"/>
                        </w:tcMar>
                        <w:vAlign w:val="center"/>
                      </w:tcPr>
                      <w:p w14:paraId="47B4487B"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096937D" w14:textId="77777777">
                    <w:tc>
                      <w:tcPr>
                        <w:tcW w:w="0" w:type="auto"/>
                        <w:tcMar>
                          <w:top w:w="80" w:type="dxa"/>
                          <w:bottom w:w="80" w:type="dxa"/>
                        </w:tcMar>
                      </w:tcPr>
                      <w:p w14:paraId="3639297E" w14:textId="16362D41" w:rsidR="00F96CF5" w:rsidRDefault="00773C45">
                        <w:pPr>
                          <w:rPr>
                            <w:rFonts w:ascii="Arial" w:eastAsia="Arial" w:hAnsi="Arial" w:cs="Arial"/>
                            <w:sz w:val="22"/>
                          </w:rPr>
                        </w:pPr>
                        <w:r>
                          <w:rPr>
                            <w:noProof/>
                          </w:rPr>
                          <mc:AlternateContent>
                            <mc:Choice Requires="wps">
                              <w:drawing>
                                <wp:anchor distT="0" distB="0" distL="114300" distR="114300" simplePos="0" relativeHeight="251658396" behindDoc="0" locked="1" layoutInCell="1" allowOverlap="1" wp14:anchorId="65ACDB03" wp14:editId="54D8A4C6">
                                  <wp:simplePos x="0" y="0"/>
                                  <wp:positionH relativeFrom="column">
                                    <wp:align>center</wp:align>
                                  </wp:positionH>
                                  <wp:positionV relativeFrom="paragraph">
                                    <wp:posOffset>25400</wp:posOffset>
                                  </wp:positionV>
                                  <wp:extent cx="88900" cy="88900"/>
                                  <wp:effectExtent l="12065" t="6350" r="13335" b="9525"/>
                                  <wp:wrapNone/>
                                  <wp:docPr id="1543450327" name="Oval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B813C3E" id="Oval 159" o:spid="_x0000_s1026" style="position:absolute;margin-left:0;margin-top:2pt;width:7pt;height:7pt;z-index:251465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9F99C44" w14:textId="77777777" w:rsidR="00F96CF5" w:rsidRDefault="00F96CF5">
                        <w:pPr>
                          <w:rPr>
                            <w:rFonts w:ascii="Arial" w:eastAsia="Arial" w:hAnsi="Arial" w:cs="Arial"/>
                            <w:sz w:val="22"/>
                          </w:rPr>
                        </w:pPr>
                        <w:r>
                          <w:rPr>
                            <w:rFonts w:ascii="Arial" w:eastAsia="Arial" w:hAnsi="Arial" w:cs="Arial"/>
                            <w:sz w:val="22"/>
                          </w:rPr>
                          <w:t>Been requested by member countries</w:t>
                        </w:r>
                      </w:p>
                    </w:tc>
                    <w:tc>
                      <w:tcPr>
                        <w:tcW w:w="0" w:type="auto"/>
                        <w:tcMar>
                          <w:top w:w="80" w:type="dxa"/>
                          <w:bottom w:w="80" w:type="dxa"/>
                        </w:tcMar>
                        <w:vAlign w:val="center"/>
                      </w:tcPr>
                      <w:p w14:paraId="07ECC036"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290BE9E" w14:textId="77777777">
                    <w:tc>
                      <w:tcPr>
                        <w:tcW w:w="0" w:type="auto"/>
                        <w:tcMar>
                          <w:top w:w="80" w:type="dxa"/>
                          <w:bottom w:w="80" w:type="dxa"/>
                        </w:tcMar>
                      </w:tcPr>
                      <w:p w14:paraId="4BA4DAE8" w14:textId="04C7513F" w:rsidR="00F96CF5" w:rsidRDefault="00773C45">
                        <w:pPr>
                          <w:rPr>
                            <w:rFonts w:ascii="Arial" w:eastAsia="Arial" w:hAnsi="Arial" w:cs="Arial"/>
                            <w:sz w:val="22"/>
                          </w:rPr>
                        </w:pPr>
                        <w:r>
                          <w:rPr>
                            <w:noProof/>
                          </w:rPr>
                          <mc:AlternateContent>
                            <mc:Choice Requires="wps">
                              <w:drawing>
                                <wp:anchor distT="0" distB="0" distL="114300" distR="114300" simplePos="0" relativeHeight="251658397" behindDoc="0" locked="1" layoutInCell="1" allowOverlap="1" wp14:anchorId="335AF508" wp14:editId="0E9BA9A1">
                                  <wp:simplePos x="0" y="0"/>
                                  <wp:positionH relativeFrom="column">
                                    <wp:align>center</wp:align>
                                  </wp:positionH>
                                  <wp:positionV relativeFrom="paragraph">
                                    <wp:posOffset>25400</wp:posOffset>
                                  </wp:positionV>
                                  <wp:extent cx="88900" cy="88900"/>
                                  <wp:effectExtent l="12065" t="8255" r="13335" b="7620"/>
                                  <wp:wrapNone/>
                                  <wp:docPr id="2001443433" name="Oval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C5E99CA" id="Oval 160" o:spid="_x0000_s1026" style="position:absolute;margin-left:0;margin-top:2pt;width:7pt;height:7pt;z-index:251466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E6ECE7A" w14:textId="77777777" w:rsidR="00F96CF5" w:rsidRDefault="00F96CF5">
                        <w:pPr>
                          <w:rPr>
                            <w:rFonts w:ascii="Arial" w:eastAsia="Arial" w:hAnsi="Arial" w:cs="Arial"/>
                            <w:sz w:val="22"/>
                          </w:rPr>
                        </w:pPr>
                        <w:r>
                          <w:rPr>
                            <w:rFonts w:ascii="Arial" w:eastAsia="Arial" w:hAnsi="Arial" w:cs="Arial"/>
                            <w:sz w:val="22"/>
                          </w:rPr>
                          <w:t>Been requested by member countries</w:t>
                        </w:r>
                      </w:p>
                    </w:tc>
                    <w:tc>
                      <w:tcPr>
                        <w:tcW w:w="0" w:type="auto"/>
                        <w:tcMar>
                          <w:top w:w="80" w:type="dxa"/>
                          <w:bottom w:w="80" w:type="dxa"/>
                        </w:tcMar>
                        <w:vAlign w:val="center"/>
                      </w:tcPr>
                      <w:p w14:paraId="4BF3C9C7"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E1107E0" w14:textId="77777777">
                    <w:tc>
                      <w:tcPr>
                        <w:tcW w:w="0" w:type="auto"/>
                        <w:tcMar>
                          <w:top w:w="80" w:type="dxa"/>
                          <w:bottom w:w="80" w:type="dxa"/>
                        </w:tcMar>
                      </w:tcPr>
                      <w:p w14:paraId="65ED9FBE" w14:textId="68B63093" w:rsidR="00F96CF5" w:rsidRDefault="00773C45">
                        <w:pPr>
                          <w:rPr>
                            <w:rFonts w:ascii="Arial" w:eastAsia="Arial" w:hAnsi="Arial" w:cs="Arial"/>
                            <w:sz w:val="22"/>
                          </w:rPr>
                        </w:pPr>
                        <w:r>
                          <w:rPr>
                            <w:noProof/>
                          </w:rPr>
                          <mc:AlternateContent>
                            <mc:Choice Requires="wps">
                              <w:drawing>
                                <wp:anchor distT="0" distB="0" distL="114300" distR="114300" simplePos="0" relativeHeight="251658398" behindDoc="0" locked="1" layoutInCell="1" allowOverlap="1" wp14:anchorId="4376FFCF" wp14:editId="7EE9C1A1">
                                  <wp:simplePos x="0" y="0"/>
                                  <wp:positionH relativeFrom="column">
                                    <wp:align>center</wp:align>
                                  </wp:positionH>
                                  <wp:positionV relativeFrom="paragraph">
                                    <wp:posOffset>25400</wp:posOffset>
                                  </wp:positionV>
                                  <wp:extent cx="88900" cy="88900"/>
                                  <wp:effectExtent l="12065" t="10160" r="13335" b="5715"/>
                                  <wp:wrapNone/>
                                  <wp:docPr id="1463202215" name="Oval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5B2B132" id="Oval 161" o:spid="_x0000_s1026" style="position:absolute;margin-left:0;margin-top:2pt;width:7pt;height:7pt;z-index:2514677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8162EE3" w14:textId="77777777" w:rsidR="00F96CF5" w:rsidRDefault="00F96CF5">
                        <w:pPr>
                          <w:rPr>
                            <w:rFonts w:ascii="Arial" w:eastAsia="Arial" w:hAnsi="Arial" w:cs="Arial"/>
                            <w:sz w:val="22"/>
                          </w:rPr>
                        </w:pPr>
                        <w:r>
                          <w:rPr>
                            <w:rFonts w:ascii="Arial" w:eastAsia="Arial" w:hAnsi="Arial" w:cs="Arial"/>
                            <w:sz w:val="22"/>
                          </w:rPr>
                          <w:t>Been requested by member countries</w:t>
                        </w:r>
                      </w:p>
                    </w:tc>
                    <w:tc>
                      <w:tcPr>
                        <w:tcW w:w="0" w:type="auto"/>
                        <w:tcMar>
                          <w:top w:w="80" w:type="dxa"/>
                          <w:bottom w:w="80" w:type="dxa"/>
                        </w:tcMar>
                        <w:vAlign w:val="center"/>
                      </w:tcPr>
                      <w:p w14:paraId="3611A5C3"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54A26E6A" w14:textId="77777777">
                    <w:tc>
                      <w:tcPr>
                        <w:tcW w:w="0" w:type="auto"/>
                        <w:tcMar>
                          <w:top w:w="80" w:type="dxa"/>
                          <w:bottom w:w="80" w:type="dxa"/>
                        </w:tcMar>
                      </w:tcPr>
                      <w:p w14:paraId="4E67F4A4" w14:textId="64393FD3" w:rsidR="00F96CF5" w:rsidRDefault="00773C45">
                        <w:pPr>
                          <w:rPr>
                            <w:rFonts w:ascii="Arial" w:eastAsia="Arial" w:hAnsi="Arial" w:cs="Arial"/>
                            <w:sz w:val="22"/>
                          </w:rPr>
                        </w:pPr>
                        <w:r>
                          <w:rPr>
                            <w:noProof/>
                          </w:rPr>
                          <mc:AlternateContent>
                            <mc:Choice Requires="wps">
                              <w:drawing>
                                <wp:anchor distT="0" distB="0" distL="114300" distR="114300" simplePos="0" relativeHeight="251658399" behindDoc="0" locked="1" layoutInCell="1" allowOverlap="1" wp14:anchorId="4740821D" wp14:editId="2202E5DE">
                                  <wp:simplePos x="0" y="0"/>
                                  <wp:positionH relativeFrom="column">
                                    <wp:align>center</wp:align>
                                  </wp:positionH>
                                  <wp:positionV relativeFrom="paragraph">
                                    <wp:posOffset>25400</wp:posOffset>
                                  </wp:positionV>
                                  <wp:extent cx="88900" cy="88900"/>
                                  <wp:effectExtent l="12065" t="12065" r="13335" b="13335"/>
                                  <wp:wrapNone/>
                                  <wp:docPr id="155252580" name="Oval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765F7C4" id="Oval 162" o:spid="_x0000_s1026" style="position:absolute;margin-left:0;margin-top:2pt;width:7pt;height:7pt;z-index:2514688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521105F"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607DC95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FAC0968" w14:textId="77777777">
                    <w:tc>
                      <w:tcPr>
                        <w:tcW w:w="0" w:type="auto"/>
                        <w:tcMar>
                          <w:top w:w="80" w:type="dxa"/>
                          <w:bottom w:w="80" w:type="dxa"/>
                        </w:tcMar>
                      </w:tcPr>
                      <w:p w14:paraId="7672C7D9" w14:textId="56C6418A"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400" behindDoc="0" locked="1" layoutInCell="1" allowOverlap="1" wp14:anchorId="10CC6B2E" wp14:editId="79EEBC99">
                                  <wp:simplePos x="0" y="0"/>
                                  <wp:positionH relativeFrom="column">
                                    <wp:align>center</wp:align>
                                  </wp:positionH>
                                  <wp:positionV relativeFrom="paragraph">
                                    <wp:posOffset>25400</wp:posOffset>
                                  </wp:positionV>
                                  <wp:extent cx="88900" cy="88900"/>
                                  <wp:effectExtent l="12065" t="13970" r="13335" b="11430"/>
                                  <wp:wrapNone/>
                                  <wp:docPr id="1591726517" name="Oval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C962A05" id="Oval 163" o:spid="_x0000_s1026" style="position:absolute;margin-left:0;margin-top:2pt;width:7pt;height:7pt;z-index:2514698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C69CCE4"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71E60072"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2DB658B" w14:textId="77777777">
                    <w:tc>
                      <w:tcPr>
                        <w:tcW w:w="0" w:type="auto"/>
                        <w:tcMar>
                          <w:top w:w="80" w:type="dxa"/>
                          <w:bottom w:w="80" w:type="dxa"/>
                        </w:tcMar>
                      </w:tcPr>
                      <w:p w14:paraId="25F19527" w14:textId="3878831D" w:rsidR="00F96CF5" w:rsidRDefault="00773C45">
                        <w:pPr>
                          <w:rPr>
                            <w:rFonts w:ascii="Arial" w:eastAsia="Arial" w:hAnsi="Arial" w:cs="Arial"/>
                            <w:sz w:val="22"/>
                          </w:rPr>
                        </w:pPr>
                        <w:r>
                          <w:rPr>
                            <w:noProof/>
                          </w:rPr>
                          <mc:AlternateContent>
                            <mc:Choice Requires="wps">
                              <w:drawing>
                                <wp:anchor distT="0" distB="0" distL="114300" distR="114300" simplePos="0" relativeHeight="251658401" behindDoc="0" locked="1" layoutInCell="1" allowOverlap="1" wp14:anchorId="0D38729F" wp14:editId="3E9D6D57">
                                  <wp:simplePos x="0" y="0"/>
                                  <wp:positionH relativeFrom="column">
                                    <wp:align>center</wp:align>
                                  </wp:positionH>
                                  <wp:positionV relativeFrom="paragraph">
                                    <wp:posOffset>25400</wp:posOffset>
                                  </wp:positionV>
                                  <wp:extent cx="88900" cy="88900"/>
                                  <wp:effectExtent l="12065" t="12065" r="13335" b="13335"/>
                                  <wp:wrapNone/>
                                  <wp:docPr id="2144461884" name="Oval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BE41A4C" id="Oval 164" o:spid="_x0000_s1026" style="position:absolute;margin-left:0;margin-top:2pt;width:7pt;height:7pt;z-index:2514708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FF3BFC0"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051006A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E495BBF" w14:textId="77777777">
                    <w:tc>
                      <w:tcPr>
                        <w:tcW w:w="0" w:type="auto"/>
                        <w:tcMar>
                          <w:top w:w="80" w:type="dxa"/>
                          <w:bottom w:w="80" w:type="dxa"/>
                        </w:tcMar>
                      </w:tcPr>
                      <w:p w14:paraId="45D36687" w14:textId="6CFD96E7" w:rsidR="00F96CF5" w:rsidRDefault="00773C45">
                        <w:pPr>
                          <w:rPr>
                            <w:rFonts w:ascii="Arial" w:eastAsia="Arial" w:hAnsi="Arial" w:cs="Arial"/>
                            <w:sz w:val="22"/>
                          </w:rPr>
                        </w:pPr>
                        <w:r>
                          <w:rPr>
                            <w:noProof/>
                          </w:rPr>
                          <mc:AlternateContent>
                            <mc:Choice Requires="wps">
                              <w:drawing>
                                <wp:anchor distT="0" distB="0" distL="114300" distR="114300" simplePos="0" relativeHeight="251658402" behindDoc="0" locked="1" layoutInCell="1" allowOverlap="1" wp14:anchorId="4991E5FF" wp14:editId="75DE5206">
                                  <wp:simplePos x="0" y="0"/>
                                  <wp:positionH relativeFrom="column">
                                    <wp:align>center</wp:align>
                                  </wp:positionH>
                                  <wp:positionV relativeFrom="paragraph">
                                    <wp:posOffset>25400</wp:posOffset>
                                  </wp:positionV>
                                  <wp:extent cx="88900" cy="88900"/>
                                  <wp:effectExtent l="12065" t="13970" r="13335" b="11430"/>
                                  <wp:wrapNone/>
                                  <wp:docPr id="1310635897" name="Oval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CA0A92E" id="Oval 165" o:spid="_x0000_s1026" style="position:absolute;margin-left:0;margin-top:2pt;width:7pt;height:7pt;z-index:2514718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A112B7F"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5FBE9AE6"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65936214" w14:textId="77777777">
                    <w:tc>
                      <w:tcPr>
                        <w:tcW w:w="0" w:type="auto"/>
                        <w:tcMar>
                          <w:top w:w="80" w:type="dxa"/>
                          <w:bottom w:w="80" w:type="dxa"/>
                        </w:tcMar>
                      </w:tcPr>
                      <w:p w14:paraId="4F518155" w14:textId="7EED4359" w:rsidR="00F96CF5" w:rsidRDefault="00773C45">
                        <w:pPr>
                          <w:rPr>
                            <w:rFonts w:ascii="Arial" w:eastAsia="Arial" w:hAnsi="Arial" w:cs="Arial"/>
                            <w:sz w:val="22"/>
                          </w:rPr>
                        </w:pPr>
                        <w:r>
                          <w:rPr>
                            <w:noProof/>
                          </w:rPr>
                          <mc:AlternateContent>
                            <mc:Choice Requires="wps">
                              <w:drawing>
                                <wp:anchor distT="0" distB="0" distL="114300" distR="114300" simplePos="0" relativeHeight="251658403" behindDoc="0" locked="1" layoutInCell="1" allowOverlap="1" wp14:anchorId="7D31563A" wp14:editId="4D9597CC">
                                  <wp:simplePos x="0" y="0"/>
                                  <wp:positionH relativeFrom="column">
                                    <wp:align>center</wp:align>
                                  </wp:positionH>
                                  <wp:positionV relativeFrom="paragraph">
                                    <wp:posOffset>25400</wp:posOffset>
                                  </wp:positionV>
                                  <wp:extent cx="88900" cy="88900"/>
                                  <wp:effectExtent l="12065" t="6350" r="13335" b="9525"/>
                                  <wp:wrapNone/>
                                  <wp:docPr id="1893263643" name="Oval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929651F" id="Oval 166" o:spid="_x0000_s1026" style="position:absolute;margin-left:0;margin-top:2pt;width:7pt;height:7pt;z-index:2514728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4DB76A5"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72634678"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2081B4F" w14:textId="77777777">
                    <w:tc>
                      <w:tcPr>
                        <w:tcW w:w="0" w:type="auto"/>
                        <w:tcMar>
                          <w:top w:w="80" w:type="dxa"/>
                          <w:bottom w:w="80" w:type="dxa"/>
                        </w:tcMar>
                      </w:tcPr>
                      <w:p w14:paraId="6226761A" w14:textId="56B04A02" w:rsidR="00F96CF5" w:rsidRDefault="00773C45">
                        <w:pPr>
                          <w:rPr>
                            <w:rFonts w:ascii="Arial" w:eastAsia="Arial" w:hAnsi="Arial" w:cs="Arial"/>
                            <w:sz w:val="22"/>
                          </w:rPr>
                        </w:pPr>
                        <w:r>
                          <w:rPr>
                            <w:noProof/>
                          </w:rPr>
                          <mc:AlternateContent>
                            <mc:Choice Requires="wps">
                              <w:drawing>
                                <wp:anchor distT="0" distB="0" distL="114300" distR="114300" simplePos="0" relativeHeight="251658404" behindDoc="0" locked="1" layoutInCell="1" allowOverlap="1" wp14:anchorId="68C5F32B" wp14:editId="30520C58">
                                  <wp:simplePos x="0" y="0"/>
                                  <wp:positionH relativeFrom="column">
                                    <wp:align>center</wp:align>
                                  </wp:positionH>
                                  <wp:positionV relativeFrom="paragraph">
                                    <wp:posOffset>25400</wp:posOffset>
                                  </wp:positionV>
                                  <wp:extent cx="88900" cy="88900"/>
                                  <wp:effectExtent l="12065" t="12065" r="13335" b="13335"/>
                                  <wp:wrapNone/>
                                  <wp:docPr id="971210529" name="Oval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FADE893" id="Oval 167" o:spid="_x0000_s1026" style="position:absolute;margin-left:0;margin-top:2pt;width:7pt;height:7pt;z-index:2514739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88D9F4E"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6C2567B2"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7C38A02" w14:textId="77777777">
                    <w:tc>
                      <w:tcPr>
                        <w:tcW w:w="0" w:type="auto"/>
                        <w:tcMar>
                          <w:top w:w="80" w:type="dxa"/>
                          <w:bottom w:w="80" w:type="dxa"/>
                        </w:tcMar>
                      </w:tcPr>
                      <w:p w14:paraId="3C0CAB72" w14:textId="61234D16" w:rsidR="00F96CF5" w:rsidRDefault="00773C45">
                        <w:pPr>
                          <w:rPr>
                            <w:rFonts w:ascii="Arial" w:eastAsia="Arial" w:hAnsi="Arial" w:cs="Arial"/>
                            <w:sz w:val="22"/>
                          </w:rPr>
                        </w:pPr>
                        <w:r>
                          <w:rPr>
                            <w:noProof/>
                          </w:rPr>
                          <mc:AlternateContent>
                            <mc:Choice Requires="wps">
                              <w:drawing>
                                <wp:anchor distT="0" distB="0" distL="114300" distR="114300" simplePos="0" relativeHeight="251658405" behindDoc="0" locked="1" layoutInCell="1" allowOverlap="1" wp14:anchorId="0D0E9B74" wp14:editId="2F0EAD83">
                                  <wp:simplePos x="0" y="0"/>
                                  <wp:positionH relativeFrom="column">
                                    <wp:align>center</wp:align>
                                  </wp:positionH>
                                  <wp:positionV relativeFrom="paragraph">
                                    <wp:posOffset>25400</wp:posOffset>
                                  </wp:positionV>
                                  <wp:extent cx="88900" cy="88900"/>
                                  <wp:effectExtent l="12065" t="13970" r="13335" b="11430"/>
                                  <wp:wrapNone/>
                                  <wp:docPr id="1657220093" name="Oval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ED5D52B" id="Oval 168" o:spid="_x0000_s1026" style="position:absolute;margin-left:0;margin-top:2pt;width:7pt;height:7pt;z-index:2514749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D1A1718"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7CF4D605"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1951F05" w14:textId="77777777">
                    <w:tc>
                      <w:tcPr>
                        <w:tcW w:w="0" w:type="auto"/>
                        <w:tcMar>
                          <w:top w:w="80" w:type="dxa"/>
                          <w:bottom w:w="80" w:type="dxa"/>
                        </w:tcMar>
                      </w:tcPr>
                      <w:p w14:paraId="039242E0" w14:textId="15C8061C" w:rsidR="00F96CF5" w:rsidRDefault="00773C45">
                        <w:pPr>
                          <w:rPr>
                            <w:rFonts w:ascii="Arial" w:eastAsia="Arial" w:hAnsi="Arial" w:cs="Arial"/>
                            <w:sz w:val="22"/>
                          </w:rPr>
                        </w:pPr>
                        <w:r>
                          <w:rPr>
                            <w:noProof/>
                          </w:rPr>
                          <mc:AlternateContent>
                            <mc:Choice Requires="wps">
                              <w:drawing>
                                <wp:anchor distT="0" distB="0" distL="114300" distR="114300" simplePos="0" relativeHeight="251658406" behindDoc="0" locked="1" layoutInCell="1" allowOverlap="1" wp14:anchorId="046E7B06" wp14:editId="18692BF5">
                                  <wp:simplePos x="0" y="0"/>
                                  <wp:positionH relativeFrom="column">
                                    <wp:align>center</wp:align>
                                  </wp:positionH>
                                  <wp:positionV relativeFrom="paragraph">
                                    <wp:posOffset>25400</wp:posOffset>
                                  </wp:positionV>
                                  <wp:extent cx="88900" cy="88900"/>
                                  <wp:effectExtent l="12065" t="6350" r="13335" b="9525"/>
                                  <wp:wrapNone/>
                                  <wp:docPr id="2134267357" name="Oval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8A96C5A" id="Oval 169" o:spid="_x0000_s1026" style="position:absolute;margin-left:0;margin-top:2pt;width:7pt;height:7pt;z-index:2514759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D1C3E2E"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5F8A2408"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022D8A26" w14:textId="77777777">
                    <w:tc>
                      <w:tcPr>
                        <w:tcW w:w="0" w:type="auto"/>
                        <w:tcMar>
                          <w:top w:w="80" w:type="dxa"/>
                          <w:bottom w:w="80" w:type="dxa"/>
                        </w:tcMar>
                      </w:tcPr>
                      <w:p w14:paraId="60D3F408" w14:textId="4509D2A4" w:rsidR="00F96CF5" w:rsidRDefault="00773C45">
                        <w:pPr>
                          <w:rPr>
                            <w:rFonts w:ascii="Arial" w:eastAsia="Arial" w:hAnsi="Arial" w:cs="Arial"/>
                            <w:sz w:val="22"/>
                          </w:rPr>
                        </w:pPr>
                        <w:r>
                          <w:rPr>
                            <w:noProof/>
                          </w:rPr>
                          <mc:AlternateContent>
                            <mc:Choice Requires="wps">
                              <w:drawing>
                                <wp:anchor distT="0" distB="0" distL="114300" distR="114300" simplePos="0" relativeHeight="251658407" behindDoc="0" locked="1" layoutInCell="1" allowOverlap="1" wp14:anchorId="1D724C67" wp14:editId="3A7C13A1">
                                  <wp:simplePos x="0" y="0"/>
                                  <wp:positionH relativeFrom="column">
                                    <wp:align>center</wp:align>
                                  </wp:positionH>
                                  <wp:positionV relativeFrom="paragraph">
                                    <wp:posOffset>25400</wp:posOffset>
                                  </wp:positionV>
                                  <wp:extent cx="88900" cy="88900"/>
                                  <wp:effectExtent l="12065" t="8255" r="13335" b="7620"/>
                                  <wp:wrapNone/>
                                  <wp:docPr id="273086953" name="Oval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F231FE0" id="Oval 170" o:spid="_x0000_s1026" style="position:absolute;margin-left:0;margin-top:2pt;width:7pt;height:7pt;z-index:2514769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E45C25B" w14:textId="0A448F6A" w:rsidR="00F96CF5" w:rsidRDefault="00F96CF5">
                        <w:pPr>
                          <w:rPr>
                            <w:rFonts w:ascii="Arial" w:eastAsia="Arial" w:hAnsi="Arial" w:cs="Arial"/>
                            <w:sz w:val="22"/>
                          </w:rPr>
                        </w:pPr>
                        <w:r>
                          <w:rPr>
                            <w:rFonts w:ascii="Arial" w:eastAsia="Arial" w:hAnsi="Arial" w:cs="Arial"/>
                            <w:sz w:val="22"/>
                          </w:rPr>
                          <w:t xml:space="preserve">Received support from </w:t>
                        </w:r>
                        <w:r w:rsidR="00DC437F">
                          <w:rPr>
                            <w:rFonts w:ascii="Arial" w:eastAsia="Arial" w:hAnsi="Arial" w:cs="Arial"/>
                            <w:sz w:val="22"/>
                          </w:rPr>
                          <w:t>climate experts in Area Departments</w:t>
                        </w:r>
                      </w:p>
                    </w:tc>
                    <w:tc>
                      <w:tcPr>
                        <w:tcW w:w="0" w:type="auto"/>
                        <w:tcMar>
                          <w:top w:w="80" w:type="dxa"/>
                          <w:bottom w:w="80" w:type="dxa"/>
                        </w:tcMar>
                        <w:vAlign w:val="center"/>
                      </w:tcPr>
                      <w:p w14:paraId="153DE2AB"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66F6577D" w14:textId="77777777">
                    <w:tc>
                      <w:tcPr>
                        <w:tcW w:w="0" w:type="auto"/>
                        <w:tcMar>
                          <w:top w:w="80" w:type="dxa"/>
                          <w:bottom w:w="80" w:type="dxa"/>
                        </w:tcMar>
                      </w:tcPr>
                      <w:p w14:paraId="281986FC" w14:textId="11CCDFDA" w:rsidR="00F96CF5" w:rsidRDefault="00773C45">
                        <w:pPr>
                          <w:rPr>
                            <w:rFonts w:ascii="Arial" w:eastAsia="Arial" w:hAnsi="Arial" w:cs="Arial"/>
                            <w:sz w:val="22"/>
                          </w:rPr>
                        </w:pPr>
                        <w:r>
                          <w:rPr>
                            <w:noProof/>
                          </w:rPr>
                          <mc:AlternateContent>
                            <mc:Choice Requires="wps">
                              <w:drawing>
                                <wp:anchor distT="0" distB="0" distL="114300" distR="114300" simplePos="0" relativeHeight="251658408" behindDoc="0" locked="1" layoutInCell="1" allowOverlap="1" wp14:anchorId="44E9E03D" wp14:editId="2E691EBC">
                                  <wp:simplePos x="0" y="0"/>
                                  <wp:positionH relativeFrom="column">
                                    <wp:align>center</wp:align>
                                  </wp:positionH>
                                  <wp:positionV relativeFrom="paragraph">
                                    <wp:posOffset>25400</wp:posOffset>
                                  </wp:positionV>
                                  <wp:extent cx="88900" cy="88900"/>
                                  <wp:effectExtent l="12065" t="10160" r="13335" b="5715"/>
                                  <wp:wrapNone/>
                                  <wp:docPr id="138857198" name="Oval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0144FFE" id="Oval 171" o:spid="_x0000_s1026" style="position:absolute;margin-left:0;margin-top:2pt;width:7pt;height:7pt;z-index:2514780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65C2758" w14:textId="5DC9376E" w:rsidR="00F96CF5" w:rsidRDefault="00F96CF5">
                        <w:pPr>
                          <w:rPr>
                            <w:rFonts w:ascii="Arial" w:eastAsia="Arial" w:hAnsi="Arial" w:cs="Arial"/>
                            <w:sz w:val="22"/>
                          </w:rPr>
                        </w:pPr>
                        <w:r>
                          <w:rPr>
                            <w:rFonts w:ascii="Arial" w:eastAsia="Arial" w:hAnsi="Arial" w:cs="Arial"/>
                            <w:sz w:val="22"/>
                          </w:rPr>
                          <w:t xml:space="preserve">Received support from </w:t>
                        </w:r>
                        <w:r w:rsidR="00DC437F">
                          <w:rPr>
                            <w:rFonts w:ascii="Arial" w:eastAsia="Arial" w:hAnsi="Arial" w:cs="Arial"/>
                            <w:sz w:val="22"/>
                          </w:rPr>
                          <w:t>climate experts in Area Departments</w:t>
                        </w:r>
                      </w:p>
                    </w:tc>
                    <w:tc>
                      <w:tcPr>
                        <w:tcW w:w="0" w:type="auto"/>
                        <w:tcMar>
                          <w:top w:w="80" w:type="dxa"/>
                          <w:bottom w:w="80" w:type="dxa"/>
                        </w:tcMar>
                        <w:vAlign w:val="center"/>
                      </w:tcPr>
                      <w:p w14:paraId="485E5BD8"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72B06E5" w14:textId="77777777">
                    <w:tc>
                      <w:tcPr>
                        <w:tcW w:w="0" w:type="auto"/>
                        <w:tcMar>
                          <w:top w:w="80" w:type="dxa"/>
                          <w:bottom w:w="80" w:type="dxa"/>
                        </w:tcMar>
                      </w:tcPr>
                      <w:p w14:paraId="13875771" w14:textId="27744D8E" w:rsidR="00F96CF5" w:rsidRDefault="00773C45">
                        <w:pPr>
                          <w:rPr>
                            <w:rFonts w:ascii="Arial" w:eastAsia="Arial" w:hAnsi="Arial" w:cs="Arial"/>
                            <w:sz w:val="22"/>
                          </w:rPr>
                        </w:pPr>
                        <w:r>
                          <w:rPr>
                            <w:noProof/>
                          </w:rPr>
                          <mc:AlternateContent>
                            <mc:Choice Requires="wps">
                              <w:drawing>
                                <wp:anchor distT="0" distB="0" distL="114300" distR="114300" simplePos="0" relativeHeight="251658409" behindDoc="0" locked="1" layoutInCell="1" allowOverlap="1" wp14:anchorId="5B4C4F50" wp14:editId="3C9E7ED4">
                                  <wp:simplePos x="0" y="0"/>
                                  <wp:positionH relativeFrom="column">
                                    <wp:align>center</wp:align>
                                  </wp:positionH>
                                  <wp:positionV relativeFrom="paragraph">
                                    <wp:posOffset>25400</wp:posOffset>
                                  </wp:positionV>
                                  <wp:extent cx="88900" cy="88900"/>
                                  <wp:effectExtent l="12065" t="12065" r="13335" b="13335"/>
                                  <wp:wrapNone/>
                                  <wp:docPr id="1918760450" name="Oval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34CAC6E" id="Oval 172" o:spid="_x0000_s1026" style="position:absolute;margin-left:0;margin-top:2pt;width:7pt;height:7pt;z-index:2514790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A323549" w14:textId="23F3E0ED" w:rsidR="00F96CF5" w:rsidRDefault="00F96CF5">
                        <w:pPr>
                          <w:rPr>
                            <w:rFonts w:ascii="Arial" w:eastAsia="Arial" w:hAnsi="Arial" w:cs="Arial"/>
                            <w:sz w:val="22"/>
                          </w:rPr>
                        </w:pPr>
                        <w:r>
                          <w:rPr>
                            <w:rFonts w:ascii="Arial" w:eastAsia="Arial" w:hAnsi="Arial" w:cs="Arial"/>
                            <w:sz w:val="22"/>
                          </w:rPr>
                          <w:t xml:space="preserve">Received support from </w:t>
                        </w:r>
                        <w:r w:rsidR="00DC437F">
                          <w:rPr>
                            <w:rFonts w:ascii="Arial" w:eastAsia="Arial" w:hAnsi="Arial" w:cs="Arial"/>
                            <w:sz w:val="22"/>
                          </w:rPr>
                          <w:t>climate experts in Area Departments</w:t>
                        </w:r>
                      </w:p>
                    </w:tc>
                    <w:tc>
                      <w:tcPr>
                        <w:tcW w:w="0" w:type="auto"/>
                        <w:tcMar>
                          <w:top w:w="80" w:type="dxa"/>
                          <w:bottom w:w="80" w:type="dxa"/>
                        </w:tcMar>
                        <w:vAlign w:val="center"/>
                      </w:tcPr>
                      <w:p w14:paraId="033303F2"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36225E0" w14:textId="77777777">
                    <w:tc>
                      <w:tcPr>
                        <w:tcW w:w="0" w:type="auto"/>
                        <w:tcMar>
                          <w:top w:w="80" w:type="dxa"/>
                          <w:bottom w:w="80" w:type="dxa"/>
                        </w:tcMar>
                      </w:tcPr>
                      <w:p w14:paraId="28B470F0" w14:textId="2D90D656" w:rsidR="00F96CF5" w:rsidRDefault="00773C45">
                        <w:pPr>
                          <w:rPr>
                            <w:rFonts w:ascii="Arial" w:eastAsia="Arial" w:hAnsi="Arial" w:cs="Arial"/>
                            <w:sz w:val="22"/>
                          </w:rPr>
                        </w:pPr>
                        <w:r>
                          <w:rPr>
                            <w:noProof/>
                          </w:rPr>
                          <mc:AlternateContent>
                            <mc:Choice Requires="wps">
                              <w:drawing>
                                <wp:anchor distT="0" distB="0" distL="114300" distR="114300" simplePos="0" relativeHeight="251658410" behindDoc="0" locked="1" layoutInCell="1" allowOverlap="1" wp14:anchorId="198B9106" wp14:editId="22FF0C8A">
                                  <wp:simplePos x="0" y="0"/>
                                  <wp:positionH relativeFrom="column">
                                    <wp:align>center</wp:align>
                                  </wp:positionH>
                                  <wp:positionV relativeFrom="paragraph">
                                    <wp:posOffset>25400</wp:posOffset>
                                  </wp:positionV>
                                  <wp:extent cx="88900" cy="88900"/>
                                  <wp:effectExtent l="12065" t="13970" r="13335" b="11430"/>
                                  <wp:wrapNone/>
                                  <wp:docPr id="866129109" name="Oval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312292F" id="Oval 173" o:spid="_x0000_s1026" style="position:absolute;margin-left:0;margin-top:2pt;width:7pt;height:7pt;z-index:2514800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D5D6754" w14:textId="32D29511" w:rsidR="00F96CF5" w:rsidRDefault="00F96CF5">
                        <w:pPr>
                          <w:rPr>
                            <w:rFonts w:ascii="Arial" w:eastAsia="Arial" w:hAnsi="Arial" w:cs="Arial"/>
                            <w:sz w:val="22"/>
                          </w:rPr>
                        </w:pPr>
                        <w:r>
                          <w:rPr>
                            <w:rFonts w:ascii="Arial" w:eastAsia="Arial" w:hAnsi="Arial" w:cs="Arial"/>
                            <w:sz w:val="22"/>
                          </w:rPr>
                          <w:t xml:space="preserve">Received support from </w:t>
                        </w:r>
                        <w:r w:rsidR="00DC437F">
                          <w:rPr>
                            <w:rFonts w:ascii="Arial" w:eastAsia="Arial" w:hAnsi="Arial" w:cs="Arial"/>
                            <w:sz w:val="22"/>
                          </w:rPr>
                          <w:t>climate experts in Area Departments</w:t>
                        </w:r>
                      </w:p>
                    </w:tc>
                    <w:tc>
                      <w:tcPr>
                        <w:tcW w:w="0" w:type="auto"/>
                        <w:tcMar>
                          <w:top w:w="80" w:type="dxa"/>
                          <w:bottom w:w="80" w:type="dxa"/>
                        </w:tcMar>
                        <w:vAlign w:val="center"/>
                      </w:tcPr>
                      <w:p w14:paraId="7351C792"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D387D5B" w14:textId="77777777">
                    <w:tc>
                      <w:tcPr>
                        <w:tcW w:w="0" w:type="auto"/>
                        <w:tcMar>
                          <w:top w:w="80" w:type="dxa"/>
                          <w:bottom w:w="80" w:type="dxa"/>
                        </w:tcMar>
                      </w:tcPr>
                      <w:p w14:paraId="0753C357" w14:textId="4C1BDB93" w:rsidR="00F96CF5" w:rsidRDefault="00773C45">
                        <w:pPr>
                          <w:rPr>
                            <w:rFonts w:ascii="Arial" w:eastAsia="Arial" w:hAnsi="Arial" w:cs="Arial"/>
                            <w:sz w:val="22"/>
                          </w:rPr>
                        </w:pPr>
                        <w:r>
                          <w:rPr>
                            <w:noProof/>
                          </w:rPr>
                          <mc:AlternateContent>
                            <mc:Choice Requires="wps">
                              <w:drawing>
                                <wp:anchor distT="0" distB="0" distL="114300" distR="114300" simplePos="0" relativeHeight="251658411" behindDoc="0" locked="1" layoutInCell="1" allowOverlap="1" wp14:anchorId="1A47484E" wp14:editId="0F1C4F53">
                                  <wp:simplePos x="0" y="0"/>
                                  <wp:positionH relativeFrom="column">
                                    <wp:align>center</wp:align>
                                  </wp:positionH>
                                  <wp:positionV relativeFrom="paragraph">
                                    <wp:posOffset>25400</wp:posOffset>
                                  </wp:positionV>
                                  <wp:extent cx="88900" cy="88900"/>
                                  <wp:effectExtent l="12065" t="6350" r="13335" b="9525"/>
                                  <wp:wrapNone/>
                                  <wp:docPr id="1154040538" name="Oval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2447026" id="Oval 174" o:spid="_x0000_s1026" style="position:absolute;margin-left:0;margin-top:2pt;width:7pt;height:7pt;z-index:2514810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379A697" w14:textId="77777777" w:rsidR="00F96CF5" w:rsidRDefault="00F96CF5">
                        <w:pPr>
                          <w:rPr>
                            <w:rFonts w:ascii="Arial" w:eastAsia="Arial" w:hAnsi="Arial" w:cs="Arial"/>
                            <w:sz w:val="22"/>
                          </w:rPr>
                        </w:pPr>
                        <w:r>
                          <w:rPr>
                            <w:rFonts w:ascii="Arial" w:eastAsia="Arial" w:hAnsi="Arial" w:cs="Arial"/>
                            <w:sz w:val="22"/>
                          </w:rPr>
                          <w:t>Received support from Functional Departments</w:t>
                        </w:r>
                      </w:p>
                    </w:tc>
                    <w:tc>
                      <w:tcPr>
                        <w:tcW w:w="0" w:type="auto"/>
                        <w:tcMar>
                          <w:top w:w="80" w:type="dxa"/>
                          <w:bottom w:w="80" w:type="dxa"/>
                        </w:tcMar>
                        <w:vAlign w:val="center"/>
                      </w:tcPr>
                      <w:p w14:paraId="5CF8BB5B"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66F1F485" w14:textId="77777777">
                    <w:tc>
                      <w:tcPr>
                        <w:tcW w:w="0" w:type="auto"/>
                        <w:tcMar>
                          <w:top w:w="80" w:type="dxa"/>
                          <w:bottom w:w="80" w:type="dxa"/>
                        </w:tcMar>
                      </w:tcPr>
                      <w:p w14:paraId="0B2DEA19" w14:textId="6FAC1B24" w:rsidR="00F96CF5" w:rsidRDefault="00773C45">
                        <w:pPr>
                          <w:rPr>
                            <w:rFonts w:ascii="Arial" w:eastAsia="Arial" w:hAnsi="Arial" w:cs="Arial"/>
                            <w:sz w:val="22"/>
                          </w:rPr>
                        </w:pPr>
                        <w:r>
                          <w:rPr>
                            <w:noProof/>
                          </w:rPr>
                          <mc:AlternateContent>
                            <mc:Choice Requires="wps">
                              <w:drawing>
                                <wp:anchor distT="0" distB="0" distL="114300" distR="114300" simplePos="0" relativeHeight="251658412" behindDoc="0" locked="1" layoutInCell="1" allowOverlap="1" wp14:anchorId="3BADA9DC" wp14:editId="71EB6C71">
                                  <wp:simplePos x="0" y="0"/>
                                  <wp:positionH relativeFrom="column">
                                    <wp:align>center</wp:align>
                                  </wp:positionH>
                                  <wp:positionV relativeFrom="paragraph">
                                    <wp:posOffset>25400</wp:posOffset>
                                  </wp:positionV>
                                  <wp:extent cx="88900" cy="88900"/>
                                  <wp:effectExtent l="12065" t="12065" r="13335" b="13335"/>
                                  <wp:wrapNone/>
                                  <wp:docPr id="651058244" name="Oval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1EBC54" id="Oval 175" o:spid="_x0000_s1026" style="position:absolute;margin-left:0;margin-top:2pt;width:7pt;height:7pt;z-index:2514821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B7A72FB" w14:textId="77777777" w:rsidR="00F96CF5" w:rsidRDefault="00F96CF5">
                        <w:pPr>
                          <w:rPr>
                            <w:rFonts w:ascii="Arial" w:eastAsia="Arial" w:hAnsi="Arial" w:cs="Arial"/>
                            <w:sz w:val="22"/>
                          </w:rPr>
                        </w:pPr>
                        <w:r>
                          <w:rPr>
                            <w:rFonts w:ascii="Arial" w:eastAsia="Arial" w:hAnsi="Arial" w:cs="Arial"/>
                            <w:sz w:val="22"/>
                          </w:rPr>
                          <w:t>Received support from Functional Departments</w:t>
                        </w:r>
                      </w:p>
                    </w:tc>
                    <w:tc>
                      <w:tcPr>
                        <w:tcW w:w="0" w:type="auto"/>
                        <w:tcMar>
                          <w:top w:w="80" w:type="dxa"/>
                          <w:bottom w:w="80" w:type="dxa"/>
                        </w:tcMar>
                        <w:vAlign w:val="center"/>
                      </w:tcPr>
                      <w:p w14:paraId="239A0657"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9B78E35" w14:textId="77777777">
                    <w:tc>
                      <w:tcPr>
                        <w:tcW w:w="0" w:type="auto"/>
                        <w:tcMar>
                          <w:top w:w="80" w:type="dxa"/>
                          <w:bottom w:w="80" w:type="dxa"/>
                        </w:tcMar>
                      </w:tcPr>
                      <w:p w14:paraId="6B3E8601" w14:textId="4F83EECD" w:rsidR="00F96CF5" w:rsidRDefault="00773C45">
                        <w:pPr>
                          <w:rPr>
                            <w:rFonts w:ascii="Arial" w:eastAsia="Arial" w:hAnsi="Arial" w:cs="Arial"/>
                            <w:sz w:val="22"/>
                          </w:rPr>
                        </w:pPr>
                        <w:r>
                          <w:rPr>
                            <w:noProof/>
                          </w:rPr>
                          <mc:AlternateContent>
                            <mc:Choice Requires="wps">
                              <w:drawing>
                                <wp:anchor distT="0" distB="0" distL="114300" distR="114300" simplePos="0" relativeHeight="251658413" behindDoc="0" locked="1" layoutInCell="1" allowOverlap="1" wp14:anchorId="105A2861" wp14:editId="42158B0B">
                                  <wp:simplePos x="0" y="0"/>
                                  <wp:positionH relativeFrom="column">
                                    <wp:align>center</wp:align>
                                  </wp:positionH>
                                  <wp:positionV relativeFrom="paragraph">
                                    <wp:posOffset>25400</wp:posOffset>
                                  </wp:positionV>
                                  <wp:extent cx="88900" cy="88900"/>
                                  <wp:effectExtent l="12065" t="13970" r="13335" b="11430"/>
                                  <wp:wrapNone/>
                                  <wp:docPr id="1684573213" name="Oval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CDB7095" id="Oval 176" o:spid="_x0000_s1026" style="position:absolute;margin-left:0;margin-top:2pt;width:7pt;height:7pt;z-index:2514831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8A7BF96" w14:textId="77777777" w:rsidR="00F96CF5" w:rsidRDefault="00F96CF5">
                        <w:pPr>
                          <w:rPr>
                            <w:rFonts w:ascii="Arial" w:eastAsia="Arial" w:hAnsi="Arial" w:cs="Arial"/>
                            <w:sz w:val="22"/>
                          </w:rPr>
                        </w:pPr>
                        <w:r>
                          <w:rPr>
                            <w:rFonts w:ascii="Arial" w:eastAsia="Arial" w:hAnsi="Arial" w:cs="Arial"/>
                            <w:sz w:val="22"/>
                          </w:rPr>
                          <w:t>Received support from Functional Departments</w:t>
                        </w:r>
                      </w:p>
                    </w:tc>
                    <w:tc>
                      <w:tcPr>
                        <w:tcW w:w="0" w:type="auto"/>
                        <w:tcMar>
                          <w:top w:w="80" w:type="dxa"/>
                          <w:bottom w:w="80" w:type="dxa"/>
                        </w:tcMar>
                        <w:vAlign w:val="center"/>
                      </w:tcPr>
                      <w:p w14:paraId="366DB4A2"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5F5C911" w14:textId="77777777">
                    <w:tc>
                      <w:tcPr>
                        <w:tcW w:w="0" w:type="auto"/>
                        <w:tcMar>
                          <w:top w:w="80" w:type="dxa"/>
                          <w:bottom w:w="80" w:type="dxa"/>
                        </w:tcMar>
                      </w:tcPr>
                      <w:p w14:paraId="01D75B8D" w14:textId="5C8DB4BE" w:rsidR="00F96CF5" w:rsidRDefault="00773C45">
                        <w:pPr>
                          <w:rPr>
                            <w:rFonts w:ascii="Arial" w:eastAsia="Arial" w:hAnsi="Arial" w:cs="Arial"/>
                            <w:sz w:val="22"/>
                          </w:rPr>
                        </w:pPr>
                        <w:r>
                          <w:rPr>
                            <w:noProof/>
                          </w:rPr>
                          <mc:AlternateContent>
                            <mc:Choice Requires="wps">
                              <w:drawing>
                                <wp:anchor distT="0" distB="0" distL="114300" distR="114300" simplePos="0" relativeHeight="251658414" behindDoc="0" locked="1" layoutInCell="1" allowOverlap="1" wp14:anchorId="6DCBC157" wp14:editId="2D1A1468">
                                  <wp:simplePos x="0" y="0"/>
                                  <wp:positionH relativeFrom="column">
                                    <wp:align>center</wp:align>
                                  </wp:positionH>
                                  <wp:positionV relativeFrom="paragraph">
                                    <wp:posOffset>25400</wp:posOffset>
                                  </wp:positionV>
                                  <wp:extent cx="88900" cy="88900"/>
                                  <wp:effectExtent l="12065" t="13970" r="13335" b="11430"/>
                                  <wp:wrapNone/>
                                  <wp:docPr id="862826812" name="Oval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38C7F76" id="Oval 177" o:spid="_x0000_s1026" style="position:absolute;margin-left:0;margin-top:2pt;width:7pt;height:7pt;z-index:2514841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DDFF0F6" w14:textId="77777777" w:rsidR="00F96CF5" w:rsidRDefault="00F96CF5">
                        <w:pPr>
                          <w:rPr>
                            <w:rFonts w:ascii="Arial" w:eastAsia="Arial" w:hAnsi="Arial" w:cs="Arial"/>
                            <w:sz w:val="22"/>
                          </w:rPr>
                        </w:pPr>
                        <w:r>
                          <w:rPr>
                            <w:rFonts w:ascii="Arial" w:eastAsia="Arial" w:hAnsi="Arial" w:cs="Arial"/>
                            <w:sz w:val="22"/>
                          </w:rPr>
                          <w:t>Received support from Functional Departments</w:t>
                        </w:r>
                      </w:p>
                    </w:tc>
                    <w:tc>
                      <w:tcPr>
                        <w:tcW w:w="0" w:type="auto"/>
                        <w:tcMar>
                          <w:top w:w="80" w:type="dxa"/>
                          <w:bottom w:w="80" w:type="dxa"/>
                        </w:tcMar>
                        <w:vAlign w:val="center"/>
                      </w:tcPr>
                      <w:p w14:paraId="532BE4CF"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1BEBD659" w14:textId="77777777">
                    <w:tc>
                      <w:tcPr>
                        <w:tcW w:w="0" w:type="auto"/>
                        <w:tcMar>
                          <w:top w:w="80" w:type="dxa"/>
                          <w:bottom w:w="80" w:type="dxa"/>
                        </w:tcMar>
                      </w:tcPr>
                      <w:p w14:paraId="512F7248" w14:textId="4FED685C" w:rsidR="00F96CF5" w:rsidRDefault="00773C45">
                        <w:pPr>
                          <w:rPr>
                            <w:rFonts w:ascii="Arial" w:eastAsia="Arial" w:hAnsi="Arial" w:cs="Arial"/>
                            <w:sz w:val="22"/>
                          </w:rPr>
                        </w:pPr>
                        <w:r>
                          <w:rPr>
                            <w:noProof/>
                          </w:rPr>
                          <mc:AlternateContent>
                            <mc:Choice Requires="wps">
                              <w:drawing>
                                <wp:anchor distT="0" distB="0" distL="114300" distR="114300" simplePos="0" relativeHeight="251658415" behindDoc="0" locked="1" layoutInCell="1" allowOverlap="1" wp14:anchorId="3CC517F9" wp14:editId="3BA1F980">
                                  <wp:simplePos x="0" y="0"/>
                                  <wp:positionH relativeFrom="column">
                                    <wp:align>center</wp:align>
                                  </wp:positionH>
                                  <wp:positionV relativeFrom="paragraph">
                                    <wp:posOffset>25400</wp:posOffset>
                                  </wp:positionV>
                                  <wp:extent cx="88900" cy="88900"/>
                                  <wp:effectExtent l="12065" t="6350" r="13335" b="9525"/>
                                  <wp:wrapNone/>
                                  <wp:docPr id="67519346" name="Oval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576489A" id="Oval 178" o:spid="_x0000_s1026" style="position:absolute;margin-left:0;margin-top:2pt;width:7pt;height:7pt;z-index:2514851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4401D95"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4ABBA669"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BCAB647" w14:textId="77777777">
                    <w:tc>
                      <w:tcPr>
                        <w:tcW w:w="0" w:type="auto"/>
                        <w:tcMar>
                          <w:top w:w="80" w:type="dxa"/>
                          <w:bottom w:w="80" w:type="dxa"/>
                        </w:tcMar>
                      </w:tcPr>
                      <w:p w14:paraId="418AE3C2" w14:textId="00ADDD74" w:rsidR="00F96CF5" w:rsidRDefault="00773C45">
                        <w:pPr>
                          <w:rPr>
                            <w:rFonts w:ascii="Arial" w:eastAsia="Arial" w:hAnsi="Arial" w:cs="Arial"/>
                            <w:sz w:val="22"/>
                          </w:rPr>
                        </w:pPr>
                        <w:r>
                          <w:rPr>
                            <w:noProof/>
                          </w:rPr>
                          <mc:AlternateContent>
                            <mc:Choice Requires="wps">
                              <w:drawing>
                                <wp:anchor distT="0" distB="0" distL="114300" distR="114300" simplePos="0" relativeHeight="251658416" behindDoc="0" locked="1" layoutInCell="1" allowOverlap="1" wp14:anchorId="70357E8D" wp14:editId="566520F3">
                                  <wp:simplePos x="0" y="0"/>
                                  <wp:positionH relativeFrom="column">
                                    <wp:align>center</wp:align>
                                  </wp:positionH>
                                  <wp:positionV relativeFrom="paragraph">
                                    <wp:posOffset>25400</wp:posOffset>
                                  </wp:positionV>
                                  <wp:extent cx="88900" cy="88900"/>
                                  <wp:effectExtent l="12065" t="12065" r="13335" b="13335"/>
                                  <wp:wrapNone/>
                                  <wp:docPr id="1947800974" name="Oval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3AF6FB9" id="Oval 179" o:spid="_x0000_s1026" style="position:absolute;margin-left:0;margin-top:2pt;width:7pt;height:7pt;z-index:2514862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85051A3"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0C588A9F"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A5266B3" w14:textId="77777777">
                    <w:tc>
                      <w:tcPr>
                        <w:tcW w:w="0" w:type="auto"/>
                        <w:tcMar>
                          <w:top w:w="80" w:type="dxa"/>
                          <w:bottom w:w="80" w:type="dxa"/>
                        </w:tcMar>
                      </w:tcPr>
                      <w:p w14:paraId="6ABF8454" w14:textId="6F852C89" w:rsidR="00F96CF5" w:rsidRDefault="00773C45">
                        <w:pPr>
                          <w:rPr>
                            <w:rFonts w:ascii="Arial" w:eastAsia="Arial" w:hAnsi="Arial" w:cs="Arial"/>
                            <w:sz w:val="22"/>
                          </w:rPr>
                        </w:pPr>
                        <w:r>
                          <w:rPr>
                            <w:noProof/>
                          </w:rPr>
                          <mc:AlternateContent>
                            <mc:Choice Requires="wps">
                              <w:drawing>
                                <wp:anchor distT="0" distB="0" distL="114300" distR="114300" simplePos="0" relativeHeight="251658417" behindDoc="0" locked="1" layoutInCell="1" allowOverlap="1" wp14:anchorId="4F44D1EC" wp14:editId="7E3C6F42">
                                  <wp:simplePos x="0" y="0"/>
                                  <wp:positionH relativeFrom="column">
                                    <wp:align>center</wp:align>
                                  </wp:positionH>
                                  <wp:positionV relativeFrom="paragraph">
                                    <wp:posOffset>25400</wp:posOffset>
                                  </wp:positionV>
                                  <wp:extent cx="88900" cy="88900"/>
                                  <wp:effectExtent l="12065" t="13970" r="13335" b="11430"/>
                                  <wp:wrapNone/>
                                  <wp:docPr id="691625559" name="Oval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4CC7817" id="Oval 180" o:spid="_x0000_s1026" style="position:absolute;margin-left:0;margin-top:2pt;width:7pt;height:7pt;z-index:2514872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0446FBE"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6C7FB512"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13696B4" w14:textId="77777777">
                    <w:tc>
                      <w:tcPr>
                        <w:tcW w:w="0" w:type="auto"/>
                        <w:tcMar>
                          <w:top w:w="80" w:type="dxa"/>
                          <w:bottom w:w="80" w:type="dxa"/>
                        </w:tcMar>
                      </w:tcPr>
                      <w:p w14:paraId="463AE846" w14:textId="663A77F4" w:rsidR="00F96CF5" w:rsidRDefault="00773C45">
                        <w:pPr>
                          <w:rPr>
                            <w:rFonts w:ascii="Arial" w:eastAsia="Arial" w:hAnsi="Arial" w:cs="Arial"/>
                            <w:sz w:val="22"/>
                          </w:rPr>
                        </w:pPr>
                        <w:r>
                          <w:rPr>
                            <w:noProof/>
                          </w:rPr>
                          <mc:AlternateContent>
                            <mc:Choice Requires="wps">
                              <w:drawing>
                                <wp:anchor distT="0" distB="0" distL="114300" distR="114300" simplePos="0" relativeHeight="251658418" behindDoc="0" locked="1" layoutInCell="1" allowOverlap="1" wp14:anchorId="1E361763" wp14:editId="0D7BECDC">
                                  <wp:simplePos x="0" y="0"/>
                                  <wp:positionH relativeFrom="column">
                                    <wp:align>center</wp:align>
                                  </wp:positionH>
                                  <wp:positionV relativeFrom="paragraph">
                                    <wp:posOffset>25400</wp:posOffset>
                                  </wp:positionV>
                                  <wp:extent cx="88900" cy="88900"/>
                                  <wp:effectExtent l="12065" t="6350" r="13335" b="9525"/>
                                  <wp:wrapNone/>
                                  <wp:docPr id="1557124090" name="Oval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2293872" id="Oval 181" o:spid="_x0000_s1026" style="position:absolute;margin-left:0;margin-top:2pt;width:7pt;height:7pt;z-index:2514882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CED9A06"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223AB4CB"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639C1B2C" w14:textId="77777777">
                    <w:tc>
                      <w:tcPr>
                        <w:tcW w:w="0" w:type="auto"/>
                        <w:tcMar>
                          <w:top w:w="80" w:type="dxa"/>
                          <w:bottom w:w="80" w:type="dxa"/>
                        </w:tcMar>
                      </w:tcPr>
                      <w:p w14:paraId="664051C1" w14:textId="03E58F0B" w:rsidR="00F96CF5" w:rsidRDefault="00773C45">
                        <w:pPr>
                          <w:rPr>
                            <w:rFonts w:ascii="Arial" w:eastAsia="Arial" w:hAnsi="Arial" w:cs="Arial"/>
                            <w:sz w:val="22"/>
                          </w:rPr>
                        </w:pPr>
                        <w:r>
                          <w:rPr>
                            <w:noProof/>
                          </w:rPr>
                          <mc:AlternateContent>
                            <mc:Choice Requires="wps">
                              <w:drawing>
                                <wp:anchor distT="0" distB="0" distL="114300" distR="114300" simplePos="0" relativeHeight="251658419" behindDoc="0" locked="1" layoutInCell="1" allowOverlap="1" wp14:anchorId="1C2C03D7" wp14:editId="0C85CBBB">
                                  <wp:simplePos x="0" y="0"/>
                                  <wp:positionH relativeFrom="column">
                                    <wp:align>center</wp:align>
                                  </wp:positionH>
                                  <wp:positionV relativeFrom="paragraph">
                                    <wp:posOffset>25400</wp:posOffset>
                                  </wp:positionV>
                                  <wp:extent cx="88900" cy="88900"/>
                                  <wp:effectExtent l="12065" t="8255" r="13335" b="7620"/>
                                  <wp:wrapNone/>
                                  <wp:docPr id="999279815" name="Oval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27630EC" id="Oval 182" o:spid="_x0000_s1026" style="position:absolute;margin-left:0;margin-top:2pt;width:7pt;height:7pt;z-index:2514892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C8D3533"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603EC86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438A6A7" w14:textId="77777777">
                    <w:tc>
                      <w:tcPr>
                        <w:tcW w:w="0" w:type="auto"/>
                        <w:tcMar>
                          <w:top w:w="80" w:type="dxa"/>
                          <w:bottom w:w="80" w:type="dxa"/>
                        </w:tcMar>
                      </w:tcPr>
                      <w:p w14:paraId="76CB4072" w14:textId="4493CD11"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420" behindDoc="0" locked="1" layoutInCell="1" allowOverlap="1" wp14:anchorId="5F9BFE89" wp14:editId="601C9BD9">
                                  <wp:simplePos x="0" y="0"/>
                                  <wp:positionH relativeFrom="column">
                                    <wp:align>center</wp:align>
                                  </wp:positionH>
                                  <wp:positionV relativeFrom="paragraph">
                                    <wp:posOffset>25400</wp:posOffset>
                                  </wp:positionV>
                                  <wp:extent cx="88900" cy="88900"/>
                                  <wp:effectExtent l="12065" t="6350" r="13335" b="9525"/>
                                  <wp:wrapNone/>
                                  <wp:docPr id="1588216827" name="Oval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87FE8A5" id="Oval 183" o:spid="_x0000_s1026" style="position:absolute;margin-left:0;margin-top:2pt;width:7pt;height:7pt;z-index:2514903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E7450F8"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7F532829"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122A593" w14:textId="77777777">
                    <w:tc>
                      <w:tcPr>
                        <w:tcW w:w="0" w:type="auto"/>
                        <w:tcMar>
                          <w:top w:w="80" w:type="dxa"/>
                          <w:bottom w:w="80" w:type="dxa"/>
                        </w:tcMar>
                      </w:tcPr>
                      <w:p w14:paraId="7C5E34F3" w14:textId="2263B40E" w:rsidR="00F96CF5" w:rsidRDefault="00773C45">
                        <w:pPr>
                          <w:rPr>
                            <w:rFonts w:ascii="Arial" w:eastAsia="Arial" w:hAnsi="Arial" w:cs="Arial"/>
                            <w:sz w:val="22"/>
                          </w:rPr>
                        </w:pPr>
                        <w:r>
                          <w:rPr>
                            <w:noProof/>
                          </w:rPr>
                          <mc:AlternateContent>
                            <mc:Choice Requires="wps">
                              <w:drawing>
                                <wp:anchor distT="0" distB="0" distL="114300" distR="114300" simplePos="0" relativeHeight="251658421" behindDoc="0" locked="1" layoutInCell="1" allowOverlap="1" wp14:anchorId="7E80A6C8" wp14:editId="63753449">
                                  <wp:simplePos x="0" y="0"/>
                                  <wp:positionH relativeFrom="column">
                                    <wp:align>center</wp:align>
                                  </wp:positionH>
                                  <wp:positionV relativeFrom="paragraph">
                                    <wp:posOffset>25400</wp:posOffset>
                                  </wp:positionV>
                                  <wp:extent cx="88900" cy="88900"/>
                                  <wp:effectExtent l="12065" t="8255" r="13335" b="7620"/>
                                  <wp:wrapNone/>
                                  <wp:docPr id="835256017" name="Oval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02902A2" id="Oval 184" o:spid="_x0000_s1026" style="position:absolute;margin-left:0;margin-top:2pt;width:7pt;height:7pt;z-index:2514913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52237C7"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4CC29D8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8483374" w14:textId="77777777">
                    <w:tc>
                      <w:tcPr>
                        <w:tcW w:w="0" w:type="auto"/>
                        <w:tcMar>
                          <w:top w:w="80" w:type="dxa"/>
                          <w:bottom w:w="80" w:type="dxa"/>
                        </w:tcMar>
                      </w:tcPr>
                      <w:p w14:paraId="0936EE91" w14:textId="27B6989A" w:rsidR="00F96CF5" w:rsidRDefault="00773C45">
                        <w:pPr>
                          <w:rPr>
                            <w:rFonts w:ascii="Arial" w:eastAsia="Arial" w:hAnsi="Arial" w:cs="Arial"/>
                            <w:sz w:val="22"/>
                          </w:rPr>
                        </w:pPr>
                        <w:r>
                          <w:rPr>
                            <w:noProof/>
                          </w:rPr>
                          <mc:AlternateContent>
                            <mc:Choice Requires="wps">
                              <w:drawing>
                                <wp:anchor distT="0" distB="0" distL="114300" distR="114300" simplePos="0" relativeHeight="251658422" behindDoc="0" locked="1" layoutInCell="1" allowOverlap="1" wp14:anchorId="288B3EC5" wp14:editId="5DC69E5F">
                                  <wp:simplePos x="0" y="0"/>
                                  <wp:positionH relativeFrom="column">
                                    <wp:align>center</wp:align>
                                  </wp:positionH>
                                  <wp:positionV relativeFrom="paragraph">
                                    <wp:posOffset>25400</wp:posOffset>
                                  </wp:positionV>
                                  <wp:extent cx="88900" cy="88900"/>
                                  <wp:effectExtent l="12065" t="10160" r="13335" b="5715"/>
                                  <wp:wrapNone/>
                                  <wp:docPr id="72432619" name="Oval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F6152F6" id="Oval 185" o:spid="_x0000_s1026" style="position:absolute;margin-left:0;margin-top:2pt;width:7pt;height:7pt;z-index:2514923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B6AF550"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7151C039" w14:textId="77777777" w:rsidR="00F96CF5" w:rsidRDefault="00F96CF5">
                        <w:pPr>
                          <w:rPr>
                            <w:rFonts w:ascii="Arial" w:eastAsia="Arial" w:hAnsi="Arial" w:cs="Arial"/>
                            <w:sz w:val="22"/>
                          </w:rPr>
                        </w:pPr>
                        <w:r>
                          <w:rPr>
                            <w:rFonts w:ascii="Arial" w:eastAsia="Arial" w:hAnsi="Arial" w:cs="Arial"/>
                            <w:sz w:val="22"/>
                          </w:rPr>
                          <w:t>To a great extent</w:t>
                        </w:r>
                      </w:p>
                    </w:tc>
                  </w:tr>
                </w:tbl>
                <w:p w14:paraId="34EAE6F2" w14:textId="77777777" w:rsidR="00F96CF5" w:rsidRDefault="00F96CF5">
                  <w:pPr>
                    <w:rPr>
                      <w:rFonts w:ascii="Arial" w:eastAsia="Arial" w:hAnsi="Arial" w:cs="Arial"/>
                      <w:sz w:val="22"/>
                    </w:rPr>
                  </w:pPr>
                </w:p>
              </w:tc>
            </w:tr>
          </w:tbl>
          <w:p w14:paraId="58667E77" w14:textId="77777777" w:rsidR="00F96CF5" w:rsidRDefault="00F96CF5">
            <w:pPr>
              <w:rPr>
                <w:rFonts w:ascii="Arial" w:eastAsia="Arial" w:hAnsi="Arial" w:cs="Arial"/>
                <w:sz w:val="22"/>
              </w:rPr>
            </w:pPr>
          </w:p>
        </w:tc>
      </w:tr>
    </w:tbl>
    <w:p w14:paraId="1AE44BBC"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2C7E2CC5" w14:textId="77777777">
        <w:tc>
          <w:tcPr>
            <w:tcW w:w="0" w:type="auto"/>
            <w:tcMar>
              <w:top w:w="80" w:type="dxa"/>
              <w:bottom w:w="80" w:type="dxa"/>
            </w:tcMar>
          </w:tcPr>
          <w:p w14:paraId="433A3E8B" w14:textId="36925F74" w:rsidR="00F96CF5" w:rsidRDefault="00F96CF5">
            <w:pPr>
              <w:keepNext/>
              <w:rPr>
                <w:rFonts w:ascii="Arial" w:eastAsia="Arial" w:hAnsi="Arial" w:cs="Arial"/>
                <w:b/>
                <w:sz w:val="22"/>
              </w:rPr>
            </w:pPr>
            <w:r>
              <w:rPr>
                <w:rFonts w:ascii="Arial" w:eastAsia="Arial" w:hAnsi="Arial" w:cs="Arial"/>
                <w:b/>
                <w:sz w:val="22"/>
              </w:rPr>
              <w:t>*4.3. Based on your experience in the context of flagship reports, to what extent has IMF surveillance of climate change-related issues:</w:t>
            </w:r>
            <w:r>
              <w:rPr>
                <w:rFonts w:ascii="Arial" w:eastAsia="Arial" w:hAnsi="Arial" w:cs="Arial"/>
                <w:sz w:val="22"/>
              </w:rPr>
              <w:t>(*Required)</w:t>
            </w:r>
          </w:p>
        </w:tc>
      </w:tr>
      <w:tr w:rsidR="00F96CF5" w14:paraId="62B6AAA3" w14:textId="77777777">
        <w:tc>
          <w:tcPr>
            <w:tcW w:w="0" w:type="auto"/>
            <w:tcMar>
              <w:top w:w="80" w:type="dxa"/>
              <w:bottom w:w="80" w:type="dxa"/>
            </w:tcMar>
          </w:tcPr>
          <w:p w14:paraId="7F8845F9"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surveillance contexts? " Question:</w:t>
            </w:r>
          </w:p>
          <w:p w14:paraId="29F15B71" w14:textId="77777777" w:rsidR="00F96CF5" w:rsidRDefault="00F96CF5">
            <w:pPr>
              <w:keepNext/>
              <w:numPr>
                <w:ilvl w:val="0"/>
                <w:numId w:val="13"/>
              </w:numPr>
              <w:rPr>
                <w:rFonts w:ascii="Arial" w:eastAsia="Arial" w:hAnsi="Arial" w:cs="Arial"/>
                <w:sz w:val="20"/>
              </w:rPr>
            </w:pPr>
            <w:r>
              <w:rPr>
                <w:rFonts w:ascii="Arial" w:eastAsia="Arial" w:hAnsi="Arial" w:cs="Arial"/>
                <w:sz w:val="20"/>
              </w:rPr>
              <w:t>Flagship reports (e.g., World Economic Outlook (WEO), Fiscal Monitor (FM), Global Financial Stability Report (GFSR), Regional Economic Outlook (REO)): To a slight extent,To a moderate extent,To a great extent</w:t>
            </w:r>
          </w:p>
          <w:p w14:paraId="2B4DCCCD" w14:textId="77777777" w:rsidR="00F96CF5" w:rsidRDefault="00F96CF5">
            <w:pPr>
              <w:keepNext/>
              <w:rPr>
                <w:rFonts w:ascii="Arial" w:eastAsia="Arial" w:hAnsi="Arial" w:cs="Arial"/>
                <w:sz w:val="20"/>
              </w:rPr>
            </w:pPr>
          </w:p>
        </w:tc>
      </w:tr>
      <w:tr w:rsidR="00F96CF5" w14:paraId="793A9BBE"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6C285B86"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253"/>
                    <w:gridCol w:w="1713"/>
                  </w:tblGrid>
                  <w:tr w:rsidR="00F96CF5" w14:paraId="64D194ED" w14:textId="77777777">
                    <w:tc>
                      <w:tcPr>
                        <w:tcW w:w="0" w:type="auto"/>
                        <w:tcMar>
                          <w:top w:w="80" w:type="dxa"/>
                          <w:bottom w:w="80" w:type="dxa"/>
                        </w:tcMar>
                      </w:tcPr>
                      <w:p w14:paraId="14BD2B13" w14:textId="77777777" w:rsidR="00F96CF5" w:rsidRDefault="00F96CF5">
                        <w:pPr>
                          <w:rPr>
                            <w:rFonts w:ascii="Arial" w:eastAsia="Arial" w:hAnsi="Arial" w:cs="Arial"/>
                            <w:b/>
                            <w:sz w:val="22"/>
                          </w:rPr>
                        </w:pPr>
                      </w:p>
                    </w:tc>
                    <w:tc>
                      <w:tcPr>
                        <w:tcW w:w="0" w:type="auto"/>
                        <w:tcMar>
                          <w:top w:w="80" w:type="dxa"/>
                          <w:bottom w:w="80" w:type="dxa"/>
                        </w:tcMar>
                      </w:tcPr>
                      <w:p w14:paraId="382A350B"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4641C93A"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4609E8B8" w14:textId="77777777">
                    <w:tc>
                      <w:tcPr>
                        <w:tcW w:w="0" w:type="auto"/>
                        <w:tcMar>
                          <w:top w:w="80" w:type="dxa"/>
                          <w:bottom w:w="80" w:type="dxa"/>
                        </w:tcMar>
                      </w:tcPr>
                      <w:p w14:paraId="574B46A7" w14:textId="74E36E2C" w:rsidR="00F96CF5" w:rsidRDefault="00773C45">
                        <w:pPr>
                          <w:rPr>
                            <w:rFonts w:ascii="Arial" w:eastAsia="Arial" w:hAnsi="Arial" w:cs="Arial"/>
                            <w:sz w:val="22"/>
                          </w:rPr>
                        </w:pPr>
                        <w:r>
                          <w:rPr>
                            <w:noProof/>
                          </w:rPr>
                          <mc:AlternateContent>
                            <mc:Choice Requires="wps">
                              <w:drawing>
                                <wp:anchor distT="0" distB="0" distL="114300" distR="114300" simplePos="0" relativeHeight="251658423" behindDoc="0" locked="1" layoutInCell="1" allowOverlap="1" wp14:anchorId="00F3C5A4" wp14:editId="63956227">
                                  <wp:simplePos x="0" y="0"/>
                                  <wp:positionH relativeFrom="column">
                                    <wp:align>center</wp:align>
                                  </wp:positionH>
                                  <wp:positionV relativeFrom="paragraph">
                                    <wp:posOffset>25400</wp:posOffset>
                                  </wp:positionV>
                                  <wp:extent cx="88900" cy="88900"/>
                                  <wp:effectExtent l="12065" t="12065" r="13335" b="13335"/>
                                  <wp:wrapNone/>
                                  <wp:docPr id="739517155" name="Oval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A9822C1" id="Oval 186" o:spid="_x0000_s1026" style="position:absolute;margin-left:0;margin-top:2pt;width:7pt;height:7pt;z-index:2514933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DE2467C"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6CB710B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08129FC" w14:textId="77777777">
                    <w:tc>
                      <w:tcPr>
                        <w:tcW w:w="0" w:type="auto"/>
                        <w:tcMar>
                          <w:top w:w="80" w:type="dxa"/>
                          <w:bottom w:w="80" w:type="dxa"/>
                        </w:tcMar>
                      </w:tcPr>
                      <w:p w14:paraId="0531AE65" w14:textId="663C92B1" w:rsidR="00F96CF5" w:rsidRDefault="00773C45">
                        <w:pPr>
                          <w:rPr>
                            <w:rFonts w:ascii="Arial" w:eastAsia="Arial" w:hAnsi="Arial" w:cs="Arial"/>
                            <w:sz w:val="22"/>
                          </w:rPr>
                        </w:pPr>
                        <w:r>
                          <w:rPr>
                            <w:noProof/>
                          </w:rPr>
                          <mc:AlternateContent>
                            <mc:Choice Requires="wps">
                              <w:drawing>
                                <wp:anchor distT="0" distB="0" distL="114300" distR="114300" simplePos="0" relativeHeight="251658424" behindDoc="0" locked="1" layoutInCell="1" allowOverlap="1" wp14:anchorId="22F1CF4A" wp14:editId="61D2921F">
                                  <wp:simplePos x="0" y="0"/>
                                  <wp:positionH relativeFrom="column">
                                    <wp:align>center</wp:align>
                                  </wp:positionH>
                                  <wp:positionV relativeFrom="paragraph">
                                    <wp:posOffset>25400</wp:posOffset>
                                  </wp:positionV>
                                  <wp:extent cx="88900" cy="88900"/>
                                  <wp:effectExtent l="12065" t="13970" r="13335" b="11430"/>
                                  <wp:wrapNone/>
                                  <wp:docPr id="762673434" name="Oval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98FDC54" id="Oval 187" o:spid="_x0000_s1026" style="position:absolute;margin-left:0;margin-top:2pt;width:7pt;height:7pt;z-index:2514944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DFBFA1C"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26B6DE76"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B214338" w14:textId="77777777">
                    <w:tc>
                      <w:tcPr>
                        <w:tcW w:w="0" w:type="auto"/>
                        <w:tcMar>
                          <w:top w:w="80" w:type="dxa"/>
                          <w:bottom w:w="80" w:type="dxa"/>
                        </w:tcMar>
                      </w:tcPr>
                      <w:p w14:paraId="06348F94" w14:textId="437F0D58" w:rsidR="00F96CF5" w:rsidRDefault="00773C45">
                        <w:pPr>
                          <w:rPr>
                            <w:rFonts w:ascii="Arial" w:eastAsia="Arial" w:hAnsi="Arial" w:cs="Arial"/>
                            <w:sz w:val="22"/>
                          </w:rPr>
                        </w:pPr>
                        <w:r>
                          <w:rPr>
                            <w:noProof/>
                          </w:rPr>
                          <mc:AlternateContent>
                            <mc:Choice Requires="wps">
                              <w:drawing>
                                <wp:anchor distT="0" distB="0" distL="114300" distR="114300" simplePos="0" relativeHeight="251658425" behindDoc="0" locked="1" layoutInCell="1" allowOverlap="1" wp14:anchorId="31AA11E4" wp14:editId="457C1003">
                                  <wp:simplePos x="0" y="0"/>
                                  <wp:positionH relativeFrom="column">
                                    <wp:align>center</wp:align>
                                  </wp:positionH>
                                  <wp:positionV relativeFrom="paragraph">
                                    <wp:posOffset>25400</wp:posOffset>
                                  </wp:positionV>
                                  <wp:extent cx="88900" cy="88900"/>
                                  <wp:effectExtent l="12065" t="6350" r="13335" b="9525"/>
                                  <wp:wrapNone/>
                                  <wp:docPr id="1674851448" name="Oval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FA6770C" id="Oval 188" o:spid="_x0000_s1026" style="position:absolute;margin-left:0;margin-top:2pt;width:7pt;height:7pt;z-index:2514954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974CAE1"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0097D05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FD79844" w14:textId="77777777">
                    <w:tc>
                      <w:tcPr>
                        <w:tcW w:w="0" w:type="auto"/>
                        <w:tcMar>
                          <w:top w:w="80" w:type="dxa"/>
                          <w:bottom w:w="80" w:type="dxa"/>
                        </w:tcMar>
                      </w:tcPr>
                      <w:p w14:paraId="261CA778" w14:textId="052AAA2B" w:rsidR="00F96CF5" w:rsidRDefault="00773C45">
                        <w:pPr>
                          <w:rPr>
                            <w:rFonts w:ascii="Arial" w:eastAsia="Arial" w:hAnsi="Arial" w:cs="Arial"/>
                            <w:sz w:val="22"/>
                          </w:rPr>
                        </w:pPr>
                        <w:r>
                          <w:rPr>
                            <w:noProof/>
                          </w:rPr>
                          <mc:AlternateContent>
                            <mc:Choice Requires="wps">
                              <w:drawing>
                                <wp:anchor distT="0" distB="0" distL="114300" distR="114300" simplePos="0" relativeHeight="251658426" behindDoc="0" locked="1" layoutInCell="1" allowOverlap="1" wp14:anchorId="647D2C28" wp14:editId="51640543">
                                  <wp:simplePos x="0" y="0"/>
                                  <wp:positionH relativeFrom="column">
                                    <wp:align>center</wp:align>
                                  </wp:positionH>
                                  <wp:positionV relativeFrom="paragraph">
                                    <wp:posOffset>25400</wp:posOffset>
                                  </wp:positionV>
                                  <wp:extent cx="88900" cy="88900"/>
                                  <wp:effectExtent l="12065" t="8255" r="13335" b="7620"/>
                                  <wp:wrapNone/>
                                  <wp:docPr id="554423999" name="Oval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AEA495" id="Oval 189" o:spid="_x0000_s1026" style="position:absolute;margin-left:0;margin-top:2pt;width:7pt;height:7pt;z-index:2514964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45169A8"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324F1B50"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05299449" w14:textId="77777777">
                    <w:tc>
                      <w:tcPr>
                        <w:tcW w:w="0" w:type="auto"/>
                        <w:tcMar>
                          <w:top w:w="80" w:type="dxa"/>
                          <w:bottom w:w="80" w:type="dxa"/>
                        </w:tcMar>
                      </w:tcPr>
                      <w:p w14:paraId="2CF93821" w14:textId="2D9A9FB4" w:rsidR="00F96CF5" w:rsidRDefault="00773C45">
                        <w:pPr>
                          <w:rPr>
                            <w:rFonts w:ascii="Arial" w:eastAsia="Arial" w:hAnsi="Arial" w:cs="Arial"/>
                            <w:sz w:val="22"/>
                          </w:rPr>
                        </w:pPr>
                        <w:r>
                          <w:rPr>
                            <w:noProof/>
                          </w:rPr>
                          <mc:AlternateContent>
                            <mc:Choice Requires="wps">
                              <w:drawing>
                                <wp:anchor distT="0" distB="0" distL="114300" distR="114300" simplePos="0" relativeHeight="251658427" behindDoc="0" locked="1" layoutInCell="1" allowOverlap="1" wp14:anchorId="3113F84D" wp14:editId="528E0675">
                                  <wp:simplePos x="0" y="0"/>
                                  <wp:positionH relativeFrom="column">
                                    <wp:align>center</wp:align>
                                  </wp:positionH>
                                  <wp:positionV relativeFrom="paragraph">
                                    <wp:posOffset>25400</wp:posOffset>
                                  </wp:positionV>
                                  <wp:extent cx="88900" cy="88900"/>
                                  <wp:effectExtent l="12065" t="10160" r="13335" b="5715"/>
                                  <wp:wrapNone/>
                                  <wp:docPr id="802772427" name="Oval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0F39B98" id="Oval 190" o:spid="_x0000_s1026" style="position:absolute;margin-left:0;margin-top:2pt;width:7pt;height:7pt;z-index:2514974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FEB1224"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2823EC36"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A2A523C" w14:textId="77777777">
                    <w:tc>
                      <w:tcPr>
                        <w:tcW w:w="0" w:type="auto"/>
                        <w:tcMar>
                          <w:top w:w="80" w:type="dxa"/>
                          <w:bottom w:w="80" w:type="dxa"/>
                        </w:tcMar>
                      </w:tcPr>
                      <w:p w14:paraId="272A5EA2" w14:textId="7212240A" w:rsidR="00F96CF5" w:rsidRDefault="00773C45">
                        <w:pPr>
                          <w:rPr>
                            <w:rFonts w:ascii="Arial" w:eastAsia="Arial" w:hAnsi="Arial" w:cs="Arial"/>
                            <w:sz w:val="22"/>
                          </w:rPr>
                        </w:pPr>
                        <w:r>
                          <w:rPr>
                            <w:noProof/>
                          </w:rPr>
                          <mc:AlternateContent>
                            <mc:Choice Requires="wps">
                              <w:drawing>
                                <wp:anchor distT="0" distB="0" distL="114300" distR="114300" simplePos="0" relativeHeight="251658428" behindDoc="0" locked="1" layoutInCell="1" allowOverlap="1" wp14:anchorId="66296435" wp14:editId="3CD27CFF">
                                  <wp:simplePos x="0" y="0"/>
                                  <wp:positionH relativeFrom="column">
                                    <wp:align>center</wp:align>
                                  </wp:positionH>
                                  <wp:positionV relativeFrom="paragraph">
                                    <wp:posOffset>25400</wp:posOffset>
                                  </wp:positionV>
                                  <wp:extent cx="88900" cy="88900"/>
                                  <wp:effectExtent l="12065" t="6350" r="13335" b="9525"/>
                                  <wp:wrapNone/>
                                  <wp:docPr id="333432477" name="Oval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B19EBFB" id="Oval 191" o:spid="_x0000_s1026" style="position:absolute;margin-left:0;margin-top:2pt;width:7pt;height:7pt;z-index:2514984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F7D237A"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1EC6C2C2"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65AF6EF" w14:textId="77777777">
                    <w:tc>
                      <w:tcPr>
                        <w:tcW w:w="0" w:type="auto"/>
                        <w:tcMar>
                          <w:top w:w="80" w:type="dxa"/>
                          <w:bottom w:w="80" w:type="dxa"/>
                        </w:tcMar>
                      </w:tcPr>
                      <w:p w14:paraId="54A1A5C2" w14:textId="6F41C2E6" w:rsidR="00F96CF5" w:rsidRDefault="00773C45">
                        <w:pPr>
                          <w:rPr>
                            <w:rFonts w:ascii="Arial" w:eastAsia="Arial" w:hAnsi="Arial" w:cs="Arial"/>
                            <w:sz w:val="22"/>
                          </w:rPr>
                        </w:pPr>
                        <w:r>
                          <w:rPr>
                            <w:noProof/>
                          </w:rPr>
                          <mc:AlternateContent>
                            <mc:Choice Requires="wps">
                              <w:drawing>
                                <wp:anchor distT="0" distB="0" distL="114300" distR="114300" simplePos="0" relativeHeight="251658429" behindDoc="0" locked="1" layoutInCell="1" allowOverlap="1" wp14:anchorId="5CF634F8" wp14:editId="1024CFBA">
                                  <wp:simplePos x="0" y="0"/>
                                  <wp:positionH relativeFrom="column">
                                    <wp:align>center</wp:align>
                                  </wp:positionH>
                                  <wp:positionV relativeFrom="paragraph">
                                    <wp:posOffset>25400</wp:posOffset>
                                  </wp:positionV>
                                  <wp:extent cx="88900" cy="88900"/>
                                  <wp:effectExtent l="12065" t="8255" r="13335" b="7620"/>
                                  <wp:wrapNone/>
                                  <wp:docPr id="239375271" name="Oval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2B1644C" id="Oval 192" o:spid="_x0000_s1026" style="position:absolute;margin-left:0;margin-top:2pt;width:7pt;height:7pt;z-index:2514995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860D4C6"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15CF8CD8"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8F4C36B" w14:textId="77777777">
                    <w:tc>
                      <w:tcPr>
                        <w:tcW w:w="0" w:type="auto"/>
                        <w:tcMar>
                          <w:top w:w="80" w:type="dxa"/>
                          <w:bottom w:w="80" w:type="dxa"/>
                        </w:tcMar>
                      </w:tcPr>
                      <w:p w14:paraId="7AC01F10" w14:textId="04960554" w:rsidR="00F96CF5" w:rsidRDefault="00773C45">
                        <w:pPr>
                          <w:rPr>
                            <w:rFonts w:ascii="Arial" w:eastAsia="Arial" w:hAnsi="Arial" w:cs="Arial"/>
                            <w:sz w:val="22"/>
                          </w:rPr>
                        </w:pPr>
                        <w:r>
                          <w:rPr>
                            <w:noProof/>
                          </w:rPr>
                          <mc:AlternateContent>
                            <mc:Choice Requires="wps">
                              <w:drawing>
                                <wp:anchor distT="0" distB="0" distL="114300" distR="114300" simplePos="0" relativeHeight="251658430" behindDoc="0" locked="1" layoutInCell="1" allowOverlap="1" wp14:anchorId="6C5B07A0" wp14:editId="635D125A">
                                  <wp:simplePos x="0" y="0"/>
                                  <wp:positionH relativeFrom="column">
                                    <wp:align>center</wp:align>
                                  </wp:positionH>
                                  <wp:positionV relativeFrom="paragraph">
                                    <wp:posOffset>25400</wp:posOffset>
                                  </wp:positionV>
                                  <wp:extent cx="88900" cy="88900"/>
                                  <wp:effectExtent l="12065" t="10160" r="13335" b="5715"/>
                                  <wp:wrapNone/>
                                  <wp:docPr id="1323494177" name="Oval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9D93761" id="Oval 193" o:spid="_x0000_s1026" style="position:absolute;margin-left:0;margin-top:2pt;width:7pt;height:7pt;z-index:2515005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774ACC3"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121489BD"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1129444" w14:textId="77777777">
                    <w:tc>
                      <w:tcPr>
                        <w:tcW w:w="0" w:type="auto"/>
                        <w:tcMar>
                          <w:top w:w="80" w:type="dxa"/>
                          <w:bottom w:w="80" w:type="dxa"/>
                        </w:tcMar>
                      </w:tcPr>
                      <w:p w14:paraId="20F9BCB6" w14:textId="0FE0AB2A" w:rsidR="00F96CF5" w:rsidRDefault="00773C45">
                        <w:pPr>
                          <w:rPr>
                            <w:rFonts w:ascii="Arial" w:eastAsia="Arial" w:hAnsi="Arial" w:cs="Arial"/>
                            <w:sz w:val="22"/>
                          </w:rPr>
                        </w:pPr>
                        <w:r>
                          <w:rPr>
                            <w:noProof/>
                          </w:rPr>
                          <mc:AlternateContent>
                            <mc:Choice Requires="wps">
                              <w:drawing>
                                <wp:anchor distT="0" distB="0" distL="114300" distR="114300" simplePos="0" relativeHeight="251658431" behindDoc="0" locked="1" layoutInCell="1" allowOverlap="1" wp14:anchorId="7B4076CA" wp14:editId="1FD029CF">
                                  <wp:simplePos x="0" y="0"/>
                                  <wp:positionH relativeFrom="column">
                                    <wp:align>center</wp:align>
                                  </wp:positionH>
                                  <wp:positionV relativeFrom="paragraph">
                                    <wp:posOffset>25400</wp:posOffset>
                                  </wp:positionV>
                                  <wp:extent cx="88900" cy="88900"/>
                                  <wp:effectExtent l="12065" t="12065" r="13335" b="13335"/>
                                  <wp:wrapNone/>
                                  <wp:docPr id="622441451" name="Oval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20AD338" id="Oval 194" o:spid="_x0000_s1026" style="position:absolute;margin-left:0;margin-top:2pt;width:7pt;height:7pt;z-index:2515015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7C9479E" w14:textId="77777777" w:rsidR="00F96CF5" w:rsidRDefault="00F96CF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6FCD466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A2E9842" w14:textId="77777777">
                    <w:tc>
                      <w:tcPr>
                        <w:tcW w:w="0" w:type="auto"/>
                        <w:tcMar>
                          <w:top w:w="80" w:type="dxa"/>
                          <w:bottom w:w="80" w:type="dxa"/>
                        </w:tcMar>
                      </w:tcPr>
                      <w:p w14:paraId="30CECD0B" w14:textId="1D91553C" w:rsidR="00F96CF5" w:rsidRDefault="00773C45">
                        <w:pPr>
                          <w:rPr>
                            <w:rFonts w:ascii="Arial" w:eastAsia="Arial" w:hAnsi="Arial" w:cs="Arial"/>
                            <w:sz w:val="22"/>
                          </w:rPr>
                        </w:pPr>
                        <w:r>
                          <w:rPr>
                            <w:noProof/>
                          </w:rPr>
                          <mc:AlternateContent>
                            <mc:Choice Requires="wps">
                              <w:drawing>
                                <wp:anchor distT="0" distB="0" distL="114300" distR="114300" simplePos="0" relativeHeight="251658432" behindDoc="0" locked="1" layoutInCell="1" allowOverlap="1" wp14:anchorId="731A1259" wp14:editId="0B5A2D87">
                                  <wp:simplePos x="0" y="0"/>
                                  <wp:positionH relativeFrom="column">
                                    <wp:align>center</wp:align>
                                  </wp:positionH>
                                  <wp:positionV relativeFrom="paragraph">
                                    <wp:posOffset>25400</wp:posOffset>
                                  </wp:positionV>
                                  <wp:extent cx="88900" cy="88900"/>
                                  <wp:effectExtent l="12065" t="8255" r="13335" b="7620"/>
                                  <wp:wrapNone/>
                                  <wp:docPr id="1548118696" name="Oval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6592B64" id="Oval 195" o:spid="_x0000_s1026" style="position:absolute;margin-left:0;margin-top:2pt;width:7pt;height:7pt;z-index:2515025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89CFEC2" w14:textId="77777777" w:rsidR="00F96CF5" w:rsidRDefault="00F96CF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09E6113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7EA816B" w14:textId="77777777">
                    <w:tc>
                      <w:tcPr>
                        <w:tcW w:w="0" w:type="auto"/>
                        <w:tcMar>
                          <w:top w:w="80" w:type="dxa"/>
                          <w:bottom w:w="80" w:type="dxa"/>
                        </w:tcMar>
                      </w:tcPr>
                      <w:p w14:paraId="489407CC" w14:textId="3FD3CBBE" w:rsidR="00F96CF5" w:rsidRDefault="00773C45">
                        <w:pPr>
                          <w:rPr>
                            <w:rFonts w:ascii="Arial" w:eastAsia="Arial" w:hAnsi="Arial" w:cs="Arial"/>
                            <w:sz w:val="22"/>
                          </w:rPr>
                        </w:pPr>
                        <w:r>
                          <w:rPr>
                            <w:noProof/>
                          </w:rPr>
                          <mc:AlternateContent>
                            <mc:Choice Requires="wps">
                              <w:drawing>
                                <wp:anchor distT="0" distB="0" distL="114300" distR="114300" simplePos="0" relativeHeight="251658433" behindDoc="0" locked="1" layoutInCell="1" allowOverlap="1" wp14:anchorId="4A3EE0FC" wp14:editId="549A55A0">
                                  <wp:simplePos x="0" y="0"/>
                                  <wp:positionH relativeFrom="column">
                                    <wp:align>center</wp:align>
                                  </wp:positionH>
                                  <wp:positionV relativeFrom="paragraph">
                                    <wp:posOffset>25400</wp:posOffset>
                                  </wp:positionV>
                                  <wp:extent cx="88900" cy="88900"/>
                                  <wp:effectExtent l="12065" t="10160" r="13335" b="5715"/>
                                  <wp:wrapNone/>
                                  <wp:docPr id="1864095893" name="Oval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B5E32D3" id="Oval 196" o:spid="_x0000_s1026" style="position:absolute;margin-left:0;margin-top:2pt;width:7pt;height:7pt;z-index:2515036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1FC058F" w14:textId="77777777" w:rsidR="00F96CF5" w:rsidRDefault="00F96CF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6C6E20B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10E1BAB" w14:textId="77777777">
                    <w:tc>
                      <w:tcPr>
                        <w:tcW w:w="0" w:type="auto"/>
                        <w:tcMar>
                          <w:top w:w="80" w:type="dxa"/>
                          <w:bottom w:w="80" w:type="dxa"/>
                        </w:tcMar>
                      </w:tcPr>
                      <w:p w14:paraId="5A73DDD4" w14:textId="54736DF2"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434" behindDoc="0" locked="1" layoutInCell="1" allowOverlap="1" wp14:anchorId="6949F8BD" wp14:editId="4F002AB6">
                                  <wp:simplePos x="0" y="0"/>
                                  <wp:positionH relativeFrom="column">
                                    <wp:align>center</wp:align>
                                  </wp:positionH>
                                  <wp:positionV relativeFrom="paragraph">
                                    <wp:posOffset>25400</wp:posOffset>
                                  </wp:positionV>
                                  <wp:extent cx="88900" cy="88900"/>
                                  <wp:effectExtent l="12065" t="6350" r="13335" b="9525"/>
                                  <wp:wrapNone/>
                                  <wp:docPr id="444090027" name="Oval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C34A656" id="Oval 197" o:spid="_x0000_s1026" style="position:absolute;margin-left:0;margin-top:2pt;width:7pt;height:7pt;z-index:2515046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A1206CD" w14:textId="77777777" w:rsidR="00F96CF5" w:rsidRDefault="00F96CF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109BB8D2"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5D359C6C" w14:textId="77777777">
                    <w:tc>
                      <w:tcPr>
                        <w:tcW w:w="0" w:type="auto"/>
                        <w:tcMar>
                          <w:top w:w="80" w:type="dxa"/>
                          <w:bottom w:w="80" w:type="dxa"/>
                        </w:tcMar>
                      </w:tcPr>
                      <w:p w14:paraId="55483E9E" w14:textId="1FB9CBC9" w:rsidR="00F96CF5" w:rsidRDefault="00773C45">
                        <w:pPr>
                          <w:rPr>
                            <w:rFonts w:ascii="Arial" w:eastAsia="Arial" w:hAnsi="Arial" w:cs="Arial"/>
                            <w:sz w:val="22"/>
                          </w:rPr>
                        </w:pPr>
                        <w:r>
                          <w:rPr>
                            <w:noProof/>
                          </w:rPr>
                          <mc:AlternateContent>
                            <mc:Choice Requires="wps">
                              <w:drawing>
                                <wp:anchor distT="0" distB="0" distL="114300" distR="114300" simplePos="0" relativeHeight="251658435" behindDoc="0" locked="1" layoutInCell="1" allowOverlap="1" wp14:anchorId="55D858A7" wp14:editId="749C0006">
                                  <wp:simplePos x="0" y="0"/>
                                  <wp:positionH relativeFrom="column">
                                    <wp:align>center</wp:align>
                                  </wp:positionH>
                                  <wp:positionV relativeFrom="paragraph">
                                    <wp:posOffset>25400</wp:posOffset>
                                  </wp:positionV>
                                  <wp:extent cx="88900" cy="88900"/>
                                  <wp:effectExtent l="12065" t="8255" r="13335" b="7620"/>
                                  <wp:wrapNone/>
                                  <wp:docPr id="979817128" name="Oval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DE2DBC4" id="Oval 198" o:spid="_x0000_s1026" style="position:absolute;margin-left:0;margin-top:2pt;width:7pt;height:7pt;z-index:2515056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F9728E3" w14:textId="77777777" w:rsidR="00F96CF5" w:rsidRDefault="00F96CF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75085F1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88D3C6C" w14:textId="77777777">
                    <w:tc>
                      <w:tcPr>
                        <w:tcW w:w="0" w:type="auto"/>
                        <w:tcMar>
                          <w:top w:w="80" w:type="dxa"/>
                          <w:bottom w:w="80" w:type="dxa"/>
                        </w:tcMar>
                      </w:tcPr>
                      <w:p w14:paraId="6CBEC0C3" w14:textId="2B7A6B1F" w:rsidR="00F96CF5" w:rsidRDefault="00773C45">
                        <w:pPr>
                          <w:rPr>
                            <w:rFonts w:ascii="Arial" w:eastAsia="Arial" w:hAnsi="Arial" w:cs="Arial"/>
                            <w:sz w:val="22"/>
                          </w:rPr>
                        </w:pPr>
                        <w:r>
                          <w:rPr>
                            <w:noProof/>
                          </w:rPr>
                          <mc:AlternateContent>
                            <mc:Choice Requires="wps">
                              <w:drawing>
                                <wp:anchor distT="0" distB="0" distL="114300" distR="114300" simplePos="0" relativeHeight="251658436" behindDoc="0" locked="1" layoutInCell="1" allowOverlap="1" wp14:anchorId="67CDF162" wp14:editId="62F35115">
                                  <wp:simplePos x="0" y="0"/>
                                  <wp:positionH relativeFrom="column">
                                    <wp:align>center</wp:align>
                                  </wp:positionH>
                                  <wp:positionV relativeFrom="paragraph">
                                    <wp:posOffset>25400</wp:posOffset>
                                  </wp:positionV>
                                  <wp:extent cx="88900" cy="88900"/>
                                  <wp:effectExtent l="12065" t="13970" r="13335" b="11430"/>
                                  <wp:wrapNone/>
                                  <wp:docPr id="827039554" name="Oval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A7CBF6" id="Oval 199" o:spid="_x0000_s1026" style="position:absolute;margin-left:0;margin-top:2pt;width:7pt;height:7pt;z-index:2515066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F5D766" w14:textId="77777777" w:rsidR="00F96CF5" w:rsidRDefault="00F96CF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2E5546E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8F38206" w14:textId="77777777">
                    <w:tc>
                      <w:tcPr>
                        <w:tcW w:w="0" w:type="auto"/>
                        <w:tcMar>
                          <w:top w:w="80" w:type="dxa"/>
                          <w:bottom w:w="80" w:type="dxa"/>
                        </w:tcMar>
                      </w:tcPr>
                      <w:p w14:paraId="7D53B96C" w14:textId="412B0BBD" w:rsidR="00F96CF5" w:rsidRDefault="00773C45">
                        <w:pPr>
                          <w:rPr>
                            <w:rFonts w:ascii="Arial" w:eastAsia="Arial" w:hAnsi="Arial" w:cs="Arial"/>
                            <w:sz w:val="22"/>
                          </w:rPr>
                        </w:pPr>
                        <w:r>
                          <w:rPr>
                            <w:noProof/>
                          </w:rPr>
                          <mc:AlternateContent>
                            <mc:Choice Requires="wps">
                              <w:drawing>
                                <wp:anchor distT="0" distB="0" distL="114300" distR="114300" simplePos="0" relativeHeight="251658437" behindDoc="0" locked="1" layoutInCell="1" allowOverlap="1" wp14:anchorId="62B219F6" wp14:editId="6696C5B1">
                                  <wp:simplePos x="0" y="0"/>
                                  <wp:positionH relativeFrom="column">
                                    <wp:align>center</wp:align>
                                  </wp:positionH>
                                  <wp:positionV relativeFrom="paragraph">
                                    <wp:posOffset>25400</wp:posOffset>
                                  </wp:positionV>
                                  <wp:extent cx="88900" cy="88900"/>
                                  <wp:effectExtent l="12065" t="6350" r="13335" b="9525"/>
                                  <wp:wrapNone/>
                                  <wp:docPr id="1915824646" name="Oval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E956C0D" id="Oval 200" o:spid="_x0000_s1026" style="position:absolute;margin-left:0;margin-top:2pt;width:7pt;height:7pt;z-index:2515077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FD5B4C" w14:textId="77777777" w:rsidR="00F96CF5" w:rsidRDefault="00F96CF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05A43E37"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BDF92B6" w14:textId="77777777">
                    <w:tc>
                      <w:tcPr>
                        <w:tcW w:w="0" w:type="auto"/>
                        <w:tcMar>
                          <w:top w:w="80" w:type="dxa"/>
                          <w:bottom w:w="80" w:type="dxa"/>
                        </w:tcMar>
                      </w:tcPr>
                      <w:p w14:paraId="00CFE2F2" w14:textId="3C6AA440" w:rsidR="00F96CF5" w:rsidRDefault="00773C45">
                        <w:pPr>
                          <w:rPr>
                            <w:rFonts w:ascii="Arial" w:eastAsia="Arial" w:hAnsi="Arial" w:cs="Arial"/>
                            <w:sz w:val="22"/>
                          </w:rPr>
                        </w:pPr>
                        <w:r>
                          <w:rPr>
                            <w:noProof/>
                          </w:rPr>
                          <mc:AlternateContent>
                            <mc:Choice Requires="wps">
                              <w:drawing>
                                <wp:anchor distT="0" distB="0" distL="114300" distR="114300" simplePos="0" relativeHeight="251658438" behindDoc="0" locked="1" layoutInCell="1" allowOverlap="1" wp14:anchorId="659AD8A4" wp14:editId="50EA0264">
                                  <wp:simplePos x="0" y="0"/>
                                  <wp:positionH relativeFrom="column">
                                    <wp:align>center</wp:align>
                                  </wp:positionH>
                                  <wp:positionV relativeFrom="paragraph">
                                    <wp:posOffset>25400</wp:posOffset>
                                  </wp:positionV>
                                  <wp:extent cx="88900" cy="88900"/>
                                  <wp:effectExtent l="12065" t="8255" r="13335" b="7620"/>
                                  <wp:wrapNone/>
                                  <wp:docPr id="1488977987" name="Oval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5381AC0" id="Oval 201" o:spid="_x0000_s1026" style="position:absolute;margin-left:0;margin-top:2pt;width:7pt;height:7pt;z-index:2515087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2420B52"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7AB92579"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338362A" w14:textId="77777777">
                    <w:tc>
                      <w:tcPr>
                        <w:tcW w:w="0" w:type="auto"/>
                        <w:tcMar>
                          <w:top w:w="80" w:type="dxa"/>
                          <w:bottom w:w="80" w:type="dxa"/>
                        </w:tcMar>
                      </w:tcPr>
                      <w:p w14:paraId="3B0C1E6B" w14:textId="097A538F" w:rsidR="00F96CF5" w:rsidRDefault="00773C45">
                        <w:pPr>
                          <w:rPr>
                            <w:rFonts w:ascii="Arial" w:eastAsia="Arial" w:hAnsi="Arial" w:cs="Arial"/>
                            <w:sz w:val="22"/>
                          </w:rPr>
                        </w:pPr>
                        <w:r>
                          <w:rPr>
                            <w:noProof/>
                          </w:rPr>
                          <mc:AlternateContent>
                            <mc:Choice Requires="wps">
                              <w:drawing>
                                <wp:anchor distT="0" distB="0" distL="114300" distR="114300" simplePos="0" relativeHeight="251658439" behindDoc="0" locked="1" layoutInCell="1" allowOverlap="1" wp14:anchorId="00760976" wp14:editId="214FB25D">
                                  <wp:simplePos x="0" y="0"/>
                                  <wp:positionH relativeFrom="column">
                                    <wp:align>center</wp:align>
                                  </wp:positionH>
                                  <wp:positionV relativeFrom="paragraph">
                                    <wp:posOffset>25400</wp:posOffset>
                                  </wp:positionV>
                                  <wp:extent cx="88900" cy="88900"/>
                                  <wp:effectExtent l="12065" t="13970" r="13335" b="11430"/>
                                  <wp:wrapNone/>
                                  <wp:docPr id="518931557" name="Oval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E5898D7" id="Oval 202" o:spid="_x0000_s1026" style="position:absolute;margin-left:0;margin-top:2pt;width:7pt;height:7pt;z-index:2515097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AF7C197"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6DCAAC1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992937F" w14:textId="77777777">
                    <w:tc>
                      <w:tcPr>
                        <w:tcW w:w="0" w:type="auto"/>
                        <w:tcMar>
                          <w:top w:w="80" w:type="dxa"/>
                          <w:bottom w:w="80" w:type="dxa"/>
                        </w:tcMar>
                      </w:tcPr>
                      <w:p w14:paraId="6E82940A" w14:textId="11A9CA82" w:rsidR="00F96CF5" w:rsidRDefault="00773C45">
                        <w:pPr>
                          <w:rPr>
                            <w:rFonts w:ascii="Arial" w:eastAsia="Arial" w:hAnsi="Arial" w:cs="Arial"/>
                            <w:sz w:val="22"/>
                          </w:rPr>
                        </w:pPr>
                        <w:r>
                          <w:rPr>
                            <w:noProof/>
                          </w:rPr>
                          <mc:AlternateContent>
                            <mc:Choice Requires="wps">
                              <w:drawing>
                                <wp:anchor distT="0" distB="0" distL="114300" distR="114300" simplePos="0" relativeHeight="251658440" behindDoc="0" locked="1" layoutInCell="1" allowOverlap="1" wp14:anchorId="4B55AD56" wp14:editId="4ED9B962">
                                  <wp:simplePos x="0" y="0"/>
                                  <wp:positionH relativeFrom="column">
                                    <wp:align>center</wp:align>
                                  </wp:positionH>
                                  <wp:positionV relativeFrom="paragraph">
                                    <wp:posOffset>25400</wp:posOffset>
                                  </wp:positionV>
                                  <wp:extent cx="88900" cy="88900"/>
                                  <wp:effectExtent l="12065" t="6350" r="13335" b="9525"/>
                                  <wp:wrapNone/>
                                  <wp:docPr id="43449508" name="Oval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E29503E" id="Oval 203" o:spid="_x0000_s1026" style="position:absolute;margin-left:0;margin-top:2pt;width:7pt;height:7pt;z-index:2515107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27638F9"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2C746D5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0B73790" w14:textId="77777777">
                    <w:tc>
                      <w:tcPr>
                        <w:tcW w:w="0" w:type="auto"/>
                        <w:tcMar>
                          <w:top w:w="80" w:type="dxa"/>
                          <w:bottom w:w="80" w:type="dxa"/>
                        </w:tcMar>
                      </w:tcPr>
                      <w:p w14:paraId="57312529" w14:textId="6CB3267E" w:rsidR="00F96CF5" w:rsidRDefault="00773C45">
                        <w:pPr>
                          <w:rPr>
                            <w:rFonts w:ascii="Arial" w:eastAsia="Arial" w:hAnsi="Arial" w:cs="Arial"/>
                            <w:sz w:val="22"/>
                          </w:rPr>
                        </w:pPr>
                        <w:r>
                          <w:rPr>
                            <w:noProof/>
                          </w:rPr>
                          <mc:AlternateContent>
                            <mc:Choice Requires="wps">
                              <w:drawing>
                                <wp:anchor distT="0" distB="0" distL="114300" distR="114300" simplePos="0" relativeHeight="251658441" behindDoc="0" locked="1" layoutInCell="1" allowOverlap="1" wp14:anchorId="30E7A24C" wp14:editId="0917AF77">
                                  <wp:simplePos x="0" y="0"/>
                                  <wp:positionH relativeFrom="column">
                                    <wp:align>center</wp:align>
                                  </wp:positionH>
                                  <wp:positionV relativeFrom="paragraph">
                                    <wp:posOffset>25400</wp:posOffset>
                                  </wp:positionV>
                                  <wp:extent cx="88900" cy="88900"/>
                                  <wp:effectExtent l="12065" t="8255" r="13335" b="7620"/>
                                  <wp:wrapNone/>
                                  <wp:docPr id="2119119392" name="Oval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3F0B872" id="Oval 204" o:spid="_x0000_s1026" style="position:absolute;margin-left:0;margin-top:2pt;width:7pt;height:7pt;z-index:2515118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36B6E50"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1B73B36E"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163B6EAC" w14:textId="77777777">
                    <w:tc>
                      <w:tcPr>
                        <w:tcW w:w="0" w:type="auto"/>
                        <w:tcMar>
                          <w:top w:w="80" w:type="dxa"/>
                          <w:bottom w:w="80" w:type="dxa"/>
                        </w:tcMar>
                      </w:tcPr>
                      <w:p w14:paraId="4FDB566B" w14:textId="777C3574" w:rsidR="00F96CF5" w:rsidRDefault="00773C45">
                        <w:pPr>
                          <w:rPr>
                            <w:rFonts w:ascii="Arial" w:eastAsia="Arial" w:hAnsi="Arial" w:cs="Arial"/>
                            <w:sz w:val="22"/>
                          </w:rPr>
                        </w:pPr>
                        <w:r>
                          <w:rPr>
                            <w:noProof/>
                          </w:rPr>
                          <mc:AlternateContent>
                            <mc:Choice Requires="wps">
                              <w:drawing>
                                <wp:anchor distT="0" distB="0" distL="114300" distR="114300" simplePos="0" relativeHeight="251658442" behindDoc="0" locked="1" layoutInCell="1" allowOverlap="1" wp14:anchorId="414A0BAF" wp14:editId="02D66F65">
                                  <wp:simplePos x="0" y="0"/>
                                  <wp:positionH relativeFrom="column">
                                    <wp:align>center</wp:align>
                                  </wp:positionH>
                                  <wp:positionV relativeFrom="paragraph">
                                    <wp:posOffset>25400</wp:posOffset>
                                  </wp:positionV>
                                  <wp:extent cx="88900" cy="88900"/>
                                  <wp:effectExtent l="12065" t="10160" r="13335" b="5715"/>
                                  <wp:wrapNone/>
                                  <wp:docPr id="154474264" name="Oval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BEA90E5" id="Oval 205" o:spid="_x0000_s1026" style="position:absolute;margin-left:0;margin-top:2pt;width:7pt;height:7pt;z-index:2515128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C8F2F2C"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0C117ED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1940355" w14:textId="77777777">
                    <w:tc>
                      <w:tcPr>
                        <w:tcW w:w="0" w:type="auto"/>
                        <w:tcMar>
                          <w:top w:w="80" w:type="dxa"/>
                          <w:bottom w:w="80" w:type="dxa"/>
                        </w:tcMar>
                      </w:tcPr>
                      <w:p w14:paraId="0111864B" w14:textId="058405BA" w:rsidR="00F96CF5" w:rsidRDefault="00773C45">
                        <w:pPr>
                          <w:rPr>
                            <w:rFonts w:ascii="Arial" w:eastAsia="Arial" w:hAnsi="Arial" w:cs="Arial"/>
                            <w:sz w:val="22"/>
                          </w:rPr>
                        </w:pPr>
                        <w:r>
                          <w:rPr>
                            <w:noProof/>
                          </w:rPr>
                          <mc:AlternateContent>
                            <mc:Choice Requires="wps">
                              <w:drawing>
                                <wp:anchor distT="0" distB="0" distL="114300" distR="114300" simplePos="0" relativeHeight="251658443" behindDoc="0" locked="1" layoutInCell="1" allowOverlap="1" wp14:anchorId="50AF1CC1" wp14:editId="1B3619AF">
                                  <wp:simplePos x="0" y="0"/>
                                  <wp:positionH relativeFrom="column">
                                    <wp:align>center</wp:align>
                                  </wp:positionH>
                                  <wp:positionV relativeFrom="paragraph">
                                    <wp:posOffset>25400</wp:posOffset>
                                  </wp:positionV>
                                  <wp:extent cx="88900" cy="88900"/>
                                  <wp:effectExtent l="12065" t="12065" r="13335" b="13335"/>
                                  <wp:wrapNone/>
                                  <wp:docPr id="369467108" name="Oval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9DA4A22" id="Oval 206" o:spid="_x0000_s1026" style="position:absolute;margin-left:0;margin-top:2pt;width:7pt;height:7pt;z-index:2515138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8599B81"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40AF5671"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AF58CB6" w14:textId="77777777">
                    <w:tc>
                      <w:tcPr>
                        <w:tcW w:w="0" w:type="auto"/>
                        <w:tcMar>
                          <w:top w:w="80" w:type="dxa"/>
                          <w:bottom w:w="80" w:type="dxa"/>
                        </w:tcMar>
                      </w:tcPr>
                      <w:p w14:paraId="4650A09B" w14:textId="69871ACD" w:rsidR="00F96CF5" w:rsidRDefault="00773C45">
                        <w:pPr>
                          <w:rPr>
                            <w:rFonts w:ascii="Arial" w:eastAsia="Arial" w:hAnsi="Arial" w:cs="Arial"/>
                            <w:sz w:val="22"/>
                          </w:rPr>
                        </w:pPr>
                        <w:r>
                          <w:rPr>
                            <w:noProof/>
                          </w:rPr>
                          <mc:AlternateContent>
                            <mc:Choice Requires="wps">
                              <w:drawing>
                                <wp:anchor distT="0" distB="0" distL="114300" distR="114300" simplePos="0" relativeHeight="251658444" behindDoc="0" locked="1" layoutInCell="1" allowOverlap="1" wp14:anchorId="68EEEC55" wp14:editId="4ADBB3A2">
                                  <wp:simplePos x="0" y="0"/>
                                  <wp:positionH relativeFrom="column">
                                    <wp:align>center</wp:align>
                                  </wp:positionH>
                                  <wp:positionV relativeFrom="paragraph">
                                    <wp:posOffset>25400</wp:posOffset>
                                  </wp:positionV>
                                  <wp:extent cx="88900" cy="88900"/>
                                  <wp:effectExtent l="12065" t="13970" r="13335" b="11430"/>
                                  <wp:wrapNone/>
                                  <wp:docPr id="155062135" name="Oval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93D1932" id="Oval 207" o:spid="_x0000_s1026" style="position:absolute;margin-left:0;margin-top:2pt;width:7pt;height:7pt;z-index:2515148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E2E3426"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6D936779"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BBF502A" w14:textId="77777777">
                    <w:tc>
                      <w:tcPr>
                        <w:tcW w:w="0" w:type="auto"/>
                        <w:tcMar>
                          <w:top w:w="80" w:type="dxa"/>
                          <w:bottom w:w="80" w:type="dxa"/>
                        </w:tcMar>
                      </w:tcPr>
                      <w:p w14:paraId="4923F06B" w14:textId="1B2D864F" w:rsidR="00F96CF5" w:rsidRDefault="00773C45">
                        <w:pPr>
                          <w:rPr>
                            <w:rFonts w:ascii="Arial" w:eastAsia="Arial" w:hAnsi="Arial" w:cs="Arial"/>
                            <w:sz w:val="22"/>
                          </w:rPr>
                        </w:pPr>
                        <w:r>
                          <w:rPr>
                            <w:noProof/>
                          </w:rPr>
                          <mc:AlternateContent>
                            <mc:Choice Requires="wps">
                              <w:drawing>
                                <wp:anchor distT="0" distB="0" distL="114300" distR="114300" simplePos="0" relativeHeight="251658445" behindDoc="0" locked="1" layoutInCell="1" allowOverlap="1" wp14:anchorId="30ED5903" wp14:editId="532A5C8E">
                                  <wp:simplePos x="0" y="0"/>
                                  <wp:positionH relativeFrom="column">
                                    <wp:align>center</wp:align>
                                  </wp:positionH>
                                  <wp:positionV relativeFrom="paragraph">
                                    <wp:posOffset>25400</wp:posOffset>
                                  </wp:positionV>
                                  <wp:extent cx="88900" cy="88900"/>
                                  <wp:effectExtent l="12065" t="6350" r="13335" b="9525"/>
                                  <wp:wrapNone/>
                                  <wp:docPr id="935355638" name="Oval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1A441FD" id="Oval 208" o:spid="_x0000_s1026" style="position:absolute;margin-left:0;margin-top:2pt;width:7pt;height:7pt;z-index:251515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2CB0B99"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42888E13" w14:textId="77777777" w:rsidR="00F96CF5" w:rsidRDefault="00F96CF5">
                        <w:pPr>
                          <w:rPr>
                            <w:rFonts w:ascii="Arial" w:eastAsia="Arial" w:hAnsi="Arial" w:cs="Arial"/>
                            <w:sz w:val="22"/>
                          </w:rPr>
                        </w:pPr>
                        <w:r>
                          <w:rPr>
                            <w:rFonts w:ascii="Arial" w:eastAsia="Arial" w:hAnsi="Arial" w:cs="Arial"/>
                            <w:sz w:val="22"/>
                          </w:rPr>
                          <w:t>To a great extent</w:t>
                        </w:r>
                      </w:p>
                    </w:tc>
                  </w:tr>
                </w:tbl>
                <w:p w14:paraId="45731CE5" w14:textId="77777777" w:rsidR="00F96CF5" w:rsidRDefault="00F96CF5">
                  <w:pPr>
                    <w:rPr>
                      <w:rFonts w:ascii="Arial" w:eastAsia="Arial" w:hAnsi="Arial" w:cs="Arial"/>
                      <w:sz w:val="22"/>
                    </w:rPr>
                  </w:pPr>
                </w:p>
              </w:tc>
            </w:tr>
          </w:tbl>
          <w:p w14:paraId="634C17D1" w14:textId="77777777" w:rsidR="00F96CF5" w:rsidRDefault="00F96CF5">
            <w:pPr>
              <w:rPr>
                <w:rFonts w:ascii="Arial" w:eastAsia="Arial" w:hAnsi="Arial" w:cs="Arial"/>
                <w:sz w:val="22"/>
              </w:rPr>
            </w:pPr>
          </w:p>
        </w:tc>
      </w:tr>
    </w:tbl>
    <w:p w14:paraId="5875BAAA"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4CA475F2" w14:textId="77777777">
        <w:tc>
          <w:tcPr>
            <w:tcW w:w="0" w:type="auto"/>
            <w:tcMar>
              <w:top w:w="80" w:type="dxa"/>
              <w:bottom w:w="80" w:type="dxa"/>
            </w:tcMar>
          </w:tcPr>
          <w:p w14:paraId="3786E24D" w14:textId="352C84CD" w:rsidR="00F96CF5" w:rsidRDefault="00F96CF5">
            <w:pPr>
              <w:keepNext/>
              <w:rPr>
                <w:rFonts w:ascii="Arial" w:eastAsia="Arial" w:hAnsi="Arial" w:cs="Arial"/>
                <w:b/>
                <w:sz w:val="22"/>
              </w:rPr>
            </w:pPr>
            <w:r>
              <w:rPr>
                <w:rFonts w:ascii="Arial" w:eastAsia="Arial" w:hAnsi="Arial" w:cs="Arial"/>
                <w:b/>
                <w:sz w:val="22"/>
              </w:rPr>
              <w:t>*4.4. Based on your experience in the context of FSAPs</w:t>
            </w:r>
            <w:r w:rsidR="00945112">
              <w:rPr>
                <w:rFonts w:ascii="Arial" w:eastAsia="Arial" w:hAnsi="Arial" w:cs="Arial"/>
                <w:b/>
                <w:sz w:val="22"/>
              </w:rPr>
              <w:t xml:space="preserve"> </w:t>
            </w:r>
            <w:r w:rsidR="00945112">
              <w:rPr>
                <w:rFonts w:ascii="Arial" w:eastAsia="Arial" w:hAnsi="Arial" w:cs="Arial"/>
                <w:sz w:val="22"/>
              </w:rPr>
              <w:t>(mandatory and non-mandatory)</w:t>
            </w:r>
            <w:r>
              <w:rPr>
                <w:rFonts w:ascii="Arial" w:eastAsia="Arial" w:hAnsi="Arial" w:cs="Arial"/>
                <w:b/>
                <w:sz w:val="22"/>
              </w:rPr>
              <w:t>, to what extent has IMF surveillance of climate change-related issues:</w:t>
            </w:r>
            <w:r>
              <w:rPr>
                <w:rFonts w:ascii="Arial" w:eastAsia="Arial" w:hAnsi="Arial" w:cs="Arial"/>
                <w:sz w:val="22"/>
              </w:rPr>
              <w:t>(*Required)</w:t>
            </w:r>
          </w:p>
        </w:tc>
      </w:tr>
      <w:tr w:rsidR="00F96CF5" w14:paraId="4B455FC4" w14:textId="77777777">
        <w:tc>
          <w:tcPr>
            <w:tcW w:w="0" w:type="auto"/>
            <w:tcMar>
              <w:top w:w="80" w:type="dxa"/>
              <w:bottom w:w="80" w:type="dxa"/>
            </w:tcMar>
          </w:tcPr>
          <w:p w14:paraId="5C4D93D0"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surveillance contexts? " Question:</w:t>
            </w:r>
          </w:p>
          <w:p w14:paraId="272C76AB" w14:textId="77777777" w:rsidR="00F96CF5" w:rsidRDefault="00F96CF5">
            <w:pPr>
              <w:keepNext/>
              <w:numPr>
                <w:ilvl w:val="0"/>
                <w:numId w:val="14"/>
              </w:numPr>
              <w:rPr>
                <w:rFonts w:ascii="Arial" w:eastAsia="Arial" w:hAnsi="Arial" w:cs="Arial"/>
                <w:sz w:val="20"/>
              </w:rPr>
            </w:pPr>
            <w:r>
              <w:rPr>
                <w:rFonts w:ascii="Arial" w:eastAsia="Arial" w:hAnsi="Arial" w:cs="Arial"/>
                <w:sz w:val="20"/>
              </w:rPr>
              <w:t>Financial Sector Assessment Programs (FSAPs): To a slight extent,To a moderate extent,To a great extent</w:t>
            </w:r>
          </w:p>
          <w:p w14:paraId="6FD14B5F" w14:textId="77777777" w:rsidR="00F96CF5" w:rsidRDefault="00F96CF5">
            <w:pPr>
              <w:keepNext/>
              <w:rPr>
                <w:rFonts w:ascii="Arial" w:eastAsia="Arial" w:hAnsi="Arial" w:cs="Arial"/>
                <w:sz w:val="20"/>
              </w:rPr>
            </w:pPr>
          </w:p>
        </w:tc>
      </w:tr>
      <w:tr w:rsidR="00F96CF5" w14:paraId="43998132"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08B4EFA5"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040"/>
                    <w:gridCol w:w="1926"/>
                  </w:tblGrid>
                  <w:tr w:rsidR="00F96CF5" w14:paraId="6173C3F2" w14:textId="77777777">
                    <w:tc>
                      <w:tcPr>
                        <w:tcW w:w="0" w:type="auto"/>
                        <w:tcMar>
                          <w:top w:w="80" w:type="dxa"/>
                          <w:bottom w:w="80" w:type="dxa"/>
                        </w:tcMar>
                      </w:tcPr>
                      <w:p w14:paraId="3F77BD8B" w14:textId="77777777" w:rsidR="00F96CF5" w:rsidRDefault="00F96CF5">
                        <w:pPr>
                          <w:rPr>
                            <w:rFonts w:ascii="Arial" w:eastAsia="Arial" w:hAnsi="Arial" w:cs="Arial"/>
                            <w:b/>
                            <w:sz w:val="22"/>
                          </w:rPr>
                        </w:pPr>
                      </w:p>
                    </w:tc>
                    <w:tc>
                      <w:tcPr>
                        <w:tcW w:w="0" w:type="auto"/>
                        <w:tcMar>
                          <w:top w:w="80" w:type="dxa"/>
                          <w:bottom w:w="80" w:type="dxa"/>
                        </w:tcMar>
                      </w:tcPr>
                      <w:p w14:paraId="6FAF4114"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31609653"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2E245924" w14:textId="77777777">
                    <w:tc>
                      <w:tcPr>
                        <w:tcW w:w="0" w:type="auto"/>
                        <w:tcMar>
                          <w:top w:w="80" w:type="dxa"/>
                          <w:bottom w:w="80" w:type="dxa"/>
                        </w:tcMar>
                      </w:tcPr>
                      <w:p w14:paraId="3130F3EE" w14:textId="7BEF9641" w:rsidR="00F96CF5" w:rsidRDefault="00773C45">
                        <w:pPr>
                          <w:rPr>
                            <w:rFonts w:ascii="Arial" w:eastAsia="Arial" w:hAnsi="Arial" w:cs="Arial"/>
                            <w:sz w:val="22"/>
                          </w:rPr>
                        </w:pPr>
                        <w:r>
                          <w:rPr>
                            <w:noProof/>
                          </w:rPr>
                          <mc:AlternateContent>
                            <mc:Choice Requires="wps">
                              <w:drawing>
                                <wp:anchor distT="0" distB="0" distL="114300" distR="114300" simplePos="0" relativeHeight="251658446" behindDoc="0" locked="1" layoutInCell="1" allowOverlap="1" wp14:anchorId="1C7CA3A8" wp14:editId="110EB2D7">
                                  <wp:simplePos x="0" y="0"/>
                                  <wp:positionH relativeFrom="column">
                                    <wp:align>center</wp:align>
                                  </wp:positionH>
                                  <wp:positionV relativeFrom="paragraph">
                                    <wp:posOffset>25400</wp:posOffset>
                                  </wp:positionV>
                                  <wp:extent cx="88900" cy="88900"/>
                                  <wp:effectExtent l="12065" t="8255" r="13335" b="7620"/>
                                  <wp:wrapNone/>
                                  <wp:docPr id="330408373" name="Oval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33E8038" id="Oval 209" o:spid="_x0000_s1026" style="position:absolute;margin-left:0;margin-top:2pt;width:7pt;height:7pt;z-index:2515169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E0AC335" w14:textId="77777777" w:rsidR="00F96CF5" w:rsidRDefault="00F96CF5">
                        <w:pPr>
                          <w:rPr>
                            <w:rFonts w:ascii="Arial" w:eastAsia="Arial" w:hAnsi="Arial" w:cs="Arial"/>
                            <w:sz w:val="22"/>
                          </w:rPr>
                        </w:pPr>
                        <w:r>
                          <w:rPr>
                            <w:rFonts w:ascii="Arial" w:eastAsia="Arial" w:hAnsi="Arial" w:cs="Arial"/>
                            <w:sz w:val="22"/>
                          </w:rPr>
                          <w:t>Been requested by member countries</w:t>
                        </w:r>
                      </w:p>
                    </w:tc>
                    <w:tc>
                      <w:tcPr>
                        <w:tcW w:w="0" w:type="auto"/>
                        <w:tcMar>
                          <w:top w:w="80" w:type="dxa"/>
                          <w:bottom w:w="80" w:type="dxa"/>
                        </w:tcMar>
                        <w:vAlign w:val="center"/>
                      </w:tcPr>
                      <w:p w14:paraId="3DEFA89D"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E4F6216" w14:textId="77777777">
                    <w:tc>
                      <w:tcPr>
                        <w:tcW w:w="0" w:type="auto"/>
                        <w:tcMar>
                          <w:top w:w="80" w:type="dxa"/>
                          <w:bottom w:w="80" w:type="dxa"/>
                        </w:tcMar>
                      </w:tcPr>
                      <w:p w14:paraId="437C8635" w14:textId="16277F77" w:rsidR="00F96CF5" w:rsidRDefault="00773C45">
                        <w:pPr>
                          <w:rPr>
                            <w:rFonts w:ascii="Arial" w:eastAsia="Arial" w:hAnsi="Arial" w:cs="Arial"/>
                            <w:sz w:val="22"/>
                          </w:rPr>
                        </w:pPr>
                        <w:r>
                          <w:rPr>
                            <w:noProof/>
                          </w:rPr>
                          <mc:AlternateContent>
                            <mc:Choice Requires="wps">
                              <w:drawing>
                                <wp:anchor distT="0" distB="0" distL="114300" distR="114300" simplePos="0" relativeHeight="251658447" behindDoc="0" locked="1" layoutInCell="1" allowOverlap="1" wp14:anchorId="749F1628" wp14:editId="44BCB2E3">
                                  <wp:simplePos x="0" y="0"/>
                                  <wp:positionH relativeFrom="column">
                                    <wp:align>center</wp:align>
                                  </wp:positionH>
                                  <wp:positionV relativeFrom="paragraph">
                                    <wp:posOffset>25400</wp:posOffset>
                                  </wp:positionV>
                                  <wp:extent cx="88900" cy="88900"/>
                                  <wp:effectExtent l="12065" t="13970" r="13335" b="11430"/>
                                  <wp:wrapNone/>
                                  <wp:docPr id="567516947" name="Oval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C39816D" id="Oval 210" o:spid="_x0000_s1026" style="position:absolute;margin-left:0;margin-top:2pt;width:7pt;height:7pt;z-index:2515179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B3567B6" w14:textId="77777777" w:rsidR="00F96CF5" w:rsidRDefault="00F96CF5">
                        <w:pPr>
                          <w:rPr>
                            <w:rFonts w:ascii="Arial" w:eastAsia="Arial" w:hAnsi="Arial" w:cs="Arial"/>
                            <w:sz w:val="22"/>
                          </w:rPr>
                        </w:pPr>
                        <w:r>
                          <w:rPr>
                            <w:rFonts w:ascii="Arial" w:eastAsia="Arial" w:hAnsi="Arial" w:cs="Arial"/>
                            <w:sz w:val="22"/>
                          </w:rPr>
                          <w:t>Been requested by member countries</w:t>
                        </w:r>
                      </w:p>
                    </w:tc>
                    <w:tc>
                      <w:tcPr>
                        <w:tcW w:w="0" w:type="auto"/>
                        <w:tcMar>
                          <w:top w:w="80" w:type="dxa"/>
                          <w:bottom w:w="80" w:type="dxa"/>
                        </w:tcMar>
                        <w:vAlign w:val="center"/>
                      </w:tcPr>
                      <w:p w14:paraId="6AD87D64"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86587F5" w14:textId="77777777">
                    <w:tc>
                      <w:tcPr>
                        <w:tcW w:w="0" w:type="auto"/>
                        <w:tcMar>
                          <w:top w:w="80" w:type="dxa"/>
                          <w:bottom w:w="80" w:type="dxa"/>
                        </w:tcMar>
                      </w:tcPr>
                      <w:p w14:paraId="1672AA1B" w14:textId="2A13DC11" w:rsidR="00F96CF5" w:rsidRDefault="00773C45">
                        <w:pPr>
                          <w:rPr>
                            <w:rFonts w:ascii="Arial" w:eastAsia="Arial" w:hAnsi="Arial" w:cs="Arial"/>
                            <w:sz w:val="22"/>
                          </w:rPr>
                        </w:pPr>
                        <w:r>
                          <w:rPr>
                            <w:noProof/>
                          </w:rPr>
                          <mc:AlternateContent>
                            <mc:Choice Requires="wps">
                              <w:drawing>
                                <wp:anchor distT="0" distB="0" distL="114300" distR="114300" simplePos="0" relativeHeight="251658448" behindDoc="0" locked="1" layoutInCell="1" allowOverlap="1" wp14:anchorId="1621EA3B" wp14:editId="033BD981">
                                  <wp:simplePos x="0" y="0"/>
                                  <wp:positionH relativeFrom="column">
                                    <wp:align>center</wp:align>
                                  </wp:positionH>
                                  <wp:positionV relativeFrom="paragraph">
                                    <wp:posOffset>25400</wp:posOffset>
                                  </wp:positionV>
                                  <wp:extent cx="88900" cy="88900"/>
                                  <wp:effectExtent l="12065" t="10160" r="13335" b="5715"/>
                                  <wp:wrapNone/>
                                  <wp:docPr id="511459670" name="Oval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BBF9D36" id="Oval 211" o:spid="_x0000_s1026" style="position:absolute;margin-left:0;margin-top:2pt;width:7pt;height:7pt;z-index:2515189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7F4858E" w14:textId="77777777" w:rsidR="00F96CF5" w:rsidRDefault="00F96CF5">
                        <w:pPr>
                          <w:rPr>
                            <w:rFonts w:ascii="Arial" w:eastAsia="Arial" w:hAnsi="Arial" w:cs="Arial"/>
                            <w:sz w:val="22"/>
                          </w:rPr>
                        </w:pPr>
                        <w:r>
                          <w:rPr>
                            <w:rFonts w:ascii="Arial" w:eastAsia="Arial" w:hAnsi="Arial" w:cs="Arial"/>
                            <w:sz w:val="22"/>
                          </w:rPr>
                          <w:t>Been requested by member countries</w:t>
                        </w:r>
                      </w:p>
                    </w:tc>
                    <w:tc>
                      <w:tcPr>
                        <w:tcW w:w="0" w:type="auto"/>
                        <w:tcMar>
                          <w:top w:w="80" w:type="dxa"/>
                          <w:bottom w:w="80" w:type="dxa"/>
                        </w:tcMar>
                        <w:vAlign w:val="center"/>
                      </w:tcPr>
                      <w:p w14:paraId="0AB477D3"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A4AC12E" w14:textId="77777777">
                    <w:tc>
                      <w:tcPr>
                        <w:tcW w:w="0" w:type="auto"/>
                        <w:tcMar>
                          <w:top w:w="80" w:type="dxa"/>
                          <w:bottom w:w="80" w:type="dxa"/>
                        </w:tcMar>
                      </w:tcPr>
                      <w:p w14:paraId="7A1DA595" w14:textId="52F884E1"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449" behindDoc="0" locked="1" layoutInCell="1" allowOverlap="1" wp14:anchorId="2E2389EA" wp14:editId="0789F7EA">
                                  <wp:simplePos x="0" y="0"/>
                                  <wp:positionH relativeFrom="column">
                                    <wp:align>center</wp:align>
                                  </wp:positionH>
                                  <wp:positionV relativeFrom="paragraph">
                                    <wp:posOffset>25400</wp:posOffset>
                                  </wp:positionV>
                                  <wp:extent cx="88900" cy="88900"/>
                                  <wp:effectExtent l="12065" t="12065" r="13335" b="13335"/>
                                  <wp:wrapNone/>
                                  <wp:docPr id="1762988992" name="Oval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E31E1D4" id="Oval 212" o:spid="_x0000_s1026" style="position:absolute;margin-left:0;margin-top:2pt;width:7pt;height:7pt;z-index:2515200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E662E54" w14:textId="77777777" w:rsidR="00F96CF5" w:rsidRDefault="00F96CF5">
                        <w:pPr>
                          <w:rPr>
                            <w:rFonts w:ascii="Arial" w:eastAsia="Arial" w:hAnsi="Arial" w:cs="Arial"/>
                            <w:sz w:val="22"/>
                          </w:rPr>
                        </w:pPr>
                        <w:r>
                          <w:rPr>
                            <w:rFonts w:ascii="Arial" w:eastAsia="Arial" w:hAnsi="Arial" w:cs="Arial"/>
                            <w:sz w:val="22"/>
                          </w:rPr>
                          <w:t>Been requested by member countries</w:t>
                        </w:r>
                      </w:p>
                    </w:tc>
                    <w:tc>
                      <w:tcPr>
                        <w:tcW w:w="0" w:type="auto"/>
                        <w:tcMar>
                          <w:top w:w="80" w:type="dxa"/>
                          <w:bottom w:w="80" w:type="dxa"/>
                        </w:tcMar>
                        <w:vAlign w:val="center"/>
                      </w:tcPr>
                      <w:p w14:paraId="110C2742"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36B6E21" w14:textId="77777777">
                    <w:tc>
                      <w:tcPr>
                        <w:tcW w:w="0" w:type="auto"/>
                        <w:tcMar>
                          <w:top w:w="80" w:type="dxa"/>
                          <w:bottom w:w="80" w:type="dxa"/>
                        </w:tcMar>
                      </w:tcPr>
                      <w:p w14:paraId="40E1D003" w14:textId="42101621" w:rsidR="00F96CF5" w:rsidRDefault="00773C45">
                        <w:pPr>
                          <w:rPr>
                            <w:rFonts w:ascii="Arial" w:eastAsia="Arial" w:hAnsi="Arial" w:cs="Arial"/>
                            <w:sz w:val="22"/>
                          </w:rPr>
                        </w:pPr>
                        <w:r>
                          <w:rPr>
                            <w:noProof/>
                          </w:rPr>
                          <mc:AlternateContent>
                            <mc:Choice Requires="wps">
                              <w:drawing>
                                <wp:anchor distT="0" distB="0" distL="114300" distR="114300" simplePos="0" relativeHeight="251658450" behindDoc="0" locked="1" layoutInCell="1" allowOverlap="1" wp14:anchorId="246E9D7E" wp14:editId="3862D19C">
                                  <wp:simplePos x="0" y="0"/>
                                  <wp:positionH relativeFrom="column">
                                    <wp:align>center</wp:align>
                                  </wp:positionH>
                                  <wp:positionV relativeFrom="paragraph">
                                    <wp:posOffset>25400</wp:posOffset>
                                  </wp:positionV>
                                  <wp:extent cx="88900" cy="88900"/>
                                  <wp:effectExtent l="12065" t="6350" r="13335" b="9525"/>
                                  <wp:wrapNone/>
                                  <wp:docPr id="1767478174" name="Oval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A0B26DE" id="Oval 213" o:spid="_x0000_s1026" style="position:absolute;margin-left:0;margin-top:2pt;width:7pt;height:7pt;z-index:2515210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1F5D5D0"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3F18546B"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349ACD1" w14:textId="77777777">
                    <w:tc>
                      <w:tcPr>
                        <w:tcW w:w="0" w:type="auto"/>
                        <w:tcMar>
                          <w:top w:w="80" w:type="dxa"/>
                          <w:bottom w:w="80" w:type="dxa"/>
                        </w:tcMar>
                      </w:tcPr>
                      <w:p w14:paraId="6B6CB8FC" w14:textId="3855F9A5" w:rsidR="00F96CF5" w:rsidRDefault="00773C45">
                        <w:pPr>
                          <w:rPr>
                            <w:rFonts w:ascii="Arial" w:eastAsia="Arial" w:hAnsi="Arial" w:cs="Arial"/>
                            <w:sz w:val="22"/>
                          </w:rPr>
                        </w:pPr>
                        <w:r>
                          <w:rPr>
                            <w:noProof/>
                          </w:rPr>
                          <mc:AlternateContent>
                            <mc:Choice Requires="wps">
                              <w:drawing>
                                <wp:anchor distT="0" distB="0" distL="114300" distR="114300" simplePos="0" relativeHeight="251658451" behindDoc="0" locked="1" layoutInCell="1" allowOverlap="1" wp14:anchorId="429CA930" wp14:editId="08A83716">
                                  <wp:simplePos x="0" y="0"/>
                                  <wp:positionH relativeFrom="column">
                                    <wp:align>center</wp:align>
                                  </wp:positionH>
                                  <wp:positionV relativeFrom="paragraph">
                                    <wp:posOffset>25400</wp:posOffset>
                                  </wp:positionV>
                                  <wp:extent cx="88900" cy="88900"/>
                                  <wp:effectExtent l="12065" t="12065" r="13335" b="13335"/>
                                  <wp:wrapNone/>
                                  <wp:docPr id="2032395712" name="Oval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3029A1E" id="Oval 214" o:spid="_x0000_s1026" style="position:absolute;margin-left:0;margin-top:2pt;width:7pt;height:7pt;z-index:2515220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50182F3"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6609713A"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E72CADE" w14:textId="77777777">
                    <w:tc>
                      <w:tcPr>
                        <w:tcW w:w="0" w:type="auto"/>
                        <w:tcMar>
                          <w:top w:w="80" w:type="dxa"/>
                          <w:bottom w:w="80" w:type="dxa"/>
                        </w:tcMar>
                      </w:tcPr>
                      <w:p w14:paraId="0C77933D" w14:textId="5F149D59" w:rsidR="00F96CF5" w:rsidRDefault="00773C45">
                        <w:pPr>
                          <w:rPr>
                            <w:rFonts w:ascii="Arial" w:eastAsia="Arial" w:hAnsi="Arial" w:cs="Arial"/>
                            <w:sz w:val="22"/>
                          </w:rPr>
                        </w:pPr>
                        <w:r>
                          <w:rPr>
                            <w:noProof/>
                          </w:rPr>
                          <mc:AlternateContent>
                            <mc:Choice Requires="wps">
                              <w:drawing>
                                <wp:anchor distT="0" distB="0" distL="114300" distR="114300" simplePos="0" relativeHeight="251658452" behindDoc="0" locked="1" layoutInCell="1" allowOverlap="1" wp14:anchorId="0F137C0B" wp14:editId="2B2FAD35">
                                  <wp:simplePos x="0" y="0"/>
                                  <wp:positionH relativeFrom="column">
                                    <wp:align>center</wp:align>
                                  </wp:positionH>
                                  <wp:positionV relativeFrom="paragraph">
                                    <wp:posOffset>25400</wp:posOffset>
                                  </wp:positionV>
                                  <wp:extent cx="88900" cy="88900"/>
                                  <wp:effectExtent l="12065" t="8255" r="13335" b="7620"/>
                                  <wp:wrapNone/>
                                  <wp:docPr id="133089405" name="Oval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BE126C6" id="Oval 215" o:spid="_x0000_s1026" style="position:absolute;margin-left:0;margin-top:2pt;width:7pt;height:7pt;z-index:2515230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2583F4F"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6E81A3B8"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09E61DA" w14:textId="77777777">
                    <w:tc>
                      <w:tcPr>
                        <w:tcW w:w="0" w:type="auto"/>
                        <w:tcMar>
                          <w:top w:w="80" w:type="dxa"/>
                          <w:bottom w:w="80" w:type="dxa"/>
                        </w:tcMar>
                      </w:tcPr>
                      <w:p w14:paraId="14DD9EC3" w14:textId="2D533B86" w:rsidR="00F96CF5" w:rsidRDefault="00773C45">
                        <w:pPr>
                          <w:rPr>
                            <w:rFonts w:ascii="Arial" w:eastAsia="Arial" w:hAnsi="Arial" w:cs="Arial"/>
                            <w:sz w:val="22"/>
                          </w:rPr>
                        </w:pPr>
                        <w:r>
                          <w:rPr>
                            <w:noProof/>
                          </w:rPr>
                          <mc:AlternateContent>
                            <mc:Choice Requires="wps">
                              <w:drawing>
                                <wp:anchor distT="0" distB="0" distL="114300" distR="114300" simplePos="0" relativeHeight="251658453" behindDoc="0" locked="1" layoutInCell="1" allowOverlap="1" wp14:anchorId="798A7128" wp14:editId="387CF86D">
                                  <wp:simplePos x="0" y="0"/>
                                  <wp:positionH relativeFrom="column">
                                    <wp:align>center</wp:align>
                                  </wp:positionH>
                                  <wp:positionV relativeFrom="paragraph">
                                    <wp:posOffset>25400</wp:posOffset>
                                  </wp:positionV>
                                  <wp:extent cx="88900" cy="88900"/>
                                  <wp:effectExtent l="12065" t="10160" r="13335" b="5715"/>
                                  <wp:wrapNone/>
                                  <wp:docPr id="1076674203" name="Oval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8B6B5A9" id="Oval 216" o:spid="_x0000_s1026" style="position:absolute;margin-left:0;margin-top:2pt;width:7pt;height:7pt;z-index:2515240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52058EA"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14FFB3B8"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1E13EFC0" w14:textId="77777777">
                    <w:tc>
                      <w:tcPr>
                        <w:tcW w:w="0" w:type="auto"/>
                        <w:tcMar>
                          <w:top w:w="80" w:type="dxa"/>
                          <w:bottom w:w="80" w:type="dxa"/>
                        </w:tcMar>
                      </w:tcPr>
                      <w:p w14:paraId="471CB107" w14:textId="251A79FD" w:rsidR="00F96CF5" w:rsidRDefault="00773C45">
                        <w:pPr>
                          <w:rPr>
                            <w:rFonts w:ascii="Arial" w:eastAsia="Arial" w:hAnsi="Arial" w:cs="Arial"/>
                            <w:sz w:val="22"/>
                          </w:rPr>
                        </w:pPr>
                        <w:r>
                          <w:rPr>
                            <w:noProof/>
                          </w:rPr>
                          <mc:AlternateContent>
                            <mc:Choice Requires="wps">
                              <w:drawing>
                                <wp:anchor distT="0" distB="0" distL="114300" distR="114300" simplePos="0" relativeHeight="251658454" behindDoc="0" locked="1" layoutInCell="1" allowOverlap="1" wp14:anchorId="4F241074" wp14:editId="00E67B72">
                                  <wp:simplePos x="0" y="0"/>
                                  <wp:positionH relativeFrom="column">
                                    <wp:align>center</wp:align>
                                  </wp:positionH>
                                  <wp:positionV relativeFrom="paragraph">
                                    <wp:posOffset>25400</wp:posOffset>
                                  </wp:positionV>
                                  <wp:extent cx="88900" cy="88900"/>
                                  <wp:effectExtent l="12065" t="6350" r="13335" b="9525"/>
                                  <wp:wrapNone/>
                                  <wp:docPr id="1555111156" name="Oval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C5B017C" id="Oval 217" o:spid="_x0000_s1026" style="position:absolute;margin-left:0;margin-top:2pt;width:7pt;height:7pt;z-index:2515251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2C0224D" w14:textId="77777777" w:rsidR="00F96CF5" w:rsidRDefault="00F96CF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0FF0A5C3"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5C96978" w14:textId="77777777">
                    <w:tc>
                      <w:tcPr>
                        <w:tcW w:w="0" w:type="auto"/>
                        <w:tcMar>
                          <w:top w:w="80" w:type="dxa"/>
                          <w:bottom w:w="80" w:type="dxa"/>
                        </w:tcMar>
                      </w:tcPr>
                      <w:p w14:paraId="7DE15E48" w14:textId="5AC80DFC" w:rsidR="00F96CF5" w:rsidRDefault="00773C45">
                        <w:pPr>
                          <w:rPr>
                            <w:rFonts w:ascii="Arial" w:eastAsia="Arial" w:hAnsi="Arial" w:cs="Arial"/>
                            <w:sz w:val="22"/>
                          </w:rPr>
                        </w:pPr>
                        <w:r>
                          <w:rPr>
                            <w:noProof/>
                          </w:rPr>
                          <mc:AlternateContent>
                            <mc:Choice Requires="wps">
                              <w:drawing>
                                <wp:anchor distT="0" distB="0" distL="114300" distR="114300" simplePos="0" relativeHeight="251658455" behindDoc="0" locked="1" layoutInCell="1" allowOverlap="1" wp14:anchorId="359814F9" wp14:editId="41F12292">
                                  <wp:simplePos x="0" y="0"/>
                                  <wp:positionH relativeFrom="column">
                                    <wp:align>center</wp:align>
                                  </wp:positionH>
                                  <wp:positionV relativeFrom="paragraph">
                                    <wp:posOffset>25400</wp:posOffset>
                                  </wp:positionV>
                                  <wp:extent cx="88900" cy="88900"/>
                                  <wp:effectExtent l="12065" t="12065" r="13335" b="13335"/>
                                  <wp:wrapNone/>
                                  <wp:docPr id="1923834329" name="Oval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BE5A5AA" id="Oval 218" o:spid="_x0000_s1026" style="position:absolute;margin-left:0;margin-top:2pt;width:7pt;height:7pt;z-index:2515261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9EADF93" w14:textId="77777777" w:rsidR="00F96CF5" w:rsidRDefault="00F96CF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528FE82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B5FCB6D" w14:textId="77777777">
                    <w:tc>
                      <w:tcPr>
                        <w:tcW w:w="0" w:type="auto"/>
                        <w:tcMar>
                          <w:top w:w="80" w:type="dxa"/>
                          <w:bottom w:w="80" w:type="dxa"/>
                        </w:tcMar>
                      </w:tcPr>
                      <w:p w14:paraId="4AE009DE" w14:textId="535A36EE" w:rsidR="00F96CF5" w:rsidRDefault="00773C45">
                        <w:pPr>
                          <w:rPr>
                            <w:rFonts w:ascii="Arial" w:eastAsia="Arial" w:hAnsi="Arial" w:cs="Arial"/>
                            <w:sz w:val="22"/>
                          </w:rPr>
                        </w:pPr>
                        <w:r>
                          <w:rPr>
                            <w:noProof/>
                          </w:rPr>
                          <mc:AlternateContent>
                            <mc:Choice Requires="wps">
                              <w:drawing>
                                <wp:anchor distT="0" distB="0" distL="114300" distR="114300" simplePos="0" relativeHeight="251658456" behindDoc="0" locked="1" layoutInCell="1" allowOverlap="1" wp14:anchorId="26695E57" wp14:editId="1A33E162">
                                  <wp:simplePos x="0" y="0"/>
                                  <wp:positionH relativeFrom="column">
                                    <wp:align>center</wp:align>
                                  </wp:positionH>
                                  <wp:positionV relativeFrom="paragraph">
                                    <wp:posOffset>25400</wp:posOffset>
                                  </wp:positionV>
                                  <wp:extent cx="88900" cy="88900"/>
                                  <wp:effectExtent l="12065" t="8255" r="13335" b="7620"/>
                                  <wp:wrapNone/>
                                  <wp:docPr id="1127285347" name="Oval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821F86" id="Oval 219" o:spid="_x0000_s1026" style="position:absolute;margin-left:0;margin-top:2pt;width:7pt;height:7pt;z-index:2515271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E76B6F" w14:textId="77777777" w:rsidR="00F96CF5" w:rsidRDefault="00F96CF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3C11366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956B39B" w14:textId="77777777">
                    <w:tc>
                      <w:tcPr>
                        <w:tcW w:w="0" w:type="auto"/>
                        <w:tcMar>
                          <w:top w:w="80" w:type="dxa"/>
                          <w:bottom w:w="80" w:type="dxa"/>
                        </w:tcMar>
                      </w:tcPr>
                      <w:p w14:paraId="250C0A89" w14:textId="25364E02" w:rsidR="00F96CF5" w:rsidRDefault="00773C45">
                        <w:pPr>
                          <w:rPr>
                            <w:rFonts w:ascii="Arial" w:eastAsia="Arial" w:hAnsi="Arial" w:cs="Arial"/>
                            <w:sz w:val="22"/>
                          </w:rPr>
                        </w:pPr>
                        <w:r>
                          <w:rPr>
                            <w:noProof/>
                          </w:rPr>
                          <mc:AlternateContent>
                            <mc:Choice Requires="wps">
                              <w:drawing>
                                <wp:anchor distT="0" distB="0" distL="114300" distR="114300" simplePos="0" relativeHeight="251658457" behindDoc="0" locked="1" layoutInCell="1" allowOverlap="1" wp14:anchorId="3354E6D4" wp14:editId="22E779BF">
                                  <wp:simplePos x="0" y="0"/>
                                  <wp:positionH relativeFrom="column">
                                    <wp:align>center</wp:align>
                                  </wp:positionH>
                                  <wp:positionV relativeFrom="paragraph">
                                    <wp:posOffset>25400</wp:posOffset>
                                  </wp:positionV>
                                  <wp:extent cx="88900" cy="88900"/>
                                  <wp:effectExtent l="12065" t="10160" r="13335" b="5715"/>
                                  <wp:wrapNone/>
                                  <wp:docPr id="1374456288" name="Oval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CEA6EA9" id="Oval 220" o:spid="_x0000_s1026" style="position:absolute;margin-left:0;margin-top:2pt;width:7pt;height:7pt;z-index:251528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9FD0003" w14:textId="77777777" w:rsidR="00F96CF5" w:rsidRDefault="00F96CF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59F64F8D"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4A1FAF0" w14:textId="77777777">
                    <w:tc>
                      <w:tcPr>
                        <w:tcW w:w="0" w:type="auto"/>
                        <w:tcMar>
                          <w:top w:w="80" w:type="dxa"/>
                          <w:bottom w:w="80" w:type="dxa"/>
                        </w:tcMar>
                      </w:tcPr>
                      <w:p w14:paraId="6E3523E9" w14:textId="6C24752E" w:rsidR="00F96CF5" w:rsidRDefault="00773C45">
                        <w:pPr>
                          <w:rPr>
                            <w:rFonts w:ascii="Arial" w:eastAsia="Arial" w:hAnsi="Arial" w:cs="Arial"/>
                            <w:sz w:val="22"/>
                          </w:rPr>
                        </w:pPr>
                        <w:r>
                          <w:rPr>
                            <w:noProof/>
                          </w:rPr>
                          <mc:AlternateContent>
                            <mc:Choice Requires="wps">
                              <w:drawing>
                                <wp:anchor distT="0" distB="0" distL="114300" distR="114300" simplePos="0" relativeHeight="251658458" behindDoc="0" locked="1" layoutInCell="1" allowOverlap="1" wp14:anchorId="5B2827D5" wp14:editId="3B815847">
                                  <wp:simplePos x="0" y="0"/>
                                  <wp:positionH relativeFrom="column">
                                    <wp:align>center</wp:align>
                                  </wp:positionH>
                                  <wp:positionV relativeFrom="paragraph">
                                    <wp:posOffset>25400</wp:posOffset>
                                  </wp:positionV>
                                  <wp:extent cx="88900" cy="88900"/>
                                  <wp:effectExtent l="12065" t="6350" r="13335" b="9525"/>
                                  <wp:wrapNone/>
                                  <wp:docPr id="104740815" name="Oval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0539E12" id="Oval 221" o:spid="_x0000_s1026" style="position:absolute;margin-left:0;margin-top:2pt;width:7pt;height:7pt;z-index:2515292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7AFA359" w14:textId="77777777" w:rsidR="00F96CF5" w:rsidRDefault="00F96CF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781A50FD"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DDACC95" w14:textId="77777777">
                    <w:tc>
                      <w:tcPr>
                        <w:tcW w:w="0" w:type="auto"/>
                        <w:tcMar>
                          <w:top w:w="80" w:type="dxa"/>
                          <w:bottom w:w="80" w:type="dxa"/>
                        </w:tcMar>
                      </w:tcPr>
                      <w:p w14:paraId="75249AEE" w14:textId="506ED122" w:rsidR="00F96CF5" w:rsidRDefault="00773C45">
                        <w:pPr>
                          <w:rPr>
                            <w:rFonts w:ascii="Arial" w:eastAsia="Arial" w:hAnsi="Arial" w:cs="Arial"/>
                            <w:sz w:val="22"/>
                          </w:rPr>
                        </w:pPr>
                        <w:r>
                          <w:rPr>
                            <w:noProof/>
                          </w:rPr>
                          <mc:AlternateContent>
                            <mc:Choice Requires="wps">
                              <w:drawing>
                                <wp:anchor distT="0" distB="0" distL="114300" distR="114300" simplePos="0" relativeHeight="251658459" behindDoc="0" locked="1" layoutInCell="1" allowOverlap="1" wp14:anchorId="2E8D07E6" wp14:editId="340F77AC">
                                  <wp:simplePos x="0" y="0"/>
                                  <wp:positionH relativeFrom="column">
                                    <wp:align>center</wp:align>
                                  </wp:positionH>
                                  <wp:positionV relativeFrom="paragraph">
                                    <wp:posOffset>25400</wp:posOffset>
                                  </wp:positionV>
                                  <wp:extent cx="88900" cy="88900"/>
                                  <wp:effectExtent l="12065" t="12065" r="13335" b="13335"/>
                                  <wp:wrapNone/>
                                  <wp:docPr id="948443597" name="Oval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1426968" id="Oval 222" o:spid="_x0000_s1026" style="position:absolute;margin-left:0;margin-top:2pt;width:7pt;height:7pt;z-index:251530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858A32F" w14:textId="77777777" w:rsidR="00F96CF5" w:rsidRDefault="00F96CF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1B790C55"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CF04819" w14:textId="77777777">
                    <w:tc>
                      <w:tcPr>
                        <w:tcW w:w="0" w:type="auto"/>
                        <w:tcMar>
                          <w:top w:w="80" w:type="dxa"/>
                          <w:bottom w:w="80" w:type="dxa"/>
                        </w:tcMar>
                      </w:tcPr>
                      <w:p w14:paraId="1DE73058" w14:textId="2D8553B1" w:rsidR="00F96CF5" w:rsidRDefault="00773C45">
                        <w:pPr>
                          <w:rPr>
                            <w:rFonts w:ascii="Arial" w:eastAsia="Arial" w:hAnsi="Arial" w:cs="Arial"/>
                            <w:sz w:val="22"/>
                          </w:rPr>
                        </w:pPr>
                        <w:r>
                          <w:rPr>
                            <w:noProof/>
                          </w:rPr>
                          <mc:AlternateContent>
                            <mc:Choice Requires="wps">
                              <w:drawing>
                                <wp:anchor distT="0" distB="0" distL="114300" distR="114300" simplePos="0" relativeHeight="251658460" behindDoc="0" locked="1" layoutInCell="1" allowOverlap="1" wp14:anchorId="7374BD25" wp14:editId="14481CCB">
                                  <wp:simplePos x="0" y="0"/>
                                  <wp:positionH relativeFrom="column">
                                    <wp:align>center</wp:align>
                                  </wp:positionH>
                                  <wp:positionV relativeFrom="paragraph">
                                    <wp:posOffset>25400</wp:posOffset>
                                  </wp:positionV>
                                  <wp:extent cx="88900" cy="88900"/>
                                  <wp:effectExtent l="12065" t="8255" r="13335" b="7620"/>
                                  <wp:wrapNone/>
                                  <wp:docPr id="1784602314" name="Oval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B58E34E" id="Oval 223" o:spid="_x0000_s1026" style="position:absolute;margin-left:0;margin-top:2pt;width:7pt;height:7pt;z-index:251531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9366CFF" w14:textId="77777777" w:rsidR="00F96CF5" w:rsidRDefault="00F96CF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480041FC"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ACBC320" w14:textId="77777777">
                    <w:tc>
                      <w:tcPr>
                        <w:tcW w:w="0" w:type="auto"/>
                        <w:tcMar>
                          <w:top w:w="80" w:type="dxa"/>
                          <w:bottom w:w="80" w:type="dxa"/>
                        </w:tcMar>
                      </w:tcPr>
                      <w:p w14:paraId="390AC1F9" w14:textId="24BBA7A9" w:rsidR="00F96CF5" w:rsidRDefault="00773C45">
                        <w:pPr>
                          <w:rPr>
                            <w:rFonts w:ascii="Arial" w:eastAsia="Arial" w:hAnsi="Arial" w:cs="Arial"/>
                            <w:sz w:val="22"/>
                          </w:rPr>
                        </w:pPr>
                        <w:r>
                          <w:rPr>
                            <w:noProof/>
                          </w:rPr>
                          <mc:AlternateContent>
                            <mc:Choice Requires="wps">
                              <w:drawing>
                                <wp:anchor distT="0" distB="0" distL="114300" distR="114300" simplePos="0" relativeHeight="251658461" behindDoc="0" locked="1" layoutInCell="1" allowOverlap="1" wp14:anchorId="6089364A" wp14:editId="31F1CFBF">
                                  <wp:simplePos x="0" y="0"/>
                                  <wp:positionH relativeFrom="column">
                                    <wp:align>center</wp:align>
                                  </wp:positionH>
                                  <wp:positionV relativeFrom="paragraph">
                                    <wp:posOffset>25400</wp:posOffset>
                                  </wp:positionV>
                                  <wp:extent cx="88900" cy="88900"/>
                                  <wp:effectExtent l="12065" t="10160" r="13335" b="5715"/>
                                  <wp:wrapNone/>
                                  <wp:docPr id="1909901230" name="Oval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DA0B4B9" id="Oval 224" o:spid="_x0000_s1026" style="position:absolute;margin-left:0;margin-top:2pt;width:7pt;height:7pt;z-index:251532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C02D98" w14:textId="77777777" w:rsidR="00F96CF5" w:rsidRDefault="00F96CF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23A20CA4"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CD7210F" w14:textId="77777777">
                    <w:tc>
                      <w:tcPr>
                        <w:tcW w:w="0" w:type="auto"/>
                        <w:tcMar>
                          <w:top w:w="80" w:type="dxa"/>
                          <w:bottom w:w="80" w:type="dxa"/>
                        </w:tcMar>
                      </w:tcPr>
                      <w:p w14:paraId="16096A69" w14:textId="546F2C13" w:rsidR="00F96CF5" w:rsidRDefault="00773C45">
                        <w:pPr>
                          <w:rPr>
                            <w:rFonts w:ascii="Arial" w:eastAsia="Arial" w:hAnsi="Arial" w:cs="Arial"/>
                            <w:sz w:val="22"/>
                          </w:rPr>
                        </w:pPr>
                        <w:r>
                          <w:rPr>
                            <w:noProof/>
                          </w:rPr>
                          <mc:AlternateContent>
                            <mc:Choice Requires="wps">
                              <w:drawing>
                                <wp:anchor distT="0" distB="0" distL="114300" distR="114300" simplePos="0" relativeHeight="251658462" behindDoc="0" locked="1" layoutInCell="1" allowOverlap="1" wp14:anchorId="0AF4ACD9" wp14:editId="5AFA6E88">
                                  <wp:simplePos x="0" y="0"/>
                                  <wp:positionH relativeFrom="column">
                                    <wp:align>center</wp:align>
                                  </wp:positionH>
                                  <wp:positionV relativeFrom="paragraph">
                                    <wp:posOffset>25400</wp:posOffset>
                                  </wp:positionV>
                                  <wp:extent cx="88900" cy="88900"/>
                                  <wp:effectExtent l="12065" t="6350" r="13335" b="9525"/>
                                  <wp:wrapNone/>
                                  <wp:docPr id="241791686" name="Oval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41D0692" id="Oval 225" o:spid="_x0000_s1026" style="position:absolute;margin-left:0;margin-top:2pt;width:7pt;height:7pt;z-index:251533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243F213"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03AA71A9"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19E8E37" w14:textId="77777777">
                    <w:tc>
                      <w:tcPr>
                        <w:tcW w:w="0" w:type="auto"/>
                        <w:tcMar>
                          <w:top w:w="80" w:type="dxa"/>
                          <w:bottom w:w="80" w:type="dxa"/>
                        </w:tcMar>
                      </w:tcPr>
                      <w:p w14:paraId="241C23EB" w14:textId="57D9D6A1" w:rsidR="00F96CF5" w:rsidRDefault="00773C45">
                        <w:pPr>
                          <w:rPr>
                            <w:rFonts w:ascii="Arial" w:eastAsia="Arial" w:hAnsi="Arial" w:cs="Arial"/>
                            <w:sz w:val="22"/>
                          </w:rPr>
                        </w:pPr>
                        <w:r>
                          <w:rPr>
                            <w:noProof/>
                          </w:rPr>
                          <mc:AlternateContent>
                            <mc:Choice Requires="wps">
                              <w:drawing>
                                <wp:anchor distT="0" distB="0" distL="114300" distR="114300" simplePos="0" relativeHeight="251658463" behindDoc="0" locked="1" layoutInCell="1" allowOverlap="1" wp14:anchorId="6797ACE3" wp14:editId="0A5AC8E6">
                                  <wp:simplePos x="0" y="0"/>
                                  <wp:positionH relativeFrom="column">
                                    <wp:align>center</wp:align>
                                  </wp:positionH>
                                  <wp:positionV relativeFrom="paragraph">
                                    <wp:posOffset>25400</wp:posOffset>
                                  </wp:positionV>
                                  <wp:extent cx="88900" cy="88900"/>
                                  <wp:effectExtent l="12065" t="12065" r="13335" b="13335"/>
                                  <wp:wrapNone/>
                                  <wp:docPr id="1746556348" name="Oval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0244DF6" id="Oval 226" o:spid="_x0000_s1026" style="position:absolute;margin-left:0;margin-top:2pt;width:7pt;height:7pt;z-index:2515343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69AB301"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57D215E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FBA09CE" w14:textId="77777777">
                    <w:tc>
                      <w:tcPr>
                        <w:tcW w:w="0" w:type="auto"/>
                        <w:tcMar>
                          <w:top w:w="80" w:type="dxa"/>
                          <w:bottom w:w="80" w:type="dxa"/>
                        </w:tcMar>
                      </w:tcPr>
                      <w:p w14:paraId="2AC2AB46" w14:textId="210FAA8F" w:rsidR="00F96CF5" w:rsidRDefault="00773C45">
                        <w:pPr>
                          <w:rPr>
                            <w:rFonts w:ascii="Arial" w:eastAsia="Arial" w:hAnsi="Arial" w:cs="Arial"/>
                            <w:sz w:val="22"/>
                          </w:rPr>
                        </w:pPr>
                        <w:r>
                          <w:rPr>
                            <w:noProof/>
                          </w:rPr>
                          <mc:AlternateContent>
                            <mc:Choice Requires="wps">
                              <w:drawing>
                                <wp:anchor distT="0" distB="0" distL="114300" distR="114300" simplePos="0" relativeHeight="251658464" behindDoc="0" locked="1" layoutInCell="1" allowOverlap="1" wp14:anchorId="40D0792D" wp14:editId="03E5C6FE">
                                  <wp:simplePos x="0" y="0"/>
                                  <wp:positionH relativeFrom="column">
                                    <wp:align>center</wp:align>
                                  </wp:positionH>
                                  <wp:positionV relativeFrom="paragraph">
                                    <wp:posOffset>25400</wp:posOffset>
                                  </wp:positionV>
                                  <wp:extent cx="88900" cy="88900"/>
                                  <wp:effectExtent l="12065" t="8255" r="13335" b="7620"/>
                                  <wp:wrapNone/>
                                  <wp:docPr id="759677001" name="Oval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A858DCA" id="Oval 227" o:spid="_x0000_s1026" style="position:absolute;margin-left:0;margin-top:2pt;width:7pt;height:7pt;z-index:251535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931675D"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47570079"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70BDB023" w14:textId="77777777">
                    <w:tc>
                      <w:tcPr>
                        <w:tcW w:w="0" w:type="auto"/>
                        <w:tcMar>
                          <w:top w:w="80" w:type="dxa"/>
                          <w:bottom w:w="80" w:type="dxa"/>
                        </w:tcMar>
                      </w:tcPr>
                      <w:p w14:paraId="4F171A99" w14:textId="690EF650" w:rsidR="00F96CF5" w:rsidRDefault="00773C45">
                        <w:pPr>
                          <w:rPr>
                            <w:rFonts w:ascii="Arial" w:eastAsia="Arial" w:hAnsi="Arial" w:cs="Arial"/>
                            <w:sz w:val="22"/>
                          </w:rPr>
                        </w:pPr>
                        <w:r>
                          <w:rPr>
                            <w:noProof/>
                          </w:rPr>
                          <mc:AlternateContent>
                            <mc:Choice Requires="wps">
                              <w:drawing>
                                <wp:anchor distT="0" distB="0" distL="114300" distR="114300" simplePos="0" relativeHeight="251658465" behindDoc="0" locked="1" layoutInCell="1" allowOverlap="1" wp14:anchorId="18C57EBA" wp14:editId="2D7B2A35">
                                  <wp:simplePos x="0" y="0"/>
                                  <wp:positionH relativeFrom="column">
                                    <wp:align>center</wp:align>
                                  </wp:positionH>
                                  <wp:positionV relativeFrom="paragraph">
                                    <wp:posOffset>25400</wp:posOffset>
                                  </wp:positionV>
                                  <wp:extent cx="88900" cy="88900"/>
                                  <wp:effectExtent l="12065" t="10160" r="13335" b="5715"/>
                                  <wp:wrapNone/>
                                  <wp:docPr id="1224739183" name="Oval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B619F8A" id="Oval 228" o:spid="_x0000_s1026" style="position:absolute;margin-left:0;margin-top:2pt;width:7pt;height:7pt;z-index:251536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46435AD" w14:textId="77777777" w:rsidR="00F96CF5" w:rsidRDefault="00F96CF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536BFC5F"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FDFAFD9" w14:textId="77777777">
                    <w:tc>
                      <w:tcPr>
                        <w:tcW w:w="0" w:type="auto"/>
                        <w:tcMar>
                          <w:top w:w="80" w:type="dxa"/>
                          <w:bottom w:w="80" w:type="dxa"/>
                        </w:tcMar>
                      </w:tcPr>
                      <w:p w14:paraId="381B1092" w14:textId="1BACDD32" w:rsidR="00F96CF5" w:rsidRDefault="00773C45">
                        <w:pPr>
                          <w:rPr>
                            <w:rFonts w:ascii="Arial" w:eastAsia="Arial" w:hAnsi="Arial" w:cs="Arial"/>
                            <w:sz w:val="22"/>
                          </w:rPr>
                        </w:pPr>
                        <w:r>
                          <w:rPr>
                            <w:noProof/>
                          </w:rPr>
                          <mc:AlternateContent>
                            <mc:Choice Requires="wps">
                              <w:drawing>
                                <wp:anchor distT="0" distB="0" distL="114300" distR="114300" simplePos="0" relativeHeight="251658466" behindDoc="0" locked="1" layoutInCell="1" allowOverlap="1" wp14:anchorId="6B9B7511" wp14:editId="6B223DE1">
                                  <wp:simplePos x="0" y="0"/>
                                  <wp:positionH relativeFrom="column">
                                    <wp:align>center</wp:align>
                                  </wp:positionH>
                                  <wp:positionV relativeFrom="paragraph">
                                    <wp:posOffset>25400</wp:posOffset>
                                  </wp:positionV>
                                  <wp:extent cx="88900" cy="88900"/>
                                  <wp:effectExtent l="12065" t="6350" r="13335" b="9525"/>
                                  <wp:wrapNone/>
                                  <wp:docPr id="434887373" name="Oval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A7DD459" id="Oval 229" o:spid="_x0000_s1026" style="position:absolute;margin-left:0;margin-top:2pt;width:7pt;height:7pt;z-index:251537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1579393"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17C51C69"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7E7C635" w14:textId="77777777">
                    <w:tc>
                      <w:tcPr>
                        <w:tcW w:w="0" w:type="auto"/>
                        <w:tcMar>
                          <w:top w:w="80" w:type="dxa"/>
                          <w:bottom w:w="80" w:type="dxa"/>
                        </w:tcMar>
                      </w:tcPr>
                      <w:p w14:paraId="436A1D04" w14:textId="2E6A06E8" w:rsidR="00F96CF5" w:rsidRDefault="00773C45">
                        <w:pPr>
                          <w:rPr>
                            <w:rFonts w:ascii="Arial" w:eastAsia="Arial" w:hAnsi="Arial" w:cs="Arial"/>
                            <w:sz w:val="22"/>
                          </w:rPr>
                        </w:pPr>
                        <w:r>
                          <w:rPr>
                            <w:noProof/>
                          </w:rPr>
                          <mc:AlternateContent>
                            <mc:Choice Requires="wps">
                              <w:drawing>
                                <wp:anchor distT="0" distB="0" distL="114300" distR="114300" simplePos="0" relativeHeight="251658467" behindDoc="0" locked="1" layoutInCell="1" allowOverlap="1" wp14:anchorId="45E702AA" wp14:editId="4B5C4904">
                                  <wp:simplePos x="0" y="0"/>
                                  <wp:positionH relativeFrom="column">
                                    <wp:align>center</wp:align>
                                  </wp:positionH>
                                  <wp:positionV relativeFrom="paragraph">
                                    <wp:posOffset>25400</wp:posOffset>
                                  </wp:positionV>
                                  <wp:extent cx="88900" cy="88900"/>
                                  <wp:effectExtent l="12065" t="8255" r="13335" b="7620"/>
                                  <wp:wrapNone/>
                                  <wp:docPr id="1164354829" name="Oval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1C4DB30" id="Oval 230" o:spid="_x0000_s1026" style="position:absolute;margin-left:0;margin-top:2pt;width:7pt;height:7pt;z-index:251538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8E80A61"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58E3029A"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1ABB89C" w14:textId="77777777">
                    <w:tc>
                      <w:tcPr>
                        <w:tcW w:w="0" w:type="auto"/>
                        <w:tcMar>
                          <w:top w:w="80" w:type="dxa"/>
                          <w:bottom w:w="80" w:type="dxa"/>
                        </w:tcMar>
                      </w:tcPr>
                      <w:p w14:paraId="31ABA730" w14:textId="6E440FD4" w:rsidR="00F96CF5" w:rsidRDefault="00773C45">
                        <w:pPr>
                          <w:rPr>
                            <w:rFonts w:ascii="Arial" w:eastAsia="Arial" w:hAnsi="Arial" w:cs="Arial"/>
                            <w:sz w:val="22"/>
                          </w:rPr>
                        </w:pPr>
                        <w:r>
                          <w:rPr>
                            <w:noProof/>
                          </w:rPr>
                          <mc:AlternateContent>
                            <mc:Choice Requires="wps">
                              <w:drawing>
                                <wp:anchor distT="0" distB="0" distL="114300" distR="114300" simplePos="0" relativeHeight="251658468" behindDoc="0" locked="1" layoutInCell="1" allowOverlap="1" wp14:anchorId="4A5E0667" wp14:editId="7A3F6CF6">
                                  <wp:simplePos x="0" y="0"/>
                                  <wp:positionH relativeFrom="column">
                                    <wp:align>center</wp:align>
                                  </wp:positionH>
                                  <wp:positionV relativeFrom="paragraph">
                                    <wp:posOffset>25400</wp:posOffset>
                                  </wp:positionV>
                                  <wp:extent cx="88900" cy="88900"/>
                                  <wp:effectExtent l="12065" t="8255" r="13335" b="7620"/>
                                  <wp:wrapNone/>
                                  <wp:docPr id="1931183524" name="Oval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9065331" id="Oval 231" o:spid="_x0000_s1026" style="position:absolute;margin-left:0;margin-top:2pt;width:7pt;height:7pt;z-index:2515394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1399E4D"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3A7ABCD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B8253C1" w14:textId="77777777">
                    <w:tc>
                      <w:tcPr>
                        <w:tcW w:w="0" w:type="auto"/>
                        <w:tcMar>
                          <w:top w:w="80" w:type="dxa"/>
                          <w:bottom w:w="80" w:type="dxa"/>
                        </w:tcMar>
                      </w:tcPr>
                      <w:p w14:paraId="03D6021B" w14:textId="7951B7A4" w:rsidR="00F96CF5" w:rsidRDefault="00773C45">
                        <w:pPr>
                          <w:rPr>
                            <w:rFonts w:ascii="Arial" w:eastAsia="Arial" w:hAnsi="Arial" w:cs="Arial"/>
                            <w:sz w:val="22"/>
                          </w:rPr>
                        </w:pPr>
                        <w:r>
                          <w:rPr>
                            <w:noProof/>
                          </w:rPr>
                          <mc:AlternateContent>
                            <mc:Choice Requires="wps">
                              <w:drawing>
                                <wp:anchor distT="0" distB="0" distL="114300" distR="114300" simplePos="0" relativeHeight="251658469" behindDoc="0" locked="1" layoutInCell="1" allowOverlap="1" wp14:anchorId="142884AC" wp14:editId="740184D4">
                                  <wp:simplePos x="0" y="0"/>
                                  <wp:positionH relativeFrom="column">
                                    <wp:align>center</wp:align>
                                  </wp:positionH>
                                  <wp:positionV relativeFrom="paragraph">
                                    <wp:posOffset>25400</wp:posOffset>
                                  </wp:positionV>
                                  <wp:extent cx="88900" cy="88900"/>
                                  <wp:effectExtent l="12065" t="10160" r="13335" b="5715"/>
                                  <wp:wrapNone/>
                                  <wp:docPr id="254210025"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CD42CD5" id="Oval 232" o:spid="_x0000_s1026" style="position:absolute;margin-left:0;margin-top:2pt;width:7pt;height:7pt;z-index:2515404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41B7996" w14:textId="77777777" w:rsidR="00F96CF5" w:rsidRDefault="00F96CF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6D1436AC" w14:textId="77777777" w:rsidR="00F96CF5" w:rsidRDefault="00F96CF5">
                        <w:pPr>
                          <w:rPr>
                            <w:rFonts w:ascii="Arial" w:eastAsia="Arial" w:hAnsi="Arial" w:cs="Arial"/>
                            <w:sz w:val="22"/>
                          </w:rPr>
                        </w:pPr>
                        <w:r>
                          <w:rPr>
                            <w:rFonts w:ascii="Arial" w:eastAsia="Arial" w:hAnsi="Arial" w:cs="Arial"/>
                            <w:sz w:val="22"/>
                          </w:rPr>
                          <w:t>To a great extent</w:t>
                        </w:r>
                      </w:p>
                    </w:tc>
                  </w:tr>
                </w:tbl>
                <w:p w14:paraId="11D3E2EA" w14:textId="77777777" w:rsidR="00F96CF5" w:rsidRDefault="00F96CF5">
                  <w:pPr>
                    <w:rPr>
                      <w:rFonts w:ascii="Arial" w:eastAsia="Arial" w:hAnsi="Arial" w:cs="Arial"/>
                      <w:sz w:val="22"/>
                    </w:rPr>
                  </w:pPr>
                </w:p>
              </w:tc>
            </w:tr>
          </w:tbl>
          <w:p w14:paraId="205A4F1B" w14:textId="77777777" w:rsidR="00F96CF5" w:rsidRDefault="00F96CF5">
            <w:pPr>
              <w:rPr>
                <w:rFonts w:ascii="Arial" w:eastAsia="Arial" w:hAnsi="Arial" w:cs="Arial"/>
                <w:sz w:val="22"/>
              </w:rPr>
            </w:pPr>
          </w:p>
        </w:tc>
      </w:tr>
    </w:tbl>
    <w:p w14:paraId="72FE3274"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37F2D761" w14:textId="77777777">
        <w:tc>
          <w:tcPr>
            <w:tcW w:w="0" w:type="auto"/>
            <w:tcMar>
              <w:top w:w="80" w:type="dxa"/>
              <w:bottom w:w="80" w:type="dxa"/>
            </w:tcMar>
          </w:tcPr>
          <w:p w14:paraId="1CE27D6F" w14:textId="4ECC72F8" w:rsidR="00F96CF5" w:rsidRDefault="00F96CF5">
            <w:pPr>
              <w:keepNext/>
              <w:rPr>
                <w:rFonts w:ascii="Arial" w:eastAsia="Arial" w:hAnsi="Arial" w:cs="Arial"/>
                <w:b/>
                <w:sz w:val="22"/>
              </w:rPr>
            </w:pPr>
            <w:r>
              <w:rPr>
                <w:rFonts w:ascii="Arial" w:eastAsia="Arial" w:hAnsi="Arial" w:cs="Arial"/>
                <w:b/>
                <w:sz w:val="22"/>
              </w:rPr>
              <w:lastRenderedPageBreak/>
              <w:t xml:space="preserve">*4.5. Based on your experience in the context of research and analytical work (e.g., working papers, books, and </w:t>
            </w:r>
            <w:r w:rsidR="007E3F9F">
              <w:rPr>
                <w:rFonts w:ascii="Arial" w:eastAsia="Arial" w:hAnsi="Arial" w:cs="Arial"/>
                <w:b/>
                <w:sz w:val="22"/>
              </w:rPr>
              <w:t>staff climate notes</w:t>
            </w:r>
            <w:r>
              <w:rPr>
                <w:rFonts w:ascii="Arial" w:eastAsia="Arial" w:hAnsi="Arial" w:cs="Arial"/>
                <w:b/>
                <w:sz w:val="22"/>
              </w:rPr>
              <w:t>) to what extent has IMF surveillance of climate change-related issues:</w:t>
            </w:r>
            <w:r>
              <w:rPr>
                <w:rFonts w:ascii="Arial" w:eastAsia="Arial" w:hAnsi="Arial" w:cs="Arial"/>
                <w:sz w:val="22"/>
              </w:rPr>
              <w:t>(*Required)</w:t>
            </w:r>
          </w:p>
        </w:tc>
      </w:tr>
      <w:tr w:rsidR="00F96CF5" w14:paraId="6E7D5FF6" w14:textId="77777777">
        <w:tc>
          <w:tcPr>
            <w:tcW w:w="0" w:type="auto"/>
            <w:tcMar>
              <w:top w:w="80" w:type="dxa"/>
              <w:bottom w:w="80" w:type="dxa"/>
            </w:tcMar>
          </w:tcPr>
          <w:p w14:paraId="7A3D65B9"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surveillance contexts? " Question:</w:t>
            </w:r>
          </w:p>
          <w:p w14:paraId="207460F8" w14:textId="796BEA9B" w:rsidR="00F96CF5" w:rsidRDefault="00F96CF5">
            <w:pPr>
              <w:keepNext/>
              <w:numPr>
                <w:ilvl w:val="0"/>
                <w:numId w:val="15"/>
              </w:numPr>
              <w:rPr>
                <w:rFonts w:ascii="Arial" w:eastAsia="Arial" w:hAnsi="Arial" w:cs="Arial"/>
                <w:sz w:val="20"/>
              </w:rPr>
            </w:pPr>
            <w:r>
              <w:rPr>
                <w:rFonts w:ascii="Arial" w:eastAsia="Arial" w:hAnsi="Arial" w:cs="Arial"/>
                <w:sz w:val="20"/>
              </w:rPr>
              <w:t xml:space="preserve">Research and analytical work (e.g., working papers, books, and </w:t>
            </w:r>
            <w:r w:rsidR="00034A62">
              <w:rPr>
                <w:rFonts w:ascii="Arial" w:eastAsia="Arial" w:hAnsi="Arial" w:cs="Arial"/>
                <w:sz w:val="22"/>
              </w:rPr>
              <w:t>staff climate notes</w:t>
            </w:r>
            <w:r>
              <w:rPr>
                <w:rFonts w:ascii="Arial" w:eastAsia="Arial" w:hAnsi="Arial" w:cs="Arial"/>
                <w:sz w:val="20"/>
              </w:rPr>
              <w:t>): To a slight extent,To a moderate extent,To a great extent</w:t>
            </w:r>
          </w:p>
          <w:p w14:paraId="2BB8E030" w14:textId="77777777" w:rsidR="00F96CF5" w:rsidRDefault="00F96CF5">
            <w:pPr>
              <w:keepNext/>
              <w:rPr>
                <w:rFonts w:ascii="Arial" w:eastAsia="Arial" w:hAnsi="Arial" w:cs="Arial"/>
                <w:sz w:val="20"/>
              </w:rPr>
            </w:pPr>
          </w:p>
        </w:tc>
      </w:tr>
      <w:tr w:rsidR="00F96CF5" w14:paraId="61E75EA1"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1169D489"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253"/>
                    <w:gridCol w:w="1713"/>
                  </w:tblGrid>
                  <w:tr w:rsidR="00F96CF5" w14:paraId="04A9D5D7" w14:textId="77777777">
                    <w:tc>
                      <w:tcPr>
                        <w:tcW w:w="0" w:type="auto"/>
                        <w:tcMar>
                          <w:top w:w="80" w:type="dxa"/>
                          <w:bottom w:w="80" w:type="dxa"/>
                        </w:tcMar>
                      </w:tcPr>
                      <w:p w14:paraId="5AD747FE" w14:textId="77777777" w:rsidR="00F96CF5" w:rsidRDefault="00F96CF5">
                        <w:pPr>
                          <w:rPr>
                            <w:rFonts w:ascii="Arial" w:eastAsia="Arial" w:hAnsi="Arial" w:cs="Arial"/>
                            <w:b/>
                            <w:sz w:val="22"/>
                          </w:rPr>
                        </w:pPr>
                      </w:p>
                    </w:tc>
                    <w:tc>
                      <w:tcPr>
                        <w:tcW w:w="0" w:type="auto"/>
                        <w:tcMar>
                          <w:top w:w="80" w:type="dxa"/>
                          <w:bottom w:w="80" w:type="dxa"/>
                        </w:tcMar>
                      </w:tcPr>
                      <w:p w14:paraId="0FF1BD35"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47F45D3D"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3E676FC3" w14:textId="77777777">
                    <w:tc>
                      <w:tcPr>
                        <w:tcW w:w="0" w:type="auto"/>
                        <w:tcMar>
                          <w:top w:w="80" w:type="dxa"/>
                          <w:bottom w:w="80" w:type="dxa"/>
                        </w:tcMar>
                      </w:tcPr>
                      <w:p w14:paraId="027D4312" w14:textId="19012E84" w:rsidR="00F96CF5" w:rsidRDefault="00773C45">
                        <w:pPr>
                          <w:rPr>
                            <w:rFonts w:ascii="Arial" w:eastAsia="Arial" w:hAnsi="Arial" w:cs="Arial"/>
                            <w:sz w:val="22"/>
                          </w:rPr>
                        </w:pPr>
                        <w:r>
                          <w:rPr>
                            <w:noProof/>
                          </w:rPr>
                          <mc:AlternateContent>
                            <mc:Choice Requires="wps">
                              <w:drawing>
                                <wp:anchor distT="0" distB="0" distL="114300" distR="114300" simplePos="0" relativeHeight="251658470" behindDoc="0" locked="1" layoutInCell="1" allowOverlap="1" wp14:anchorId="7176797F" wp14:editId="0D6C90F1">
                                  <wp:simplePos x="0" y="0"/>
                                  <wp:positionH relativeFrom="column">
                                    <wp:align>center</wp:align>
                                  </wp:positionH>
                                  <wp:positionV relativeFrom="paragraph">
                                    <wp:posOffset>25400</wp:posOffset>
                                  </wp:positionV>
                                  <wp:extent cx="88900" cy="88900"/>
                                  <wp:effectExtent l="12065" t="6350" r="13335" b="9525"/>
                                  <wp:wrapNone/>
                                  <wp:docPr id="1664874803" name="Oval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BFC1812" id="Oval 233" o:spid="_x0000_s1026" style="position:absolute;margin-left:0;margin-top:2pt;width:7pt;height:7pt;z-index:2515415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A82B23A"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22FC26C1"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674EDAE" w14:textId="77777777">
                    <w:tc>
                      <w:tcPr>
                        <w:tcW w:w="0" w:type="auto"/>
                        <w:tcMar>
                          <w:top w:w="80" w:type="dxa"/>
                          <w:bottom w:w="80" w:type="dxa"/>
                        </w:tcMar>
                      </w:tcPr>
                      <w:p w14:paraId="213767C7" w14:textId="4589D80E" w:rsidR="00F96CF5" w:rsidRDefault="00773C45">
                        <w:pPr>
                          <w:rPr>
                            <w:rFonts w:ascii="Arial" w:eastAsia="Arial" w:hAnsi="Arial" w:cs="Arial"/>
                            <w:sz w:val="22"/>
                          </w:rPr>
                        </w:pPr>
                        <w:r>
                          <w:rPr>
                            <w:noProof/>
                          </w:rPr>
                          <mc:AlternateContent>
                            <mc:Choice Requires="wps">
                              <w:drawing>
                                <wp:anchor distT="0" distB="0" distL="114300" distR="114300" simplePos="0" relativeHeight="251658471" behindDoc="0" locked="1" layoutInCell="1" allowOverlap="1" wp14:anchorId="691FF41F" wp14:editId="2FA0C3F2">
                                  <wp:simplePos x="0" y="0"/>
                                  <wp:positionH relativeFrom="column">
                                    <wp:align>center</wp:align>
                                  </wp:positionH>
                                  <wp:positionV relativeFrom="paragraph">
                                    <wp:posOffset>25400</wp:posOffset>
                                  </wp:positionV>
                                  <wp:extent cx="88900" cy="88900"/>
                                  <wp:effectExtent l="12065" t="8255" r="13335" b="7620"/>
                                  <wp:wrapNone/>
                                  <wp:docPr id="1681780107" name="Oval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8820BCE" id="Oval 234" o:spid="_x0000_s1026" style="position:absolute;margin-left:0;margin-top:2pt;width:7pt;height:7pt;z-index:2515425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5951242"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22EA6D6F"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6932088" w14:textId="77777777">
                    <w:tc>
                      <w:tcPr>
                        <w:tcW w:w="0" w:type="auto"/>
                        <w:tcMar>
                          <w:top w:w="80" w:type="dxa"/>
                          <w:bottom w:w="80" w:type="dxa"/>
                        </w:tcMar>
                      </w:tcPr>
                      <w:p w14:paraId="1ECEE216" w14:textId="5425F6C6" w:rsidR="00F96CF5" w:rsidRDefault="00773C45">
                        <w:pPr>
                          <w:rPr>
                            <w:rFonts w:ascii="Arial" w:eastAsia="Arial" w:hAnsi="Arial" w:cs="Arial"/>
                            <w:sz w:val="22"/>
                          </w:rPr>
                        </w:pPr>
                        <w:r>
                          <w:rPr>
                            <w:noProof/>
                          </w:rPr>
                          <mc:AlternateContent>
                            <mc:Choice Requires="wps">
                              <w:drawing>
                                <wp:anchor distT="0" distB="0" distL="114300" distR="114300" simplePos="0" relativeHeight="251658472" behindDoc="0" locked="1" layoutInCell="1" allowOverlap="1" wp14:anchorId="09E53430" wp14:editId="7BA06A96">
                                  <wp:simplePos x="0" y="0"/>
                                  <wp:positionH relativeFrom="column">
                                    <wp:align>center</wp:align>
                                  </wp:positionH>
                                  <wp:positionV relativeFrom="paragraph">
                                    <wp:posOffset>25400</wp:posOffset>
                                  </wp:positionV>
                                  <wp:extent cx="88900" cy="88900"/>
                                  <wp:effectExtent l="12065" t="10160" r="13335" b="5715"/>
                                  <wp:wrapNone/>
                                  <wp:docPr id="1818378532" name="Oval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B5B0805" id="Oval 235" o:spid="_x0000_s1026" style="position:absolute;margin-left:0;margin-top:2pt;width:7pt;height:7pt;z-index:2515435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1C4307A"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5E845A9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669A2A3" w14:textId="77777777">
                    <w:tc>
                      <w:tcPr>
                        <w:tcW w:w="0" w:type="auto"/>
                        <w:tcMar>
                          <w:top w:w="80" w:type="dxa"/>
                          <w:bottom w:w="80" w:type="dxa"/>
                        </w:tcMar>
                      </w:tcPr>
                      <w:p w14:paraId="2553C033" w14:textId="33462A73" w:rsidR="00F96CF5" w:rsidRDefault="00773C45">
                        <w:pPr>
                          <w:rPr>
                            <w:rFonts w:ascii="Arial" w:eastAsia="Arial" w:hAnsi="Arial" w:cs="Arial"/>
                            <w:sz w:val="22"/>
                          </w:rPr>
                        </w:pPr>
                        <w:r>
                          <w:rPr>
                            <w:noProof/>
                          </w:rPr>
                          <mc:AlternateContent>
                            <mc:Choice Requires="wps">
                              <w:drawing>
                                <wp:anchor distT="0" distB="0" distL="114300" distR="114300" simplePos="0" relativeHeight="251658473" behindDoc="0" locked="1" layoutInCell="1" allowOverlap="1" wp14:anchorId="390FD0A2" wp14:editId="40AC7660">
                                  <wp:simplePos x="0" y="0"/>
                                  <wp:positionH relativeFrom="column">
                                    <wp:align>center</wp:align>
                                  </wp:positionH>
                                  <wp:positionV relativeFrom="paragraph">
                                    <wp:posOffset>25400</wp:posOffset>
                                  </wp:positionV>
                                  <wp:extent cx="88900" cy="88900"/>
                                  <wp:effectExtent l="12065" t="12065" r="13335" b="13335"/>
                                  <wp:wrapNone/>
                                  <wp:docPr id="1140571179" name="Oval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C51BF5B" id="Oval 236" o:spid="_x0000_s1026" style="position:absolute;margin-left:0;margin-top:2pt;width:7pt;height:7pt;z-index:2515445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901203F"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5B3EE1CF"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7E1A148" w14:textId="77777777">
                    <w:tc>
                      <w:tcPr>
                        <w:tcW w:w="0" w:type="auto"/>
                        <w:tcMar>
                          <w:top w:w="80" w:type="dxa"/>
                          <w:bottom w:w="80" w:type="dxa"/>
                        </w:tcMar>
                      </w:tcPr>
                      <w:p w14:paraId="6D90F1EC" w14:textId="23BC6441" w:rsidR="00F96CF5" w:rsidRDefault="00773C45">
                        <w:pPr>
                          <w:rPr>
                            <w:rFonts w:ascii="Arial" w:eastAsia="Arial" w:hAnsi="Arial" w:cs="Arial"/>
                            <w:sz w:val="22"/>
                          </w:rPr>
                        </w:pPr>
                        <w:r>
                          <w:rPr>
                            <w:noProof/>
                          </w:rPr>
                          <mc:AlternateContent>
                            <mc:Choice Requires="wps">
                              <w:drawing>
                                <wp:anchor distT="0" distB="0" distL="114300" distR="114300" simplePos="0" relativeHeight="251658474" behindDoc="0" locked="1" layoutInCell="1" allowOverlap="1" wp14:anchorId="2EC39D5C" wp14:editId="5629FC2E">
                                  <wp:simplePos x="0" y="0"/>
                                  <wp:positionH relativeFrom="column">
                                    <wp:align>center</wp:align>
                                  </wp:positionH>
                                  <wp:positionV relativeFrom="paragraph">
                                    <wp:posOffset>25400</wp:posOffset>
                                  </wp:positionV>
                                  <wp:extent cx="88900" cy="88900"/>
                                  <wp:effectExtent l="12065" t="13970" r="13335" b="11430"/>
                                  <wp:wrapNone/>
                                  <wp:docPr id="1805451425" name="Oval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75F2912" id="Oval 237" o:spid="_x0000_s1026" style="position:absolute;margin-left:0;margin-top:2pt;width:7pt;height:7pt;z-index:2515456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9DD91A"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7E9EA9B6"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9DABF7A" w14:textId="77777777">
                    <w:tc>
                      <w:tcPr>
                        <w:tcW w:w="0" w:type="auto"/>
                        <w:tcMar>
                          <w:top w:w="80" w:type="dxa"/>
                          <w:bottom w:w="80" w:type="dxa"/>
                        </w:tcMar>
                      </w:tcPr>
                      <w:p w14:paraId="15F50BDE" w14:textId="36468B46" w:rsidR="00F96CF5" w:rsidRDefault="00773C45">
                        <w:pPr>
                          <w:rPr>
                            <w:rFonts w:ascii="Arial" w:eastAsia="Arial" w:hAnsi="Arial" w:cs="Arial"/>
                            <w:sz w:val="22"/>
                          </w:rPr>
                        </w:pPr>
                        <w:r>
                          <w:rPr>
                            <w:noProof/>
                          </w:rPr>
                          <mc:AlternateContent>
                            <mc:Choice Requires="wps">
                              <w:drawing>
                                <wp:anchor distT="0" distB="0" distL="114300" distR="114300" simplePos="0" relativeHeight="251658475" behindDoc="0" locked="1" layoutInCell="1" allowOverlap="1" wp14:anchorId="2178A957" wp14:editId="54A0C230">
                                  <wp:simplePos x="0" y="0"/>
                                  <wp:positionH relativeFrom="column">
                                    <wp:align>center</wp:align>
                                  </wp:positionH>
                                  <wp:positionV relativeFrom="paragraph">
                                    <wp:posOffset>25400</wp:posOffset>
                                  </wp:positionV>
                                  <wp:extent cx="88900" cy="88900"/>
                                  <wp:effectExtent l="12065" t="10160" r="13335" b="5715"/>
                                  <wp:wrapNone/>
                                  <wp:docPr id="465582001" name="Oval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9BFA670" id="Oval 238" o:spid="_x0000_s1026" style="position:absolute;margin-left:0;margin-top:2pt;width:7pt;height:7pt;z-index:2515466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4D50CC7"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2C5812EC"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A16EE60" w14:textId="77777777">
                    <w:tc>
                      <w:tcPr>
                        <w:tcW w:w="0" w:type="auto"/>
                        <w:tcMar>
                          <w:top w:w="80" w:type="dxa"/>
                          <w:bottom w:w="80" w:type="dxa"/>
                        </w:tcMar>
                      </w:tcPr>
                      <w:p w14:paraId="67F079B1" w14:textId="434651FC" w:rsidR="00F96CF5" w:rsidRDefault="00773C45">
                        <w:pPr>
                          <w:rPr>
                            <w:rFonts w:ascii="Arial" w:eastAsia="Arial" w:hAnsi="Arial" w:cs="Arial"/>
                            <w:sz w:val="22"/>
                          </w:rPr>
                        </w:pPr>
                        <w:r>
                          <w:rPr>
                            <w:noProof/>
                          </w:rPr>
                          <mc:AlternateContent>
                            <mc:Choice Requires="wps">
                              <w:drawing>
                                <wp:anchor distT="0" distB="0" distL="114300" distR="114300" simplePos="0" relativeHeight="251658476" behindDoc="0" locked="1" layoutInCell="1" allowOverlap="1" wp14:anchorId="2D053D0F" wp14:editId="27AA1723">
                                  <wp:simplePos x="0" y="0"/>
                                  <wp:positionH relativeFrom="column">
                                    <wp:align>center</wp:align>
                                  </wp:positionH>
                                  <wp:positionV relativeFrom="paragraph">
                                    <wp:posOffset>25400</wp:posOffset>
                                  </wp:positionV>
                                  <wp:extent cx="88900" cy="88900"/>
                                  <wp:effectExtent l="12065" t="12065" r="13335" b="13335"/>
                                  <wp:wrapNone/>
                                  <wp:docPr id="425238615" name="Oval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ADC8AE6" id="Oval 239" o:spid="_x0000_s1026" style="position:absolute;margin-left:0;margin-top:2pt;width:7pt;height:7pt;z-index:2515476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797B5B"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427E15CB"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F713B51" w14:textId="77777777">
                    <w:tc>
                      <w:tcPr>
                        <w:tcW w:w="0" w:type="auto"/>
                        <w:tcMar>
                          <w:top w:w="80" w:type="dxa"/>
                          <w:bottom w:w="80" w:type="dxa"/>
                        </w:tcMar>
                      </w:tcPr>
                      <w:p w14:paraId="5CC3CCB6" w14:textId="042095EB" w:rsidR="00F96CF5" w:rsidRDefault="00773C45">
                        <w:pPr>
                          <w:rPr>
                            <w:rFonts w:ascii="Arial" w:eastAsia="Arial" w:hAnsi="Arial" w:cs="Arial"/>
                            <w:sz w:val="22"/>
                          </w:rPr>
                        </w:pPr>
                        <w:r>
                          <w:rPr>
                            <w:noProof/>
                          </w:rPr>
                          <mc:AlternateContent>
                            <mc:Choice Requires="wps">
                              <w:drawing>
                                <wp:anchor distT="0" distB="0" distL="114300" distR="114300" simplePos="0" relativeHeight="251658477" behindDoc="0" locked="1" layoutInCell="1" allowOverlap="1" wp14:anchorId="3D0422BE" wp14:editId="4F943776">
                                  <wp:simplePos x="0" y="0"/>
                                  <wp:positionH relativeFrom="column">
                                    <wp:align>center</wp:align>
                                  </wp:positionH>
                                  <wp:positionV relativeFrom="paragraph">
                                    <wp:posOffset>25400</wp:posOffset>
                                  </wp:positionV>
                                  <wp:extent cx="88900" cy="88900"/>
                                  <wp:effectExtent l="12065" t="13970" r="13335" b="11430"/>
                                  <wp:wrapNone/>
                                  <wp:docPr id="1826717752" name="Oval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F908CE3" id="Oval 240" o:spid="_x0000_s1026" style="position:absolute;margin-left:0;margin-top:2pt;width:7pt;height:7pt;z-index:2515486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E915B6D" w14:textId="77777777" w:rsidR="00F96CF5" w:rsidRDefault="00F96CF5">
                        <w:pPr>
                          <w:rPr>
                            <w:rFonts w:ascii="Arial" w:eastAsia="Arial" w:hAnsi="Arial" w:cs="Arial"/>
                            <w:sz w:val="22"/>
                          </w:rPr>
                        </w:pPr>
                        <w:r>
                          <w:rPr>
                            <w:rFonts w:ascii="Arial" w:eastAsia="Arial" w:hAnsi="Arial" w:cs="Arial"/>
                            <w:sz w:val="22"/>
                          </w:rPr>
                          <w:t>Crowded out other areas of work</w:t>
                        </w:r>
                      </w:p>
                    </w:tc>
                    <w:tc>
                      <w:tcPr>
                        <w:tcW w:w="0" w:type="auto"/>
                        <w:tcMar>
                          <w:top w:w="80" w:type="dxa"/>
                          <w:bottom w:w="80" w:type="dxa"/>
                        </w:tcMar>
                        <w:vAlign w:val="center"/>
                      </w:tcPr>
                      <w:p w14:paraId="096D415D"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91013EA" w14:textId="77777777">
                    <w:tc>
                      <w:tcPr>
                        <w:tcW w:w="0" w:type="auto"/>
                        <w:tcMar>
                          <w:top w:w="80" w:type="dxa"/>
                          <w:bottom w:w="80" w:type="dxa"/>
                        </w:tcMar>
                      </w:tcPr>
                      <w:p w14:paraId="75FD648B" w14:textId="2A14E550" w:rsidR="00F96CF5" w:rsidRDefault="00773C45">
                        <w:pPr>
                          <w:rPr>
                            <w:rFonts w:ascii="Arial" w:eastAsia="Arial" w:hAnsi="Arial" w:cs="Arial"/>
                            <w:sz w:val="22"/>
                          </w:rPr>
                        </w:pPr>
                        <w:r>
                          <w:rPr>
                            <w:noProof/>
                          </w:rPr>
                          <mc:AlternateContent>
                            <mc:Choice Requires="wps">
                              <w:drawing>
                                <wp:anchor distT="0" distB="0" distL="114300" distR="114300" simplePos="0" relativeHeight="251658478" behindDoc="0" locked="1" layoutInCell="1" allowOverlap="1" wp14:anchorId="62B5B900" wp14:editId="3D16ADC3">
                                  <wp:simplePos x="0" y="0"/>
                                  <wp:positionH relativeFrom="column">
                                    <wp:align>center</wp:align>
                                  </wp:positionH>
                                  <wp:positionV relativeFrom="paragraph">
                                    <wp:posOffset>25400</wp:posOffset>
                                  </wp:positionV>
                                  <wp:extent cx="88900" cy="88900"/>
                                  <wp:effectExtent l="12065" t="6350" r="13335" b="9525"/>
                                  <wp:wrapNone/>
                                  <wp:docPr id="1284260600"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B1E46A8" id="Oval 241" o:spid="_x0000_s1026" style="position:absolute;margin-left:0;margin-top:2pt;width:7pt;height:7pt;z-index:2515496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5072BB3" w14:textId="52A5B070" w:rsidR="00F96CF5" w:rsidRDefault="00773C4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4F24279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73ABAE2" w14:textId="77777777">
                    <w:tc>
                      <w:tcPr>
                        <w:tcW w:w="0" w:type="auto"/>
                        <w:tcMar>
                          <w:top w:w="80" w:type="dxa"/>
                          <w:bottom w:w="80" w:type="dxa"/>
                        </w:tcMar>
                      </w:tcPr>
                      <w:p w14:paraId="38D8D119" w14:textId="014F1A7D" w:rsidR="00F96CF5" w:rsidRDefault="00773C45">
                        <w:pPr>
                          <w:rPr>
                            <w:rFonts w:ascii="Arial" w:eastAsia="Arial" w:hAnsi="Arial" w:cs="Arial"/>
                            <w:sz w:val="22"/>
                          </w:rPr>
                        </w:pPr>
                        <w:r>
                          <w:rPr>
                            <w:noProof/>
                          </w:rPr>
                          <mc:AlternateContent>
                            <mc:Choice Requires="wps">
                              <w:drawing>
                                <wp:anchor distT="0" distB="0" distL="114300" distR="114300" simplePos="0" relativeHeight="251658479" behindDoc="0" locked="1" layoutInCell="1" allowOverlap="1" wp14:anchorId="70871701" wp14:editId="5D82E319">
                                  <wp:simplePos x="0" y="0"/>
                                  <wp:positionH relativeFrom="column">
                                    <wp:align>center</wp:align>
                                  </wp:positionH>
                                  <wp:positionV relativeFrom="paragraph">
                                    <wp:posOffset>25400</wp:posOffset>
                                  </wp:positionV>
                                  <wp:extent cx="88900" cy="88900"/>
                                  <wp:effectExtent l="12065" t="12065" r="13335" b="13335"/>
                                  <wp:wrapNone/>
                                  <wp:docPr id="1263768653" name="Oval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C84CCD8" id="Oval 242" o:spid="_x0000_s1026" style="position:absolute;margin-left:0;margin-top:2pt;width:7pt;height:7pt;z-index:2515507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0DA84CB" w14:textId="108136DB" w:rsidR="00F96CF5" w:rsidRDefault="00773C4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0A25625A"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1FF8857" w14:textId="77777777">
                    <w:tc>
                      <w:tcPr>
                        <w:tcW w:w="0" w:type="auto"/>
                        <w:tcMar>
                          <w:top w:w="80" w:type="dxa"/>
                          <w:bottom w:w="80" w:type="dxa"/>
                        </w:tcMar>
                      </w:tcPr>
                      <w:p w14:paraId="0320660B" w14:textId="0253256E" w:rsidR="00F96CF5" w:rsidRDefault="00773C45">
                        <w:pPr>
                          <w:rPr>
                            <w:rFonts w:ascii="Arial" w:eastAsia="Arial" w:hAnsi="Arial" w:cs="Arial"/>
                            <w:sz w:val="22"/>
                          </w:rPr>
                        </w:pPr>
                        <w:r>
                          <w:rPr>
                            <w:noProof/>
                          </w:rPr>
                          <mc:AlternateContent>
                            <mc:Choice Requires="wps">
                              <w:drawing>
                                <wp:anchor distT="0" distB="0" distL="114300" distR="114300" simplePos="0" relativeHeight="251658480" behindDoc="0" locked="1" layoutInCell="1" allowOverlap="1" wp14:anchorId="098A71AF" wp14:editId="0D97598D">
                                  <wp:simplePos x="0" y="0"/>
                                  <wp:positionH relativeFrom="column">
                                    <wp:align>center</wp:align>
                                  </wp:positionH>
                                  <wp:positionV relativeFrom="paragraph">
                                    <wp:posOffset>25400</wp:posOffset>
                                  </wp:positionV>
                                  <wp:extent cx="88900" cy="88900"/>
                                  <wp:effectExtent l="12065" t="13970" r="13335" b="11430"/>
                                  <wp:wrapNone/>
                                  <wp:docPr id="1924397430" name="Oval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806DFE0" id="Oval 243" o:spid="_x0000_s1026" style="position:absolute;margin-left:0;margin-top:2pt;width:7pt;height:7pt;z-index:2515517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CF763BB" w14:textId="50FE13D5" w:rsidR="00F96CF5" w:rsidRDefault="00773C4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09B9A51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7B4E3F0" w14:textId="77777777">
                    <w:tc>
                      <w:tcPr>
                        <w:tcW w:w="0" w:type="auto"/>
                        <w:tcMar>
                          <w:top w:w="80" w:type="dxa"/>
                          <w:bottom w:w="80" w:type="dxa"/>
                        </w:tcMar>
                      </w:tcPr>
                      <w:p w14:paraId="331E3B24" w14:textId="5A0F90D5" w:rsidR="00F96CF5" w:rsidRDefault="00773C45">
                        <w:pPr>
                          <w:rPr>
                            <w:rFonts w:ascii="Arial" w:eastAsia="Arial" w:hAnsi="Arial" w:cs="Arial"/>
                            <w:sz w:val="22"/>
                          </w:rPr>
                        </w:pPr>
                        <w:r>
                          <w:rPr>
                            <w:noProof/>
                          </w:rPr>
                          <mc:AlternateContent>
                            <mc:Choice Requires="wps">
                              <w:drawing>
                                <wp:anchor distT="0" distB="0" distL="114300" distR="114300" simplePos="0" relativeHeight="251658481" behindDoc="0" locked="1" layoutInCell="1" allowOverlap="1" wp14:anchorId="1F3804D8" wp14:editId="69C8DE93">
                                  <wp:simplePos x="0" y="0"/>
                                  <wp:positionH relativeFrom="column">
                                    <wp:align>center</wp:align>
                                  </wp:positionH>
                                  <wp:positionV relativeFrom="paragraph">
                                    <wp:posOffset>25400</wp:posOffset>
                                  </wp:positionV>
                                  <wp:extent cx="88900" cy="88900"/>
                                  <wp:effectExtent l="12065" t="6350" r="13335" b="9525"/>
                                  <wp:wrapNone/>
                                  <wp:docPr id="837036614" name="Oval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B19A877" id="Oval 244" o:spid="_x0000_s1026" style="position:absolute;margin-left:0;margin-top:2pt;width:7pt;height:7pt;z-index:2515527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9CF963E" w14:textId="71442653" w:rsidR="00F96CF5" w:rsidRDefault="00773C45">
                        <w:pPr>
                          <w:rPr>
                            <w:rFonts w:ascii="Arial" w:eastAsia="Arial" w:hAnsi="Arial" w:cs="Arial"/>
                            <w:sz w:val="22"/>
                          </w:rPr>
                        </w:pPr>
                        <w:r>
                          <w:rPr>
                            <w:rFonts w:ascii="Arial" w:eastAsia="Arial" w:hAnsi="Arial" w:cs="Arial"/>
                            <w:sz w:val="22"/>
                          </w:rPr>
                          <w:t>Received support from climate experts in Area Departments</w:t>
                        </w:r>
                      </w:p>
                    </w:tc>
                    <w:tc>
                      <w:tcPr>
                        <w:tcW w:w="0" w:type="auto"/>
                        <w:tcMar>
                          <w:top w:w="80" w:type="dxa"/>
                          <w:bottom w:w="80" w:type="dxa"/>
                        </w:tcMar>
                        <w:vAlign w:val="center"/>
                      </w:tcPr>
                      <w:p w14:paraId="1BC38AEA" w14:textId="77777777" w:rsidR="00F96CF5" w:rsidRDefault="00F96CF5">
                        <w:pPr>
                          <w:rPr>
                            <w:rFonts w:ascii="Arial" w:eastAsia="Arial" w:hAnsi="Arial" w:cs="Arial"/>
                            <w:sz w:val="22"/>
                          </w:rPr>
                        </w:pPr>
                        <w:r>
                          <w:rPr>
                            <w:rFonts w:ascii="Arial" w:eastAsia="Arial" w:hAnsi="Arial" w:cs="Arial"/>
                            <w:sz w:val="22"/>
                          </w:rPr>
                          <w:t>To a great extent</w:t>
                        </w:r>
                      </w:p>
                    </w:tc>
                  </w:tr>
                  <w:tr w:rsidR="00773C45" w14:paraId="4B5BB14F" w14:textId="77777777">
                    <w:trPr>
                      <w:ins w:id="30" w:author="Gentle, Kelsie J" w:date="2025-05-06T15:40:00Z"/>
                    </w:trPr>
                    <w:tc>
                      <w:tcPr>
                        <w:tcW w:w="0" w:type="auto"/>
                        <w:tcMar>
                          <w:top w:w="80" w:type="dxa"/>
                          <w:bottom w:w="80" w:type="dxa"/>
                        </w:tcMar>
                      </w:tcPr>
                      <w:p w14:paraId="53E5D226" w14:textId="77777777" w:rsidR="00773C45" w:rsidRDefault="00773C45" w:rsidP="00773C45">
                        <w:pPr>
                          <w:rPr>
                            <w:noProof/>
                          </w:rPr>
                        </w:pPr>
                      </w:p>
                    </w:tc>
                    <w:tc>
                      <w:tcPr>
                        <w:tcW w:w="0" w:type="auto"/>
                        <w:tcMar>
                          <w:top w:w="80" w:type="dxa"/>
                          <w:bottom w:w="80" w:type="dxa"/>
                        </w:tcMar>
                        <w:vAlign w:val="center"/>
                      </w:tcPr>
                      <w:p w14:paraId="32BBE83A" w14:textId="495035CB" w:rsidR="00773C45" w:rsidRDefault="00773C45" w:rsidP="00773C4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6DC8CC8A" w14:textId="6C6836AA" w:rsidR="00773C45" w:rsidRDefault="00773C45" w:rsidP="00773C45">
                        <w:pPr>
                          <w:rPr>
                            <w:rFonts w:ascii="Arial" w:eastAsia="Arial" w:hAnsi="Arial" w:cs="Arial"/>
                            <w:sz w:val="22"/>
                          </w:rPr>
                        </w:pPr>
                        <w:r>
                          <w:rPr>
                            <w:rFonts w:ascii="Arial" w:eastAsia="Arial" w:hAnsi="Arial" w:cs="Arial"/>
                            <w:sz w:val="22"/>
                          </w:rPr>
                          <w:t>Not at all</w:t>
                        </w:r>
                      </w:p>
                    </w:tc>
                  </w:tr>
                  <w:tr w:rsidR="00773C45" w14:paraId="3F50AB61" w14:textId="77777777">
                    <w:trPr>
                      <w:ins w:id="31" w:author="Gentle, Kelsie J" w:date="2025-05-06T15:40:00Z"/>
                    </w:trPr>
                    <w:tc>
                      <w:tcPr>
                        <w:tcW w:w="0" w:type="auto"/>
                        <w:tcMar>
                          <w:top w:w="80" w:type="dxa"/>
                          <w:bottom w:w="80" w:type="dxa"/>
                        </w:tcMar>
                      </w:tcPr>
                      <w:p w14:paraId="70DD0E77" w14:textId="77777777" w:rsidR="00773C45" w:rsidRDefault="00773C45" w:rsidP="00773C45">
                        <w:pPr>
                          <w:rPr>
                            <w:noProof/>
                          </w:rPr>
                        </w:pPr>
                      </w:p>
                    </w:tc>
                    <w:tc>
                      <w:tcPr>
                        <w:tcW w:w="0" w:type="auto"/>
                        <w:tcMar>
                          <w:top w:w="80" w:type="dxa"/>
                          <w:bottom w:w="80" w:type="dxa"/>
                        </w:tcMar>
                        <w:vAlign w:val="center"/>
                      </w:tcPr>
                      <w:p w14:paraId="6B80D314" w14:textId="70377EBE" w:rsidR="00773C45" w:rsidRDefault="00773C45" w:rsidP="00773C4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482E9D2D" w14:textId="7506072C" w:rsidR="00773C45" w:rsidRDefault="00773C45" w:rsidP="00773C45">
                        <w:pPr>
                          <w:rPr>
                            <w:rFonts w:ascii="Arial" w:eastAsia="Arial" w:hAnsi="Arial" w:cs="Arial"/>
                            <w:sz w:val="22"/>
                          </w:rPr>
                        </w:pPr>
                        <w:r>
                          <w:rPr>
                            <w:rFonts w:ascii="Arial" w:eastAsia="Arial" w:hAnsi="Arial" w:cs="Arial"/>
                            <w:sz w:val="22"/>
                          </w:rPr>
                          <w:t>To a slight extent</w:t>
                        </w:r>
                      </w:p>
                    </w:tc>
                  </w:tr>
                  <w:tr w:rsidR="00773C45" w14:paraId="6132FE0B" w14:textId="77777777">
                    <w:trPr>
                      <w:ins w:id="32" w:author="Gentle, Kelsie J" w:date="2025-05-06T15:40:00Z"/>
                    </w:trPr>
                    <w:tc>
                      <w:tcPr>
                        <w:tcW w:w="0" w:type="auto"/>
                        <w:tcMar>
                          <w:top w:w="80" w:type="dxa"/>
                          <w:bottom w:w="80" w:type="dxa"/>
                        </w:tcMar>
                      </w:tcPr>
                      <w:p w14:paraId="00991F4B" w14:textId="77777777" w:rsidR="00773C45" w:rsidRDefault="00773C45" w:rsidP="00773C45">
                        <w:pPr>
                          <w:rPr>
                            <w:noProof/>
                          </w:rPr>
                        </w:pPr>
                      </w:p>
                    </w:tc>
                    <w:tc>
                      <w:tcPr>
                        <w:tcW w:w="0" w:type="auto"/>
                        <w:tcMar>
                          <w:top w:w="80" w:type="dxa"/>
                          <w:bottom w:w="80" w:type="dxa"/>
                        </w:tcMar>
                        <w:vAlign w:val="center"/>
                      </w:tcPr>
                      <w:p w14:paraId="0D52245D" w14:textId="4D2A6616" w:rsidR="00773C45" w:rsidRDefault="00773C45" w:rsidP="00773C4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2349CC65" w14:textId="2965321D" w:rsidR="00773C45" w:rsidRDefault="00773C45" w:rsidP="00773C45">
                        <w:pPr>
                          <w:rPr>
                            <w:rFonts w:ascii="Arial" w:eastAsia="Arial" w:hAnsi="Arial" w:cs="Arial"/>
                            <w:sz w:val="22"/>
                          </w:rPr>
                        </w:pPr>
                        <w:r>
                          <w:rPr>
                            <w:rFonts w:ascii="Arial" w:eastAsia="Arial" w:hAnsi="Arial" w:cs="Arial"/>
                            <w:sz w:val="22"/>
                          </w:rPr>
                          <w:t>To a moderate extent</w:t>
                        </w:r>
                      </w:p>
                    </w:tc>
                  </w:tr>
                  <w:tr w:rsidR="00773C45" w14:paraId="45B9D47D" w14:textId="77777777">
                    <w:trPr>
                      <w:ins w:id="33" w:author="Gentle, Kelsie J" w:date="2025-05-06T15:40:00Z"/>
                    </w:trPr>
                    <w:tc>
                      <w:tcPr>
                        <w:tcW w:w="0" w:type="auto"/>
                        <w:tcMar>
                          <w:top w:w="80" w:type="dxa"/>
                          <w:bottom w:w="80" w:type="dxa"/>
                        </w:tcMar>
                      </w:tcPr>
                      <w:p w14:paraId="327BE32E" w14:textId="77777777" w:rsidR="00773C45" w:rsidRDefault="00773C45" w:rsidP="00773C45">
                        <w:pPr>
                          <w:rPr>
                            <w:noProof/>
                          </w:rPr>
                        </w:pPr>
                      </w:p>
                    </w:tc>
                    <w:tc>
                      <w:tcPr>
                        <w:tcW w:w="0" w:type="auto"/>
                        <w:tcMar>
                          <w:top w:w="80" w:type="dxa"/>
                          <w:bottom w:w="80" w:type="dxa"/>
                        </w:tcMar>
                        <w:vAlign w:val="center"/>
                      </w:tcPr>
                      <w:p w14:paraId="55C7364C" w14:textId="774E4495" w:rsidR="00773C45" w:rsidRDefault="00773C45" w:rsidP="00773C45">
                        <w:pPr>
                          <w:rPr>
                            <w:rFonts w:ascii="Arial" w:eastAsia="Arial" w:hAnsi="Arial" w:cs="Arial"/>
                            <w:sz w:val="22"/>
                          </w:rPr>
                        </w:pPr>
                        <w:r>
                          <w:rPr>
                            <w:rFonts w:ascii="Arial" w:eastAsia="Arial" w:hAnsi="Arial" w:cs="Arial"/>
                            <w:sz w:val="22"/>
                          </w:rPr>
                          <w:t>Received support from (other) Functional Departments</w:t>
                        </w:r>
                      </w:p>
                    </w:tc>
                    <w:tc>
                      <w:tcPr>
                        <w:tcW w:w="0" w:type="auto"/>
                        <w:tcMar>
                          <w:top w:w="80" w:type="dxa"/>
                          <w:bottom w:w="80" w:type="dxa"/>
                        </w:tcMar>
                        <w:vAlign w:val="center"/>
                      </w:tcPr>
                      <w:p w14:paraId="567AF29A" w14:textId="2A404C31" w:rsidR="00773C45" w:rsidRDefault="00773C45" w:rsidP="00773C45">
                        <w:pPr>
                          <w:rPr>
                            <w:rFonts w:ascii="Arial" w:eastAsia="Arial" w:hAnsi="Arial" w:cs="Arial"/>
                            <w:sz w:val="22"/>
                          </w:rPr>
                        </w:pPr>
                        <w:r>
                          <w:rPr>
                            <w:rFonts w:ascii="Arial" w:eastAsia="Arial" w:hAnsi="Arial" w:cs="Arial"/>
                            <w:sz w:val="22"/>
                          </w:rPr>
                          <w:t>To a great extent</w:t>
                        </w:r>
                      </w:p>
                    </w:tc>
                  </w:tr>
                  <w:tr w:rsidR="00773C45" w14:paraId="2FE3C363" w14:textId="77777777">
                    <w:tc>
                      <w:tcPr>
                        <w:tcW w:w="0" w:type="auto"/>
                        <w:tcMar>
                          <w:top w:w="80" w:type="dxa"/>
                          <w:bottom w:w="80" w:type="dxa"/>
                        </w:tcMar>
                      </w:tcPr>
                      <w:p w14:paraId="3199391E" w14:textId="2993F103" w:rsidR="00773C45" w:rsidRDefault="00773C45" w:rsidP="00773C45">
                        <w:pPr>
                          <w:rPr>
                            <w:rFonts w:ascii="Arial" w:eastAsia="Arial" w:hAnsi="Arial" w:cs="Arial"/>
                            <w:sz w:val="22"/>
                          </w:rPr>
                        </w:pPr>
                        <w:r>
                          <w:rPr>
                            <w:noProof/>
                          </w:rPr>
                          <mc:AlternateContent>
                            <mc:Choice Requires="wps">
                              <w:drawing>
                                <wp:anchor distT="0" distB="0" distL="114300" distR="114300" simplePos="0" relativeHeight="251658854" behindDoc="0" locked="1" layoutInCell="1" allowOverlap="1" wp14:anchorId="431E83C6" wp14:editId="554094A9">
                                  <wp:simplePos x="0" y="0"/>
                                  <wp:positionH relativeFrom="column">
                                    <wp:align>center</wp:align>
                                  </wp:positionH>
                                  <wp:positionV relativeFrom="paragraph">
                                    <wp:posOffset>25400</wp:posOffset>
                                  </wp:positionV>
                                  <wp:extent cx="88900" cy="88900"/>
                                  <wp:effectExtent l="12065" t="8255" r="13335" b="7620"/>
                                  <wp:wrapNone/>
                                  <wp:docPr id="2119101421" name="Oval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D221FBC" id="Oval 245" o:spid="_x0000_s1026" style="position:absolute;margin-left:0;margin-top:2pt;width:7pt;height:7pt;z-index:2520135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E30FFF3" w14:textId="77777777" w:rsidR="00773C45" w:rsidRDefault="00773C45" w:rsidP="00773C4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18D7F521" w14:textId="77777777" w:rsidR="00773C45" w:rsidRDefault="00773C45" w:rsidP="00773C45">
                        <w:pPr>
                          <w:rPr>
                            <w:rFonts w:ascii="Arial" w:eastAsia="Arial" w:hAnsi="Arial" w:cs="Arial"/>
                            <w:sz w:val="22"/>
                          </w:rPr>
                        </w:pPr>
                        <w:r>
                          <w:rPr>
                            <w:rFonts w:ascii="Arial" w:eastAsia="Arial" w:hAnsi="Arial" w:cs="Arial"/>
                            <w:sz w:val="22"/>
                          </w:rPr>
                          <w:t>Not at all</w:t>
                        </w:r>
                      </w:p>
                    </w:tc>
                  </w:tr>
                  <w:tr w:rsidR="00773C45" w14:paraId="020DD349" w14:textId="77777777">
                    <w:tc>
                      <w:tcPr>
                        <w:tcW w:w="0" w:type="auto"/>
                        <w:tcMar>
                          <w:top w:w="80" w:type="dxa"/>
                          <w:bottom w:w="80" w:type="dxa"/>
                        </w:tcMar>
                      </w:tcPr>
                      <w:p w14:paraId="4FCB82FB" w14:textId="0B48C0A4" w:rsidR="00773C45" w:rsidRDefault="00773C45" w:rsidP="00773C45">
                        <w:pPr>
                          <w:rPr>
                            <w:rFonts w:ascii="Arial" w:eastAsia="Arial" w:hAnsi="Arial" w:cs="Arial"/>
                            <w:sz w:val="22"/>
                          </w:rPr>
                        </w:pPr>
                        <w:r>
                          <w:rPr>
                            <w:noProof/>
                          </w:rPr>
                          <mc:AlternateContent>
                            <mc:Choice Requires="wps">
                              <w:drawing>
                                <wp:anchor distT="0" distB="0" distL="114300" distR="114300" simplePos="0" relativeHeight="251658855" behindDoc="0" locked="1" layoutInCell="1" allowOverlap="1" wp14:anchorId="04B20A57" wp14:editId="3D2338D9">
                                  <wp:simplePos x="0" y="0"/>
                                  <wp:positionH relativeFrom="column">
                                    <wp:align>center</wp:align>
                                  </wp:positionH>
                                  <wp:positionV relativeFrom="paragraph">
                                    <wp:posOffset>25400</wp:posOffset>
                                  </wp:positionV>
                                  <wp:extent cx="88900" cy="88900"/>
                                  <wp:effectExtent l="12065" t="13970" r="13335" b="11430"/>
                                  <wp:wrapNone/>
                                  <wp:docPr id="741903399" name="Oval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A544761" id="Oval 246" o:spid="_x0000_s1026" style="position:absolute;margin-left:0;margin-top:2pt;width:7pt;height:7pt;z-index:2520145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D6CC51A" w14:textId="77777777" w:rsidR="00773C45" w:rsidRDefault="00773C45" w:rsidP="00773C4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60D26231" w14:textId="77777777" w:rsidR="00773C45" w:rsidRDefault="00773C45" w:rsidP="00773C45">
                        <w:pPr>
                          <w:rPr>
                            <w:rFonts w:ascii="Arial" w:eastAsia="Arial" w:hAnsi="Arial" w:cs="Arial"/>
                            <w:sz w:val="22"/>
                          </w:rPr>
                        </w:pPr>
                        <w:r>
                          <w:rPr>
                            <w:rFonts w:ascii="Arial" w:eastAsia="Arial" w:hAnsi="Arial" w:cs="Arial"/>
                            <w:sz w:val="22"/>
                          </w:rPr>
                          <w:t>To a slight extent</w:t>
                        </w:r>
                      </w:p>
                    </w:tc>
                  </w:tr>
                  <w:tr w:rsidR="00773C45" w14:paraId="288ED386" w14:textId="77777777">
                    <w:tc>
                      <w:tcPr>
                        <w:tcW w:w="0" w:type="auto"/>
                        <w:tcMar>
                          <w:top w:w="80" w:type="dxa"/>
                          <w:bottom w:w="80" w:type="dxa"/>
                        </w:tcMar>
                      </w:tcPr>
                      <w:p w14:paraId="676F570F" w14:textId="27C3E6B4" w:rsidR="00773C45" w:rsidRDefault="00773C45" w:rsidP="00773C45">
                        <w:pPr>
                          <w:rPr>
                            <w:rFonts w:ascii="Arial" w:eastAsia="Arial" w:hAnsi="Arial" w:cs="Arial"/>
                            <w:sz w:val="22"/>
                          </w:rPr>
                        </w:pPr>
                        <w:r>
                          <w:rPr>
                            <w:noProof/>
                          </w:rPr>
                          <mc:AlternateContent>
                            <mc:Choice Requires="wps">
                              <w:drawing>
                                <wp:anchor distT="0" distB="0" distL="114300" distR="114300" simplePos="0" relativeHeight="251658856" behindDoc="0" locked="1" layoutInCell="1" allowOverlap="1" wp14:anchorId="3D43630E" wp14:editId="510429C9">
                                  <wp:simplePos x="0" y="0"/>
                                  <wp:positionH relativeFrom="column">
                                    <wp:align>center</wp:align>
                                  </wp:positionH>
                                  <wp:positionV relativeFrom="paragraph">
                                    <wp:posOffset>25400</wp:posOffset>
                                  </wp:positionV>
                                  <wp:extent cx="88900" cy="88900"/>
                                  <wp:effectExtent l="12065" t="6350" r="13335" b="9525"/>
                                  <wp:wrapNone/>
                                  <wp:docPr id="470319642" name="Oval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AE4B28F" id="Oval 247" o:spid="_x0000_s1026" style="position:absolute;margin-left:0;margin-top:2pt;width:7pt;height:7pt;z-index:2520156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56BB57E" w14:textId="77777777" w:rsidR="00773C45" w:rsidRDefault="00773C45" w:rsidP="00773C4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001E617E" w14:textId="77777777" w:rsidR="00773C45" w:rsidRDefault="00773C45" w:rsidP="00773C45">
                        <w:pPr>
                          <w:rPr>
                            <w:rFonts w:ascii="Arial" w:eastAsia="Arial" w:hAnsi="Arial" w:cs="Arial"/>
                            <w:sz w:val="22"/>
                          </w:rPr>
                        </w:pPr>
                        <w:r>
                          <w:rPr>
                            <w:rFonts w:ascii="Arial" w:eastAsia="Arial" w:hAnsi="Arial" w:cs="Arial"/>
                            <w:sz w:val="22"/>
                          </w:rPr>
                          <w:t>To a moderate extent</w:t>
                        </w:r>
                      </w:p>
                    </w:tc>
                  </w:tr>
                  <w:tr w:rsidR="00773C45" w14:paraId="41036D3A" w14:textId="77777777">
                    <w:tc>
                      <w:tcPr>
                        <w:tcW w:w="0" w:type="auto"/>
                        <w:tcMar>
                          <w:top w:w="80" w:type="dxa"/>
                          <w:bottom w:w="80" w:type="dxa"/>
                        </w:tcMar>
                      </w:tcPr>
                      <w:p w14:paraId="0A5590BA" w14:textId="09565BC3" w:rsidR="00773C45" w:rsidRDefault="00773C45" w:rsidP="00773C45">
                        <w:pPr>
                          <w:rPr>
                            <w:rFonts w:ascii="Arial" w:eastAsia="Arial" w:hAnsi="Arial" w:cs="Arial"/>
                            <w:sz w:val="22"/>
                          </w:rPr>
                        </w:pPr>
                        <w:r>
                          <w:rPr>
                            <w:noProof/>
                          </w:rPr>
                          <mc:AlternateContent>
                            <mc:Choice Requires="wps">
                              <w:drawing>
                                <wp:anchor distT="0" distB="0" distL="114300" distR="114300" simplePos="0" relativeHeight="251658857" behindDoc="0" locked="1" layoutInCell="1" allowOverlap="1" wp14:anchorId="5D3BD372" wp14:editId="68D332F2">
                                  <wp:simplePos x="0" y="0"/>
                                  <wp:positionH relativeFrom="column">
                                    <wp:align>center</wp:align>
                                  </wp:positionH>
                                  <wp:positionV relativeFrom="paragraph">
                                    <wp:posOffset>25400</wp:posOffset>
                                  </wp:positionV>
                                  <wp:extent cx="88900" cy="88900"/>
                                  <wp:effectExtent l="12065" t="8255" r="13335" b="7620"/>
                                  <wp:wrapNone/>
                                  <wp:docPr id="146766684" name="Oval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1F31E6E" id="Oval 248" o:spid="_x0000_s1026" style="position:absolute;margin-left:0;margin-top:2pt;width:7pt;height:7pt;z-index:2520166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9DF7A8" w14:textId="77777777" w:rsidR="00773C45" w:rsidRDefault="00773C45" w:rsidP="00773C45">
                        <w:pPr>
                          <w:rPr>
                            <w:rFonts w:ascii="Arial" w:eastAsia="Arial" w:hAnsi="Arial" w:cs="Arial"/>
                            <w:sz w:val="22"/>
                          </w:rPr>
                        </w:pPr>
                        <w:r>
                          <w:rPr>
                            <w:rFonts w:ascii="Arial" w:eastAsia="Arial" w:hAnsi="Arial" w:cs="Arial"/>
                            <w:sz w:val="22"/>
                          </w:rPr>
                          <w:t>Had traction (e.g., contributed to policy formulation)</w:t>
                        </w:r>
                      </w:p>
                    </w:tc>
                    <w:tc>
                      <w:tcPr>
                        <w:tcW w:w="0" w:type="auto"/>
                        <w:tcMar>
                          <w:top w:w="80" w:type="dxa"/>
                          <w:bottom w:w="80" w:type="dxa"/>
                        </w:tcMar>
                        <w:vAlign w:val="center"/>
                      </w:tcPr>
                      <w:p w14:paraId="3A329178" w14:textId="77777777" w:rsidR="00773C45" w:rsidRDefault="00773C45" w:rsidP="00773C45">
                        <w:pPr>
                          <w:rPr>
                            <w:rFonts w:ascii="Arial" w:eastAsia="Arial" w:hAnsi="Arial" w:cs="Arial"/>
                            <w:sz w:val="22"/>
                          </w:rPr>
                        </w:pPr>
                        <w:r>
                          <w:rPr>
                            <w:rFonts w:ascii="Arial" w:eastAsia="Arial" w:hAnsi="Arial" w:cs="Arial"/>
                            <w:sz w:val="22"/>
                          </w:rPr>
                          <w:t>To a great extent</w:t>
                        </w:r>
                      </w:p>
                    </w:tc>
                  </w:tr>
                  <w:tr w:rsidR="00773C45" w14:paraId="373E5EE5" w14:textId="77777777">
                    <w:tc>
                      <w:tcPr>
                        <w:tcW w:w="0" w:type="auto"/>
                        <w:tcMar>
                          <w:top w:w="80" w:type="dxa"/>
                          <w:bottom w:w="80" w:type="dxa"/>
                        </w:tcMar>
                      </w:tcPr>
                      <w:p w14:paraId="3B823299" w14:textId="05238CBD" w:rsidR="00773C45" w:rsidRDefault="00773C45" w:rsidP="00773C45">
                        <w:pPr>
                          <w:rPr>
                            <w:rFonts w:ascii="Arial" w:eastAsia="Arial" w:hAnsi="Arial" w:cs="Arial"/>
                            <w:sz w:val="22"/>
                          </w:rPr>
                        </w:pPr>
                        <w:r>
                          <w:rPr>
                            <w:noProof/>
                          </w:rPr>
                          <mc:AlternateContent>
                            <mc:Choice Requires="wps">
                              <w:drawing>
                                <wp:anchor distT="0" distB="0" distL="114300" distR="114300" simplePos="0" relativeHeight="251658858" behindDoc="0" locked="1" layoutInCell="1" allowOverlap="1" wp14:anchorId="5B2BA191" wp14:editId="3C0E2162">
                                  <wp:simplePos x="0" y="0"/>
                                  <wp:positionH relativeFrom="column">
                                    <wp:align>center</wp:align>
                                  </wp:positionH>
                                  <wp:positionV relativeFrom="paragraph">
                                    <wp:posOffset>25400</wp:posOffset>
                                  </wp:positionV>
                                  <wp:extent cx="88900" cy="88900"/>
                                  <wp:effectExtent l="12065" t="12065" r="13335" b="13335"/>
                                  <wp:wrapNone/>
                                  <wp:docPr id="1346798738" name="Oval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D4C128E" id="Oval 249" o:spid="_x0000_s1026" style="position:absolute;margin-left:0;margin-top:2pt;width:7pt;height:7pt;z-index:2520176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CDBD9F9" w14:textId="77777777" w:rsidR="00773C45" w:rsidRDefault="00773C45" w:rsidP="00773C4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6945D662" w14:textId="77777777" w:rsidR="00773C45" w:rsidRDefault="00773C45" w:rsidP="00773C45">
                        <w:pPr>
                          <w:rPr>
                            <w:rFonts w:ascii="Arial" w:eastAsia="Arial" w:hAnsi="Arial" w:cs="Arial"/>
                            <w:sz w:val="22"/>
                          </w:rPr>
                        </w:pPr>
                        <w:r>
                          <w:rPr>
                            <w:rFonts w:ascii="Arial" w:eastAsia="Arial" w:hAnsi="Arial" w:cs="Arial"/>
                            <w:sz w:val="22"/>
                          </w:rPr>
                          <w:t>Not at all</w:t>
                        </w:r>
                      </w:p>
                    </w:tc>
                  </w:tr>
                  <w:tr w:rsidR="00773C45" w14:paraId="22382B31" w14:textId="77777777">
                    <w:tc>
                      <w:tcPr>
                        <w:tcW w:w="0" w:type="auto"/>
                        <w:tcMar>
                          <w:top w:w="80" w:type="dxa"/>
                          <w:bottom w:w="80" w:type="dxa"/>
                        </w:tcMar>
                      </w:tcPr>
                      <w:p w14:paraId="6ECB433E" w14:textId="444FF0A7" w:rsidR="00773C45" w:rsidRDefault="00773C45" w:rsidP="00773C45">
                        <w:pPr>
                          <w:rPr>
                            <w:rFonts w:ascii="Arial" w:eastAsia="Arial" w:hAnsi="Arial" w:cs="Arial"/>
                            <w:sz w:val="22"/>
                          </w:rPr>
                        </w:pPr>
                        <w:r>
                          <w:rPr>
                            <w:noProof/>
                          </w:rPr>
                          <mc:AlternateContent>
                            <mc:Choice Requires="wps">
                              <w:drawing>
                                <wp:anchor distT="0" distB="0" distL="114300" distR="114300" simplePos="0" relativeHeight="251658859" behindDoc="0" locked="1" layoutInCell="1" allowOverlap="1" wp14:anchorId="33E219C2" wp14:editId="103109C1">
                                  <wp:simplePos x="0" y="0"/>
                                  <wp:positionH relativeFrom="column">
                                    <wp:align>center</wp:align>
                                  </wp:positionH>
                                  <wp:positionV relativeFrom="paragraph">
                                    <wp:posOffset>25400</wp:posOffset>
                                  </wp:positionV>
                                  <wp:extent cx="88900" cy="88900"/>
                                  <wp:effectExtent l="12065" t="13970" r="13335" b="11430"/>
                                  <wp:wrapNone/>
                                  <wp:docPr id="623102669" name="Oval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72B23D7" id="Oval 250" o:spid="_x0000_s1026" style="position:absolute;margin-left:0;margin-top:2pt;width:7pt;height:7pt;z-index:2520186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6DF8961" w14:textId="77777777" w:rsidR="00773C45" w:rsidRDefault="00773C45" w:rsidP="00773C4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48A5F86C" w14:textId="77777777" w:rsidR="00773C45" w:rsidRDefault="00773C45" w:rsidP="00773C45">
                        <w:pPr>
                          <w:rPr>
                            <w:rFonts w:ascii="Arial" w:eastAsia="Arial" w:hAnsi="Arial" w:cs="Arial"/>
                            <w:sz w:val="22"/>
                          </w:rPr>
                        </w:pPr>
                        <w:r>
                          <w:rPr>
                            <w:rFonts w:ascii="Arial" w:eastAsia="Arial" w:hAnsi="Arial" w:cs="Arial"/>
                            <w:sz w:val="22"/>
                          </w:rPr>
                          <w:t>To a slight extent</w:t>
                        </w:r>
                      </w:p>
                    </w:tc>
                  </w:tr>
                  <w:tr w:rsidR="00773C45" w14:paraId="18278707" w14:textId="77777777">
                    <w:tc>
                      <w:tcPr>
                        <w:tcW w:w="0" w:type="auto"/>
                        <w:tcMar>
                          <w:top w:w="80" w:type="dxa"/>
                          <w:bottom w:w="80" w:type="dxa"/>
                        </w:tcMar>
                      </w:tcPr>
                      <w:p w14:paraId="5FDDB61D" w14:textId="2445285B" w:rsidR="00773C45" w:rsidRDefault="00773C45" w:rsidP="00773C45">
                        <w:pPr>
                          <w:rPr>
                            <w:rFonts w:ascii="Arial" w:eastAsia="Arial" w:hAnsi="Arial" w:cs="Arial"/>
                            <w:sz w:val="22"/>
                          </w:rPr>
                        </w:pPr>
                        <w:r>
                          <w:rPr>
                            <w:noProof/>
                          </w:rPr>
                          <mc:AlternateContent>
                            <mc:Choice Requires="wps">
                              <w:drawing>
                                <wp:anchor distT="0" distB="0" distL="114300" distR="114300" simplePos="0" relativeHeight="251658860" behindDoc="0" locked="1" layoutInCell="1" allowOverlap="1" wp14:anchorId="0402F867" wp14:editId="342FAE79">
                                  <wp:simplePos x="0" y="0"/>
                                  <wp:positionH relativeFrom="column">
                                    <wp:align>center</wp:align>
                                  </wp:positionH>
                                  <wp:positionV relativeFrom="paragraph">
                                    <wp:posOffset>25400</wp:posOffset>
                                  </wp:positionV>
                                  <wp:extent cx="88900" cy="88900"/>
                                  <wp:effectExtent l="12065" t="6350" r="13335" b="9525"/>
                                  <wp:wrapNone/>
                                  <wp:docPr id="331597901" name="Oval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D591217" id="Oval 251" o:spid="_x0000_s1026" style="position:absolute;margin-left:0;margin-top:2pt;width:7pt;height:7pt;z-index:2520197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7A06308" w14:textId="77777777" w:rsidR="00773C45" w:rsidRDefault="00773C45" w:rsidP="00773C4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3F040458" w14:textId="77777777" w:rsidR="00773C45" w:rsidRDefault="00773C45" w:rsidP="00773C45">
                        <w:pPr>
                          <w:rPr>
                            <w:rFonts w:ascii="Arial" w:eastAsia="Arial" w:hAnsi="Arial" w:cs="Arial"/>
                            <w:sz w:val="22"/>
                          </w:rPr>
                        </w:pPr>
                        <w:r>
                          <w:rPr>
                            <w:rFonts w:ascii="Arial" w:eastAsia="Arial" w:hAnsi="Arial" w:cs="Arial"/>
                            <w:sz w:val="22"/>
                          </w:rPr>
                          <w:t>To a moderate extent</w:t>
                        </w:r>
                      </w:p>
                    </w:tc>
                  </w:tr>
                  <w:tr w:rsidR="00773C45" w14:paraId="74D7C814" w14:textId="77777777">
                    <w:tc>
                      <w:tcPr>
                        <w:tcW w:w="0" w:type="auto"/>
                        <w:tcMar>
                          <w:top w:w="80" w:type="dxa"/>
                          <w:bottom w:w="80" w:type="dxa"/>
                        </w:tcMar>
                      </w:tcPr>
                      <w:p w14:paraId="3F73CFF7" w14:textId="1D3ADCC2" w:rsidR="00773C45" w:rsidRDefault="00773C45" w:rsidP="00773C45">
                        <w:pPr>
                          <w:rPr>
                            <w:rFonts w:ascii="Arial" w:eastAsia="Arial" w:hAnsi="Arial" w:cs="Arial"/>
                            <w:sz w:val="22"/>
                          </w:rPr>
                        </w:pPr>
                        <w:r>
                          <w:rPr>
                            <w:noProof/>
                          </w:rPr>
                          <mc:AlternateContent>
                            <mc:Choice Requires="wps">
                              <w:drawing>
                                <wp:anchor distT="0" distB="0" distL="114300" distR="114300" simplePos="0" relativeHeight="251658861" behindDoc="0" locked="1" layoutInCell="1" allowOverlap="1" wp14:anchorId="0100417E" wp14:editId="098061F6">
                                  <wp:simplePos x="0" y="0"/>
                                  <wp:positionH relativeFrom="column">
                                    <wp:align>center</wp:align>
                                  </wp:positionH>
                                  <wp:positionV relativeFrom="paragraph">
                                    <wp:posOffset>25400</wp:posOffset>
                                  </wp:positionV>
                                  <wp:extent cx="88900" cy="88900"/>
                                  <wp:effectExtent l="12065" t="8255" r="13335" b="7620"/>
                                  <wp:wrapNone/>
                                  <wp:docPr id="1479966580" name="Oval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AF75BD5" id="Oval 252" o:spid="_x0000_s1026" style="position:absolute;margin-left:0;margin-top:2pt;width:7pt;height:7pt;z-index:2520207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8FE07F4" w14:textId="77777777" w:rsidR="00773C45" w:rsidRDefault="00773C45" w:rsidP="00773C45">
                        <w:pPr>
                          <w:rPr>
                            <w:rFonts w:ascii="Arial" w:eastAsia="Arial" w:hAnsi="Arial" w:cs="Arial"/>
                            <w:sz w:val="22"/>
                          </w:rPr>
                        </w:pPr>
                        <w:r>
                          <w:rPr>
                            <w:rFonts w:ascii="Arial" w:eastAsia="Arial" w:hAnsi="Arial" w:cs="Arial"/>
                            <w:sz w:val="22"/>
                          </w:rPr>
                          <w:t>Been conducted in a manner consistent with the principle of uniformity of treatment</w:t>
                        </w:r>
                      </w:p>
                    </w:tc>
                    <w:tc>
                      <w:tcPr>
                        <w:tcW w:w="0" w:type="auto"/>
                        <w:tcMar>
                          <w:top w:w="80" w:type="dxa"/>
                          <w:bottom w:w="80" w:type="dxa"/>
                        </w:tcMar>
                        <w:vAlign w:val="center"/>
                      </w:tcPr>
                      <w:p w14:paraId="2483F196" w14:textId="77777777" w:rsidR="00773C45" w:rsidRDefault="00773C45" w:rsidP="00773C45">
                        <w:pPr>
                          <w:rPr>
                            <w:rFonts w:ascii="Arial" w:eastAsia="Arial" w:hAnsi="Arial" w:cs="Arial"/>
                            <w:sz w:val="22"/>
                          </w:rPr>
                        </w:pPr>
                        <w:r>
                          <w:rPr>
                            <w:rFonts w:ascii="Arial" w:eastAsia="Arial" w:hAnsi="Arial" w:cs="Arial"/>
                            <w:sz w:val="22"/>
                          </w:rPr>
                          <w:t>To a great extent</w:t>
                        </w:r>
                      </w:p>
                    </w:tc>
                  </w:tr>
                </w:tbl>
                <w:p w14:paraId="15239723" w14:textId="77777777" w:rsidR="00F96CF5" w:rsidRDefault="00F96CF5">
                  <w:pPr>
                    <w:rPr>
                      <w:rFonts w:ascii="Arial" w:eastAsia="Arial" w:hAnsi="Arial" w:cs="Arial"/>
                      <w:sz w:val="22"/>
                    </w:rPr>
                  </w:pPr>
                </w:p>
              </w:tc>
            </w:tr>
          </w:tbl>
          <w:p w14:paraId="240B55CD" w14:textId="77777777" w:rsidR="00F96CF5" w:rsidRDefault="00F96CF5">
            <w:pPr>
              <w:rPr>
                <w:rFonts w:ascii="Arial" w:eastAsia="Arial" w:hAnsi="Arial" w:cs="Arial"/>
                <w:sz w:val="22"/>
              </w:rPr>
            </w:pPr>
          </w:p>
        </w:tc>
      </w:tr>
    </w:tbl>
    <w:p w14:paraId="0426396F"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4E728433" w14:textId="77777777">
        <w:tc>
          <w:tcPr>
            <w:tcW w:w="0" w:type="auto"/>
            <w:tcMar>
              <w:top w:w="80" w:type="dxa"/>
              <w:bottom w:w="80" w:type="dxa"/>
            </w:tcMar>
          </w:tcPr>
          <w:p w14:paraId="4975FCDD" w14:textId="77777777" w:rsidR="00F96CF5" w:rsidRDefault="00F96CF5">
            <w:pPr>
              <w:keepNext/>
              <w:rPr>
                <w:rFonts w:ascii="Arial" w:eastAsia="Arial" w:hAnsi="Arial" w:cs="Arial"/>
                <w:b/>
                <w:sz w:val="22"/>
              </w:rPr>
            </w:pPr>
            <w:r>
              <w:rPr>
                <w:rFonts w:ascii="Arial" w:eastAsia="Arial" w:hAnsi="Arial" w:cs="Arial"/>
                <w:b/>
                <w:sz w:val="22"/>
              </w:rPr>
              <w:t>4.6. Please indicate whether you engaged in any of the following activities with external partner organizations as part of your surveillance work on climate change-related issues during the evaluation period (2021-2025).</w:t>
            </w:r>
            <w:r>
              <w:rPr>
                <w:rFonts w:ascii="Arial" w:eastAsia="Arial" w:hAnsi="Arial" w:cs="Arial"/>
                <w:sz w:val="22"/>
              </w:rPr>
              <w:t>(*Required)</w:t>
            </w:r>
          </w:p>
        </w:tc>
      </w:tr>
      <w:tr w:rsidR="00F96CF5" w14:paraId="1B2A90F5" w14:textId="77777777">
        <w:tc>
          <w:tcPr>
            <w:tcW w:w="0" w:type="auto"/>
            <w:tcMar>
              <w:top w:w="80" w:type="dxa"/>
              <w:bottom w:w="80" w:type="dxa"/>
            </w:tcMar>
          </w:tcPr>
          <w:p w14:paraId="1A46712C"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surveillance contexts? " Question:</w:t>
            </w:r>
          </w:p>
          <w:p w14:paraId="1B7053E4" w14:textId="77777777" w:rsidR="00F96CF5" w:rsidRDefault="00F96CF5">
            <w:pPr>
              <w:keepNext/>
              <w:numPr>
                <w:ilvl w:val="0"/>
                <w:numId w:val="16"/>
              </w:numPr>
              <w:rPr>
                <w:rFonts w:ascii="Arial" w:eastAsia="Arial" w:hAnsi="Arial" w:cs="Arial"/>
                <w:sz w:val="20"/>
              </w:rPr>
            </w:pPr>
            <w:r>
              <w:rPr>
                <w:rFonts w:ascii="Arial" w:eastAsia="Arial" w:hAnsi="Arial" w:cs="Arial"/>
                <w:sz w:val="20"/>
              </w:rPr>
              <w:t>Article IV consultations or Selected Issues Papers (SIPs): To a slight extent,To a moderate extent,To a great extent</w:t>
            </w:r>
          </w:p>
          <w:p w14:paraId="3F4F206E" w14:textId="77777777" w:rsidR="00F96CF5" w:rsidRDefault="00F96CF5">
            <w:pPr>
              <w:keepNext/>
              <w:numPr>
                <w:ilvl w:val="0"/>
                <w:numId w:val="17"/>
              </w:numPr>
              <w:rPr>
                <w:rFonts w:ascii="Arial" w:eastAsia="Arial" w:hAnsi="Arial" w:cs="Arial"/>
                <w:sz w:val="20"/>
              </w:rPr>
            </w:pPr>
            <w:r>
              <w:rPr>
                <w:rFonts w:ascii="Arial" w:eastAsia="Arial" w:hAnsi="Arial" w:cs="Arial"/>
                <w:sz w:val="20"/>
              </w:rPr>
              <w:t>Flagship reports (e.g., World Economic Outlook (WEO), Fiscal Monitor (FM), Global Financial Stability Report (GFSR), Regional Economic Outlook (REO)): To a slight extent,To a moderate extent,To a great extent</w:t>
            </w:r>
          </w:p>
          <w:p w14:paraId="599BE431" w14:textId="77777777" w:rsidR="00F96CF5" w:rsidRDefault="00F96CF5">
            <w:pPr>
              <w:keepNext/>
              <w:numPr>
                <w:ilvl w:val="0"/>
                <w:numId w:val="18"/>
              </w:numPr>
              <w:rPr>
                <w:rFonts w:ascii="Arial" w:eastAsia="Arial" w:hAnsi="Arial" w:cs="Arial"/>
                <w:sz w:val="20"/>
              </w:rPr>
            </w:pPr>
            <w:r>
              <w:rPr>
                <w:rFonts w:ascii="Arial" w:eastAsia="Arial" w:hAnsi="Arial" w:cs="Arial"/>
                <w:sz w:val="20"/>
              </w:rPr>
              <w:t>Financial Sector Assessment Programs (FSAPs): To a slight extent,To a moderate extent,To a great extent</w:t>
            </w:r>
          </w:p>
          <w:p w14:paraId="4C8E0989" w14:textId="375E333D" w:rsidR="00F96CF5" w:rsidRDefault="00F96CF5">
            <w:pPr>
              <w:keepNext/>
              <w:numPr>
                <w:ilvl w:val="0"/>
                <w:numId w:val="19"/>
              </w:numPr>
              <w:rPr>
                <w:rFonts w:ascii="Arial" w:eastAsia="Arial" w:hAnsi="Arial" w:cs="Arial"/>
                <w:sz w:val="20"/>
              </w:rPr>
            </w:pPr>
            <w:r>
              <w:rPr>
                <w:rFonts w:ascii="Arial" w:eastAsia="Arial" w:hAnsi="Arial" w:cs="Arial"/>
                <w:sz w:val="20"/>
              </w:rPr>
              <w:t xml:space="preserve">Research and analytical work (e.g., working papers, books, </w:t>
            </w:r>
            <w:r w:rsidRPr="003F4776">
              <w:rPr>
                <w:rFonts w:ascii="Arial" w:eastAsia="Arial" w:hAnsi="Arial" w:cs="Arial"/>
                <w:b/>
                <w:sz w:val="20"/>
              </w:rPr>
              <w:t xml:space="preserve">and </w:t>
            </w:r>
            <w:r w:rsidR="00034A62">
              <w:rPr>
                <w:rFonts w:ascii="Arial" w:eastAsia="Arial" w:hAnsi="Arial" w:cs="Arial"/>
                <w:sz w:val="22"/>
              </w:rPr>
              <w:t>staff climate notes</w:t>
            </w:r>
            <w:r>
              <w:rPr>
                <w:rFonts w:ascii="Arial" w:eastAsia="Arial" w:hAnsi="Arial" w:cs="Arial"/>
                <w:sz w:val="20"/>
              </w:rPr>
              <w:t>): To a slight extent,To a moderate extent,To a great extent</w:t>
            </w:r>
          </w:p>
          <w:p w14:paraId="0010AF87" w14:textId="77777777" w:rsidR="00F96CF5" w:rsidRDefault="00F96CF5">
            <w:pPr>
              <w:keepNext/>
              <w:rPr>
                <w:rFonts w:ascii="Arial" w:eastAsia="Arial" w:hAnsi="Arial" w:cs="Arial"/>
                <w:sz w:val="20"/>
              </w:rPr>
            </w:pPr>
          </w:p>
        </w:tc>
      </w:tr>
      <w:tr w:rsidR="00F96CF5" w14:paraId="0E37AD31"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7F5FF502"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2459"/>
                    <w:gridCol w:w="5507"/>
                  </w:tblGrid>
                  <w:tr w:rsidR="00F96CF5" w14:paraId="0EC12566" w14:textId="77777777">
                    <w:tc>
                      <w:tcPr>
                        <w:tcW w:w="0" w:type="auto"/>
                        <w:tcMar>
                          <w:top w:w="80" w:type="dxa"/>
                          <w:bottom w:w="80" w:type="dxa"/>
                        </w:tcMar>
                      </w:tcPr>
                      <w:p w14:paraId="4B07C259" w14:textId="77777777" w:rsidR="00F96CF5" w:rsidRDefault="00F96CF5">
                        <w:pPr>
                          <w:rPr>
                            <w:rFonts w:ascii="Arial" w:eastAsia="Arial" w:hAnsi="Arial" w:cs="Arial"/>
                            <w:b/>
                            <w:sz w:val="22"/>
                          </w:rPr>
                        </w:pPr>
                      </w:p>
                    </w:tc>
                    <w:tc>
                      <w:tcPr>
                        <w:tcW w:w="0" w:type="auto"/>
                        <w:tcMar>
                          <w:top w:w="80" w:type="dxa"/>
                          <w:bottom w:w="80" w:type="dxa"/>
                        </w:tcMar>
                      </w:tcPr>
                      <w:p w14:paraId="03B7B26B"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39445D6E"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1ECCF789" w14:textId="77777777">
                    <w:tc>
                      <w:tcPr>
                        <w:tcW w:w="0" w:type="auto"/>
                        <w:tcMar>
                          <w:top w:w="80" w:type="dxa"/>
                          <w:bottom w:w="80" w:type="dxa"/>
                        </w:tcMar>
                      </w:tcPr>
                      <w:p w14:paraId="22C464C4" w14:textId="50100E86" w:rsidR="00F96CF5" w:rsidRDefault="00773C45">
                        <w:pPr>
                          <w:rPr>
                            <w:rFonts w:ascii="Arial" w:eastAsia="Arial" w:hAnsi="Arial" w:cs="Arial"/>
                            <w:sz w:val="22"/>
                          </w:rPr>
                        </w:pPr>
                        <w:r>
                          <w:rPr>
                            <w:noProof/>
                          </w:rPr>
                          <mc:AlternateContent>
                            <mc:Choice Requires="wps">
                              <w:drawing>
                                <wp:anchor distT="0" distB="0" distL="114300" distR="114300" simplePos="0" relativeHeight="251658482" behindDoc="0" locked="1" layoutInCell="1" allowOverlap="1" wp14:anchorId="01DD297D" wp14:editId="4A44E4F3">
                                  <wp:simplePos x="0" y="0"/>
                                  <wp:positionH relativeFrom="column">
                                    <wp:align>center</wp:align>
                                  </wp:positionH>
                                  <wp:positionV relativeFrom="paragraph">
                                    <wp:posOffset>25400</wp:posOffset>
                                  </wp:positionV>
                                  <wp:extent cx="88900" cy="88900"/>
                                  <wp:effectExtent l="12065" t="6350" r="13335" b="9525"/>
                                  <wp:wrapNone/>
                                  <wp:docPr id="1218414556" name="Rectangl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591CF9A0" id="Rectangle 253" o:spid="_x0000_s1026" style="position:absolute;margin-left:0;margin-top:2pt;width:7pt;height:7pt;z-index:2515619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635A7B35" w14:textId="77777777" w:rsidR="00F96CF5" w:rsidRDefault="00F96CF5">
                        <w:pPr>
                          <w:rPr>
                            <w:rFonts w:ascii="Arial" w:eastAsia="Arial" w:hAnsi="Arial" w:cs="Arial"/>
                            <w:sz w:val="22"/>
                          </w:rPr>
                        </w:pPr>
                        <w:r>
                          <w:rPr>
                            <w:rFonts w:ascii="Arial" w:eastAsia="Arial" w:hAnsi="Arial" w:cs="Arial"/>
                            <w:sz w:val="22"/>
                          </w:rPr>
                          <w:t>*World Bank Group</w:t>
                        </w:r>
                      </w:p>
                    </w:tc>
                    <w:tc>
                      <w:tcPr>
                        <w:tcW w:w="0" w:type="auto"/>
                        <w:tcMar>
                          <w:top w:w="80" w:type="dxa"/>
                          <w:bottom w:w="80" w:type="dxa"/>
                        </w:tcMar>
                        <w:vAlign w:val="center"/>
                      </w:tcPr>
                      <w:p w14:paraId="21358F73"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0FB01990" w14:textId="77777777">
                    <w:tc>
                      <w:tcPr>
                        <w:tcW w:w="0" w:type="auto"/>
                        <w:tcMar>
                          <w:top w:w="80" w:type="dxa"/>
                          <w:bottom w:w="80" w:type="dxa"/>
                        </w:tcMar>
                      </w:tcPr>
                      <w:p w14:paraId="3841048F" w14:textId="39905354" w:rsidR="00F96CF5" w:rsidRDefault="00773C45">
                        <w:pPr>
                          <w:rPr>
                            <w:rFonts w:ascii="Arial" w:eastAsia="Arial" w:hAnsi="Arial" w:cs="Arial"/>
                            <w:sz w:val="22"/>
                          </w:rPr>
                        </w:pPr>
                        <w:r>
                          <w:rPr>
                            <w:noProof/>
                          </w:rPr>
                          <mc:AlternateContent>
                            <mc:Choice Requires="wps">
                              <w:drawing>
                                <wp:anchor distT="0" distB="0" distL="114300" distR="114300" simplePos="0" relativeHeight="251658483" behindDoc="0" locked="1" layoutInCell="1" allowOverlap="1" wp14:anchorId="1C8D420E" wp14:editId="39F9A734">
                                  <wp:simplePos x="0" y="0"/>
                                  <wp:positionH relativeFrom="column">
                                    <wp:align>center</wp:align>
                                  </wp:positionH>
                                  <wp:positionV relativeFrom="paragraph">
                                    <wp:posOffset>25400</wp:posOffset>
                                  </wp:positionV>
                                  <wp:extent cx="88900" cy="88900"/>
                                  <wp:effectExtent l="12065" t="12065" r="13335" b="13335"/>
                                  <wp:wrapNone/>
                                  <wp:docPr id="520671902"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9E56E70" id="Rectangle 254" o:spid="_x0000_s1026" style="position:absolute;margin-left:0;margin-top:2pt;width:7pt;height:7pt;z-index:2515630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3158A7DC" w14:textId="77777777" w:rsidR="00F96CF5" w:rsidRDefault="00F96CF5">
                        <w:pPr>
                          <w:rPr>
                            <w:rFonts w:ascii="Arial" w:eastAsia="Arial" w:hAnsi="Arial" w:cs="Arial"/>
                            <w:sz w:val="22"/>
                          </w:rPr>
                        </w:pPr>
                        <w:r>
                          <w:rPr>
                            <w:rFonts w:ascii="Arial" w:eastAsia="Arial" w:hAnsi="Arial" w:cs="Arial"/>
                            <w:sz w:val="22"/>
                          </w:rPr>
                          <w:t>*World Bank Group</w:t>
                        </w:r>
                      </w:p>
                    </w:tc>
                    <w:tc>
                      <w:tcPr>
                        <w:tcW w:w="0" w:type="auto"/>
                        <w:tcMar>
                          <w:top w:w="80" w:type="dxa"/>
                          <w:bottom w:w="80" w:type="dxa"/>
                        </w:tcMar>
                        <w:vAlign w:val="center"/>
                      </w:tcPr>
                      <w:p w14:paraId="312C6875"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3A76B5C2" w14:textId="77777777">
                    <w:tc>
                      <w:tcPr>
                        <w:tcW w:w="0" w:type="auto"/>
                        <w:tcMar>
                          <w:top w:w="80" w:type="dxa"/>
                          <w:bottom w:w="80" w:type="dxa"/>
                        </w:tcMar>
                      </w:tcPr>
                      <w:p w14:paraId="71D1609B" w14:textId="051FC425" w:rsidR="00F96CF5" w:rsidRDefault="00773C45">
                        <w:pPr>
                          <w:rPr>
                            <w:rFonts w:ascii="Arial" w:eastAsia="Arial" w:hAnsi="Arial" w:cs="Arial"/>
                            <w:sz w:val="22"/>
                          </w:rPr>
                        </w:pPr>
                        <w:r>
                          <w:rPr>
                            <w:noProof/>
                          </w:rPr>
                          <mc:AlternateContent>
                            <mc:Choice Requires="wps">
                              <w:drawing>
                                <wp:anchor distT="0" distB="0" distL="114300" distR="114300" simplePos="0" relativeHeight="251658484" behindDoc="0" locked="1" layoutInCell="1" allowOverlap="1" wp14:anchorId="722BE76A" wp14:editId="7401D39B">
                                  <wp:simplePos x="0" y="0"/>
                                  <wp:positionH relativeFrom="column">
                                    <wp:align>center</wp:align>
                                  </wp:positionH>
                                  <wp:positionV relativeFrom="paragraph">
                                    <wp:posOffset>25400</wp:posOffset>
                                  </wp:positionV>
                                  <wp:extent cx="88900" cy="88900"/>
                                  <wp:effectExtent l="12065" t="13970" r="13335" b="11430"/>
                                  <wp:wrapNone/>
                                  <wp:docPr id="68108262" name="Rectangl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AA5CD51" id="Rectangle 255" o:spid="_x0000_s1026" style="position:absolute;margin-left:0;margin-top:2pt;width:7pt;height:7pt;z-index:2515640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08741C76" w14:textId="77777777" w:rsidR="00F96CF5" w:rsidRDefault="00F96CF5">
                        <w:pPr>
                          <w:rPr>
                            <w:rFonts w:ascii="Arial" w:eastAsia="Arial" w:hAnsi="Arial" w:cs="Arial"/>
                            <w:sz w:val="22"/>
                          </w:rPr>
                        </w:pPr>
                        <w:r>
                          <w:rPr>
                            <w:rFonts w:ascii="Arial" w:eastAsia="Arial" w:hAnsi="Arial" w:cs="Arial"/>
                            <w:sz w:val="22"/>
                          </w:rPr>
                          <w:t>*World Bank Group</w:t>
                        </w:r>
                      </w:p>
                    </w:tc>
                    <w:tc>
                      <w:tcPr>
                        <w:tcW w:w="0" w:type="auto"/>
                        <w:tcMar>
                          <w:top w:w="80" w:type="dxa"/>
                          <w:bottom w:w="80" w:type="dxa"/>
                        </w:tcMar>
                        <w:vAlign w:val="center"/>
                      </w:tcPr>
                      <w:p w14:paraId="6974A1F9"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474A95B4" w14:textId="77777777">
                    <w:tc>
                      <w:tcPr>
                        <w:tcW w:w="0" w:type="auto"/>
                        <w:tcMar>
                          <w:top w:w="80" w:type="dxa"/>
                          <w:bottom w:w="80" w:type="dxa"/>
                        </w:tcMar>
                      </w:tcPr>
                      <w:p w14:paraId="7727A751" w14:textId="3BE27F29"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485" behindDoc="0" locked="1" layoutInCell="1" allowOverlap="1" wp14:anchorId="1959B446" wp14:editId="05DAF480">
                                  <wp:simplePos x="0" y="0"/>
                                  <wp:positionH relativeFrom="column">
                                    <wp:align>center</wp:align>
                                  </wp:positionH>
                                  <wp:positionV relativeFrom="paragraph">
                                    <wp:posOffset>25400</wp:posOffset>
                                  </wp:positionV>
                                  <wp:extent cx="88900" cy="88900"/>
                                  <wp:effectExtent l="12065" t="10160" r="13335" b="5715"/>
                                  <wp:wrapNone/>
                                  <wp:docPr id="1210272870" name="Rectangl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6569C43A" id="Rectangle 256" o:spid="_x0000_s1026" style="position:absolute;margin-left:0;margin-top:2pt;width:7pt;height:7pt;z-index:251565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474AD872" w14:textId="77777777" w:rsidR="00F96CF5" w:rsidRDefault="00F96CF5">
                        <w:pPr>
                          <w:rPr>
                            <w:rFonts w:ascii="Arial" w:eastAsia="Arial" w:hAnsi="Arial" w:cs="Arial"/>
                            <w:sz w:val="22"/>
                          </w:rPr>
                        </w:pPr>
                        <w:r>
                          <w:rPr>
                            <w:rFonts w:ascii="Arial" w:eastAsia="Arial" w:hAnsi="Arial" w:cs="Arial"/>
                            <w:sz w:val="22"/>
                          </w:rPr>
                          <w:t>*World Bank Group</w:t>
                        </w:r>
                      </w:p>
                    </w:tc>
                    <w:tc>
                      <w:tcPr>
                        <w:tcW w:w="0" w:type="auto"/>
                        <w:tcMar>
                          <w:top w:w="80" w:type="dxa"/>
                          <w:bottom w:w="80" w:type="dxa"/>
                        </w:tcMar>
                        <w:vAlign w:val="center"/>
                      </w:tcPr>
                      <w:p w14:paraId="1D5E575F"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1C13E004" w14:textId="77777777">
                    <w:tc>
                      <w:tcPr>
                        <w:tcW w:w="0" w:type="auto"/>
                        <w:tcMar>
                          <w:top w:w="80" w:type="dxa"/>
                          <w:bottom w:w="80" w:type="dxa"/>
                        </w:tcMar>
                      </w:tcPr>
                      <w:p w14:paraId="135DEB17" w14:textId="7AA4F304" w:rsidR="00F96CF5" w:rsidRDefault="00773C45">
                        <w:pPr>
                          <w:rPr>
                            <w:rFonts w:ascii="Arial" w:eastAsia="Arial" w:hAnsi="Arial" w:cs="Arial"/>
                            <w:sz w:val="22"/>
                          </w:rPr>
                        </w:pPr>
                        <w:r>
                          <w:rPr>
                            <w:noProof/>
                          </w:rPr>
                          <mc:AlternateContent>
                            <mc:Choice Requires="wps">
                              <w:drawing>
                                <wp:anchor distT="0" distB="0" distL="114300" distR="114300" simplePos="0" relativeHeight="251658486" behindDoc="0" locked="1" layoutInCell="1" allowOverlap="1" wp14:anchorId="2165ACBC" wp14:editId="1234476E">
                                  <wp:simplePos x="0" y="0"/>
                                  <wp:positionH relativeFrom="column">
                                    <wp:align>center</wp:align>
                                  </wp:positionH>
                                  <wp:positionV relativeFrom="paragraph">
                                    <wp:posOffset>25400</wp:posOffset>
                                  </wp:positionV>
                                  <wp:extent cx="88900" cy="88900"/>
                                  <wp:effectExtent l="12065" t="6350" r="13335" b="9525"/>
                                  <wp:wrapNone/>
                                  <wp:docPr id="78574644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409FE3D" id="Rectangle 257" o:spid="_x0000_s1026" style="position:absolute;margin-left:0;margin-top:2pt;width:7pt;height:7pt;z-index:2515660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15109CE3" w14:textId="77777777" w:rsidR="00F96CF5" w:rsidRDefault="00F96CF5">
                        <w:pPr>
                          <w:rPr>
                            <w:rFonts w:ascii="Arial" w:eastAsia="Arial" w:hAnsi="Arial" w:cs="Arial"/>
                            <w:sz w:val="22"/>
                          </w:rPr>
                        </w:pPr>
                        <w:r>
                          <w:rPr>
                            <w:rFonts w:ascii="Arial" w:eastAsia="Arial" w:hAnsi="Arial" w:cs="Arial"/>
                            <w:sz w:val="22"/>
                          </w:rPr>
                          <w:t>*World Bank Group</w:t>
                        </w:r>
                      </w:p>
                    </w:tc>
                    <w:tc>
                      <w:tcPr>
                        <w:tcW w:w="0" w:type="auto"/>
                        <w:tcMar>
                          <w:top w:w="80" w:type="dxa"/>
                          <w:bottom w:w="80" w:type="dxa"/>
                        </w:tcMar>
                        <w:vAlign w:val="center"/>
                      </w:tcPr>
                      <w:p w14:paraId="395F678A" w14:textId="77777777" w:rsidR="00F96CF5" w:rsidRDefault="00F96CF5">
                        <w:pPr>
                          <w:rPr>
                            <w:rFonts w:ascii="Arial" w:eastAsia="Arial" w:hAnsi="Arial" w:cs="Arial"/>
                            <w:sz w:val="22"/>
                          </w:rPr>
                        </w:pPr>
                        <w:r>
                          <w:rPr>
                            <w:rFonts w:ascii="Arial" w:eastAsia="Arial" w:hAnsi="Arial" w:cs="Arial"/>
                            <w:sz w:val="22"/>
                          </w:rPr>
                          <w:t>Minimal or no interaction</w:t>
                        </w:r>
                      </w:p>
                    </w:tc>
                  </w:tr>
                  <w:tr w:rsidR="00F96CF5" w14:paraId="3A0B02A1" w14:textId="77777777">
                    <w:tc>
                      <w:tcPr>
                        <w:tcW w:w="0" w:type="auto"/>
                        <w:tcMar>
                          <w:top w:w="80" w:type="dxa"/>
                          <w:bottom w:w="80" w:type="dxa"/>
                        </w:tcMar>
                      </w:tcPr>
                      <w:p w14:paraId="4185CCD9" w14:textId="7A97225E" w:rsidR="00F96CF5" w:rsidRDefault="00773C45">
                        <w:pPr>
                          <w:rPr>
                            <w:rFonts w:ascii="Arial" w:eastAsia="Arial" w:hAnsi="Arial" w:cs="Arial"/>
                            <w:sz w:val="22"/>
                          </w:rPr>
                        </w:pPr>
                        <w:r>
                          <w:rPr>
                            <w:noProof/>
                          </w:rPr>
                          <mc:AlternateContent>
                            <mc:Choice Requires="wps">
                              <w:drawing>
                                <wp:anchor distT="0" distB="0" distL="114300" distR="114300" simplePos="0" relativeHeight="251658487" behindDoc="0" locked="1" layoutInCell="1" allowOverlap="1" wp14:anchorId="54A070D4" wp14:editId="626C94D9">
                                  <wp:simplePos x="0" y="0"/>
                                  <wp:positionH relativeFrom="column">
                                    <wp:align>center</wp:align>
                                  </wp:positionH>
                                  <wp:positionV relativeFrom="paragraph">
                                    <wp:posOffset>25400</wp:posOffset>
                                  </wp:positionV>
                                  <wp:extent cx="88900" cy="88900"/>
                                  <wp:effectExtent l="12065" t="12065" r="13335" b="13335"/>
                                  <wp:wrapNone/>
                                  <wp:docPr id="681523805"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45B8BEE0" id="Rectangle 258" o:spid="_x0000_s1026" style="position:absolute;margin-left:0;margin-top:2pt;width:7pt;height:7pt;z-index:251567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4510810A"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25333F2A"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775A902B" w14:textId="77777777">
                    <w:tc>
                      <w:tcPr>
                        <w:tcW w:w="0" w:type="auto"/>
                        <w:tcMar>
                          <w:top w:w="80" w:type="dxa"/>
                          <w:bottom w:w="80" w:type="dxa"/>
                        </w:tcMar>
                      </w:tcPr>
                      <w:p w14:paraId="5370A232" w14:textId="04251F7B" w:rsidR="00F96CF5" w:rsidRDefault="00773C45">
                        <w:pPr>
                          <w:rPr>
                            <w:rFonts w:ascii="Arial" w:eastAsia="Arial" w:hAnsi="Arial" w:cs="Arial"/>
                            <w:sz w:val="22"/>
                          </w:rPr>
                        </w:pPr>
                        <w:r>
                          <w:rPr>
                            <w:noProof/>
                          </w:rPr>
                          <mc:AlternateContent>
                            <mc:Choice Requires="wps">
                              <w:drawing>
                                <wp:anchor distT="0" distB="0" distL="114300" distR="114300" simplePos="0" relativeHeight="251658488" behindDoc="0" locked="1" layoutInCell="1" allowOverlap="1" wp14:anchorId="2A154843" wp14:editId="7288C61C">
                                  <wp:simplePos x="0" y="0"/>
                                  <wp:positionH relativeFrom="column">
                                    <wp:align>center</wp:align>
                                  </wp:positionH>
                                  <wp:positionV relativeFrom="paragraph">
                                    <wp:posOffset>25400</wp:posOffset>
                                  </wp:positionV>
                                  <wp:extent cx="88900" cy="88900"/>
                                  <wp:effectExtent l="12065" t="13970" r="13335" b="11430"/>
                                  <wp:wrapNone/>
                                  <wp:docPr id="881256968"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B0956A9" id="Rectangle 259" o:spid="_x0000_s1026" style="position:absolute;margin-left:0;margin-top:2pt;width:7pt;height:7pt;z-index:2515681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230B2B7D"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7E900D48"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17E27734" w14:textId="77777777">
                    <w:tc>
                      <w:tcPr>
                        <w:tcW w:w="0" w:type="auto"/>
                        <w:tcMar>
                          <w:top w:w="80" w:type="dxa"/>
                          <w:bottom w:w="80" w:type="dxa"/>
                        </w:tcMar>
                      </w:tcPr>
                      <w:p w14:paraId="6859BC20" w14:textId="608576C2" w:rsidR="00F96CF5" w:rsidRDefault="00773C45">
                        <w:pPr>
                          <w:rPr>
                            <w:rFonts w:ascii="Arial" w:eastAsia="Arial" w:hAnsi="Arial" w:cs="Arial"/>
                            <w:sz w:val="22"/>
                          </w:rPr>
                        </w:pPr>
                        <w:r>
                          <w:rPr>
                            <w:noProof/>
                          </w:rPr>
                          <mc:AlternateContent>
                            <mc:Choice Requires="wps">
                              <w:drawing>
                                <wp:anchor distT="0" distB="0" distL="114300" distR="114300" simplePos="0" relativeHeight="251658489" behindDoc="0" locked="1" layoutInCell="1" allowOverlap="1" wp14:anchorId="0D82049D" wp14:editId="683F53F9">
                                  <wp:simplePos x="0" y="0"/>
                                  <wp:positionH relativeFrom="column">
                                    <wp:align>center</wp:align>
                                  </wp:positionH>
                                  <wp:positionV relativeFrom="paragraph">
                                    <wp:posOffset>25400</wp:posOffset>
                                  </wp:positionV>
                                  <wp:extent cx="88900" cy="88900"/>
                                  <wp:effectExtent l="12065" t="6350" r="13335" b="9525"/>
                                  <wp:wrapNone/>
                                  <wp:docPr id="958742006"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BF53249" id="Rectangle 260" o:spid="_x0000_s1026" style="position:absolute;margin-left:0;margin-top:2pt;width:7pt;height:7pt;z-index:2515691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5593173A"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06EEF2BA"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030A9AB8" w14:textId="77777777">
                    <w:tc>
                      <w:tcPr>
                        <w:tcW w:w="0" w:type="auto"/>
                        <w:tcMar>
                          <w:top w:w="80" w:type="dxa"/>
                          <w:bottom w:w="80" w:type="dxa"/>
                        </w:tcMar>
                      </w:tcPr>
                      <w:p w14:paraId="6603D11E" w14:textId="4A541886" w:rsidR="00F96CF5" w:rsidRDefault="00773C45">
                        <w:pPr>
                          <w:rPr>
                            <w:rFonts w:ascii="Arial" w:eastAsia="Arial" w:hAnsi="Arial" w:cs="Arial"/>
                            <w:sz w:val="22"/>
                          </w:rPr>
                        </w:pPr>
                        <w:r>
                          <w:rPr>
                            <w:noProof/>
                          </w:rPr>
                          <mc:AlternateContent>
                            <mc:Choice Requires="wps">
                              <w:drawing>
                                <wp:anchor distT="0" distB="0" distL="114300" distR="114300" simplePos="0" relativeHeight="251658490" behindDoc="0" locked="1" layoutInCell="1" allowOverlap="1" wp14:anchorId="4FF7BF72" wp14:editId="6DB16A9E">
                                  <wp:simplePos x="0" y="0"/>
                                  <wp:positionH relativeFrom="column">
                                    <wp:align>center</wp:align>
                                  </wp:positionH>
                                  <wp:positionV relativeFrom="paragraph">
                                    <wp:posOffset>25400</wp:posOffset>
                                  </wp:positionV>
                                  <wp:extent cx="88900" cy="88900"/>
                                  <wp:effectExtent l="12065" t="6350" r="13335" b="9525"/>
                                  <wp:wrapNone/>
                                  <wp:docPr id="587094787"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52ADB9A3" id="Rectangle 261" o:spid="_x0000_s1026" style="position:absolute;margin-left:0;margin-top:2pt;width:7pt;height:7pt;z-index:2515701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3B7A53D3"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5EEE9D04"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114DFD0A" w14:textId="77777777">
                    <w:tc>
                      <w:tcPr>
                        <w:tcW w:w="0" w:type="auto"/>
                        <w:tcMar>
                          <w:top w:w="80" w:type="dxa"/>
                          <w:bottom w:w="80" w:type="dxa"/>
                        </w:tcMar>
                      </w:tcPr>
                      <w:p w14:paraId="48DE2669" w14:textId="62ADB82A" w:rsidR="00F96CF5" w:rsidRDefault="00773C45">
                        <w:pPr>
                          <w:rPr>
                            <w:rFonts w:ascii="Arial" w:eastAsia="Arial" w:hAnsi="Arial" w:cs="Arial"/>
                            <w:sz w:val="22"/>
                          </w:rPr>
                        </w:pPr>
                        <w:r>
                          <w:rPr>
                            <w:noProof/>
                          </w:rPr>
                          <mc:AlternateContent>
                            <mc:Choice Requires="wps">
                              <w:drawing>
                                <wp:anchor distT="0" distB="0" distL="114300" distR="114300" simplePos="0" relativeHeight="251658491" behindDoc="0" locked="1" layoutInCell="1" allowOverlap="1" wp14:anchorId="6E784C08" wp14:editId="78F178A1">
                                  <wp:simplePos x="0" y="0"/>
                                  <wp:positionH relativeFrom="column">
                                    <wp:align>center</wp:align>
                                  </wp:positionH>
                                  <wp:positionV relativeFrom="paragraph">
                                    <wp:posOffset>25400</wp:posOffset>
                                  </wp:positionV>
                                  <wp:extent cx="88900" cy="88900"/>
                                  <wp:effectExtent l="12065" t="8255" r="13335" b="7620"/>
                                  <wp:wrapNone/>
                                  <wp:docPr id="895778192"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A6B83A8" id="Rectangle 262" o:spid="_x0000_s1026" style="position:absolute;margin-left:0;margin-top:2pt;width:7pt;height:7pt;z-index:251571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0D747260"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47548A64" w14:textId="77777777" w:rsidR="00F96CF5" w:rsidRDefault="00F96CF5">
                        <w:pPr>
                          <w:rPr>
                            <w:rFonts w:ascii="Arial" w:eastAsia="Arial" w:hAnsi="Arial" w:cs="Arial"/>
                            <w:sz w:val="22"/>
                          </w:rPr>
                        </w:pPr>
                        <w:r>
                          <w:rPr>
                            <w:rFonts w:ascii="Arial" w:eastAsia="Arial" w:hAnsi="Arial" w:cs="Arial"/>
                            <w:sz w:val="22"/>
                          </w:rPr>
                          <w:t>Minimal or no interaction</w:t>
                        </w:r>
                      </w:p>
                    </w:tc>
                  </w:tr>
                  <w:tr w:rsidR="00F96CF5" w14:paraId="7191A59A" w14:textId="77777777">
                    <w:tc>
                      <w:tcPr>
                        <w:tcW w:w="0" w:type="auto"/>
                        <w:tcMar>
                          <w:top w:w="80" w:type="dxa"/>
                          <w:bottom w:w="80" w:type="dxa"/>
                        </w:tcMar>
                      </w:tcPr>
                      <w:p w14:paraId="77F132E2" w14:textId="1092AC17" w:rsidR="00F96CF5" w:rsidRDefault="00773C45">
                        <w:pPr>
                          <w:rPr>
                            <w:rFonts w:ascii="Arial" w:eastAsia="Arial" w:hAnsi="Arial" w:cs="Arial"/>
                            <w:sz w:val="22"/>
                          </w:rPr>
                        </w:pPr>
                        <w:r>
                          <w:rPr>
                            <w:noProof/>
                          </w:rPr>
                          <mc:AlternateContent>
                            <mc:Choice Requires="wps">
                              <w:drawing>
                                <wp:anchor distT="0" distB="0" distL="114300" distR="114300" simplePos="0" relativeHeight="251658492" behindDoc="0" locked="1" layoutInCell="1" allowOverlap="1" wp14:anchorId="1809C406" wp14:editId="5A3078AF">
                                  <wp:simplePos x="0" y="0"/>
                                  <wp:positionH relativeFrom="column">
                                    <wp:align>center</wp:align>
                                  </wp:positionH>
                                  <wp:positionV relativeFrom="paragraph">
                                    <wp:posOffset>25400</wp:posOffset>
                                  </wp:positionV>
                                  <wp:extent cx="88900" cy="88900"/>
                                  <wp:effectExtent l="12065" t="10160" r="13335" b="5715"/>
                                  <wp:wrapNone/>
                                  <wp:docPr id="182397468"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6AF892F9" id="Rectangle 263" o:spid="_x0000_s1026" style="position:absolute;margin-left:0;margin-top:2pt;width:7pt;height:7pt;z-index:2515722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7B3A0886"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7C6609C4"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4E046F79" w14:textId="77777777">
                    <w:tc>
                      <w:tcPr>
                        <w:tcW w:w="0" w:type="auto"/>
                        <w:tcMar>
                          <w:top w:w="80" w:type="dxa"/>
                          <w:bottom w:w="80" w:type="dxa"/>
                        </w:tcMar>
                      </w:tcPr>
                      <w:p w14:paraId="7B8AF975" w14:textId="6FC306FF" w:rsidR="00F96CF5" w:rsidRDefault="00773C45">
                        <w:pPr>
                          <w:rPr>
                            <w:rFonts w:ascii="Arial" w:eastAsia="Arial" w:hAnsi="Arial" w:cs="Arial"/>
                            <w:sz w:val="22"/>
                          </w:rPr>
                        </w:pPr>
                        <w:r>
                          <w:rPr>
                            <w:noProof/>
                          </w:rPr>
                          <mc:AlternateContent>
                            <mc:Choice Requires="wps">
                              <w:drawing>
                                <wp:anchor distT="0" distB="0" distL="114300" distR="114300" simplePos="0" relativeHeight="251658493" behindDoc="0" locked="1" layoutInCell="1" allowOverlap="1" wp14:anchorId="49B1CA0F" wp14:editId="54FFAE00">
                                  <wp:simplePos x="0" y="0"/>
                                  <wp:positionH relativeFrom="column">
                                    <wp:align>center</wp:align>
                                  </wp:positionH>
                                  <wp:positionV relativeFrom="paragraph">
                                    <wp:posOffset>25400</wp:posOffset>
                                  </wp:positionV>
                                  <wp:extent cx="88900" cy="88900"/>
                                  <wp:effectExtent l="12065" t="6350" r="13335" b="9525"/>
                                  <wp:wrapNone/>
                                  <wp:docPr id="99301561"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7F4DED0" id="Rectangle 264" o:spid="_x0000_s1026" style="position:absolute;margin-left:0;margin-top:2pt;width:7pt;height:7pt;z-index:251573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1D90E8BB"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5B3CFEB6"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11DBF695" w14:textId="77777777">
                    <w:tc>
                      <w:tcPr>
                        <w:tcW w:w="0" w:type="auto"/>
                        <w:tcMar>
                          <w:top w:w="80" w:type="dxa"/>
                          <w:bottom w:w="80" w:type="dxa"/>
                        </w:tcMar>
                      </w:tcPr>
                      <w:p w14:paraId="1B354941" w14:textId="1E7D89DD" w:rsidR="00F96CF5" w:rsidRDefault="00773C45">
                        <w:pPr>
                          <w:rPr>
                            <w:rFonts w:ascii="Arial" w:eastAsia="Arial" w:hAnsi="Arial" w:cs="Arial"/>
                            <w:sz w:val="22"/>
                          </w:rPr>
                        </w:pPr>
                        <w:r>
                          <w:rPr>
                            <w:noProof/>
                          </w:rPr>
                          <mc:AlternateContent>
                            <mc:Choice Requires="wps">
                              <w:drawing>
                                <wp:anchor distT="0" distB="0" distL="114300" distR="114300" simplePos="0" relativeHeight="251658494" behindDoc="0" locked="1" layoutInCell="1" allowOverlap="1" wp14:anchorId="44A17DE9" wp14:editId="0BB449BD">
                                  <wp:simplePos x="0" y="0"/>
                                  <wp:positionH relativeFrom="column">
                                    <wp:align>center</wp:align>
                                  </wp:positionH>
                                  <wp:positionV relativeFrom="paragraph">
                                    <wp:posOffset>25400</wp:posOffset>
                                  </wp:positionV>
                                  <wp:extent cx="88900" cy="88900"/>
                                  <wp:effectExtent l="12065" t="8255" r="13335" b="7620"/>
                                  <wp:wrapNone/>
                                  <wp:docPr id="43266843"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4242BE7" id="Rectangle 265" o:spid="_x0000_s1026" style="position:absolute;margin-left:0;margin-top:2pt;width:7pt;height:7pt;z-index:2515742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66480359"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73B56B22"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6EB13C3C" w14:textId="77777777">
                    <w:tc>
                      <w:tcPr>
                        <w:tcW w:w="0" w:type="auto"/>
                        <w:tcMar>
                          <w:top w:w="80" w:type="dxa"/>
                          <w:bottom w:w="80" w:type="dxa"/>
                        </w:tcMar>
                      </w:tcPr>
                      <w:p w14:paraId="3E8F7617" w14:textId="1A3CFC5E" w:rsidR="00F96CF5" w:rsidRDefault="00773C45">
                        <w:pPr>
                          <w:rPr>
                            <w:rFonts w:ascii="Arial" w:eastAsia="Arial" w:hAnsi="Arial" w:cs="Arial"/>
                            <w:sz w:val="22"/>
                          </w:rPr>
                        </w:pPr>
                        <w:r>
                          <w:rPr>
                            <w:noProof/>
                          </w:rPr>
                          <mc:AlternateContent>
                            <mc:Choice Requires="wps">
                              <w:drawing>
                                <wp:anchor distT="0" distB="0" distL="114300" distR="114300" simplePos="0" relativeHeight="251658495" behindDoc="0" locked="1" layoutInCell="1" allowOverlap="1" wp14:anchorId="02683308" wp14:editId="0F325D96">
                                  <wp:simplePos x="0" y="0"/>
                                  <wp:positionH relativeFrom="column">
                                    <wp:align>center</wp:align>
                                  </wp:positionH>
                                  <wp:positionV relativeFrom="paragraph">
                                    <wp:posOffset>25400</wp:posOffset>
                                  </wp:positionV>
                                  <wp:extent cx="88900" cy="88900"/>
                                  <wp:effectExtent l="12065" t="13970" r="13335" b="11430"/>
                                  <wp:wrapNone/>
                                  <wp:docPr id="13649279" name="Rectang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54BBE201" id="Rectangle 266" o:spid="_x0000_s1026" style="position:absolute;margin-left:0;margin-top:2pt;width:7pt;height:7pt;z-index:2515752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20B22088"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6C96C284"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4C4D5D18" w14:textId="77777777">
                    <w:tc>
                      <w:tcPr>
                        <w:tcW w:w="0" w:type="auto"/>
                        <w:tcMar>
                          <w:top w:w="80" w:type="dxa"/>
                          <w:bottom w:w="80" w:type="dxa"/>
                        </w:tcMar>
                      </w:tcPr>
                      <w:p w14:paraId="2060B46C" w14:textId="4B9296EC" w:rsidR="00F96CF5" w:rsidRDefault="00773C45">
                        <w:pPr>
                          <w:rPr>
                            <w:rFonts w:ascii="Arial" w:eastAsia="Arial" w:hAnsi="Arial" w:cs="Arial"/>
                            <w:sz w:val="22"/>
                          </w:rPr>
                        </w:pPr>
                        <w:r>
                          <w:rPr>
                            <w:noProof/>
                          </w:rPr>
                          <mc:AlternateContent>
                            <mc:Choice Requires="wps">
                              <w:drawing>
                                <wp:anchor distT="0" distB="0" distL="114300" distR="114300" simplePos="0" relativeHeight="251658496" behindDoc="0" locked="1" layoutInCell="1" allowOverlap="1" wp14:anchorId="727A7625" wp14:editId="02AD4090">
                                  <wp:simplePos x="0" y="0"/>
                                  <wp:positionH relativeFrom="column">
                                    <wp:align>center</wp:align>
                                  </wp:positionH>
                                  <wp:positionV relativeFrom="paragraph">
                                    <wp:posOffset>25400</wp:posOffset>
                                  </wp:positionV>
                                  <wp:extent cx="88900" cy="88900"/>
                                  <wp:effectExtent l="12065" t="10160" r="13335" b="5715"/>
                                  <wp:wrapNone/>
                                  <wp:docPr id="1998399728"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357204E" id="Rectangle 267" o:spid="_x0000_s1026" style="position:absolute;margin-left:0;margin-top:2pt;width:7pt;height:7pt;z-index:2515763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38F658FE"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5DC0E63B" w14:textId="77777777" w:rsidR="00F96CF5" w:rsidRDefault="00F96CF5">
                        <w:pPr>
                          <w:rPr>
                            <w:rFonts w:ascii="Arial" w:eastAsia="Arial" w:hAnsi="Arial" w:cs="Arial"/>
                            <w:sz w:val="22"/>
                          </w:rPr>
                        </w:pPr>
                        <w:r>
                          <w:rPr>
                            <w:rFonts w:ascii="Arial" w:eastAsia="Arial" w:hAnsi="Arial" w:cs="Arial"/>
                            <w:sz w:val="22"/>
                          </w:rPr>
                          <w:t>Minimal or no interaction</w:t>
                        </w:r>
                      </w:p>
                    </w:tc>
                  </w:tr>
                  <w:tr w:rsidR="00F96CF5" w14:paraId="69A8F5B4" w14:textId="77777777">
                    <w:tc>
                      <w:tcPr>
                        <w:tcW w:w="0" w:type="auto"/>
                        <w:tcMar>
                          <w:top w:w="80" w:type="dxa"/>
                          <w:bottom w:w="80" w:type="dxa"/>
                        </w:tcMar>
                      </w:tcPr>
                      <w:p w14:paraId="4EF93EA1" w14:textId="2F64E8FB" w:rsidR="00F96CF5" w:rsidRDefault="00773C45">
                        <w:pPr>
                          <w:rPr>
                            <w:rFonts w:ascii="Arial" w:eastAsia="Arial" w:hAnsi="Arial" w:cs="Arial"/>
                            <w:sz w:val="22"/>
                          </w:rPr>
                        </w:pPr>
                        <w:r>
                          <w:rPr>
                            <w:noProof/>
                          </w:rPr>
                          <mc:AlternateContent>
                            <mc:Choice Requires="wps">
                              <w:drawing>
                                <wp:anchor distT="0" distB="0" distL="114300" distR="114300" simplePos="0" relativeHeight="251658497" behindDoc="0" locked="1" layoutInCell="1" allowOverlap="1" wp14:anchorId="5F136B25" wp14:editId="6A288436">
                                  <wp:simplePos x="0" y="0"/>
                                  <wp:positionH relativeFrom="column">
                                    <wp:align>center</wp:align>
                                  </wp:positionH>
                                  <wp:positionV relativeFrom="paragraph">
                                    <wp:posOffset>25400</wp:posOffset>
                                  </wp:positionV>
                                  <wp:extent cx="88900" cy="88900"/>
                                  <wp:effectExtent l="12065" t="6350" r="13335" b="9525"/>
                                  <wp:wrapNone/>
                                  <wp:docPr id="1955316575"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7F9B5326" id="Rectangle 268" o:spid="_x0000_s1026" style="position:absolute;margin-left:0;margin-top:2pt;width:7pt;height:7pt;z-index:2515773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4AE48951" w14:textId="77777777" w:rsidR="00F96CF5" w:rsidRDefault="00F96CF5">
                        <w:pPr>
                          <w:rPr>
                            <w:rFonts w:ascii="Arial" w:eastAsia="Arial" w:hAnsi="Arial" w:cs="Arial"/>
                            <w:sz w:val="22"/>
                          </w:rPr>
                        </w:pPr>
                        <w:r>
                          <w:rPr>
                            <w:rFonts w:ascii="Arial" w:eastAsia="Arial" w:hAnsi="Arial" w:cs="Arial"/>
                            <w:sz w:val="22"/>
                          </w:rPr>
                          <w:t>Other (specify below)</w:t>
                        </w:r>
                      </w:p>
                    </w:tc>
                    <w:tc>
                      <w:tcPr>
                        <w:tcW w:w="0" w:type="auto"/>
                        <w:tcMar>
                          <w:top w:w="80" w:type="dxa"/>
                          <w:bottom w:w="80" w:type="dxa"/>
                        </w:tcMar>
                        <w:vAlign w:val="center"/>
                      </w:tcPr>
                      <w:p w14:paraId="3C74D8AB"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71C5E2FB" w14:textId="77777777">
                    <w:tc>
                      <w:tcPr>
                        <w:tcW w:w="0" w:type="auto"/>
                        <w:tcMar>
                          <w:top w:w="80" w:type="dxa"/>
                          <w:bottom w:w="80" w:type="dxa"/>
                        </w:tcMar>
                      </w:tcPr>
                      <w:p w14:paraId="11E6F593" w14:textId="034C4B4F" w:rsidR="00F96CF5" w:rsidRDefault="00773C45">
                        <w:pPr>
                          <w:rPr>
                            <w:rFonts w:ascii="Arial" w:eastAsia="Arial" w:hAnsi="Arial" w:cs="Arial"/>
                            <w:sz w:val="22"/>
                          </w:rPr>
                        </w:pPr>
                        <w:r>
                          <w:rPr>
                            <w:noProof/>
                          </w:rPr>
                          <mc:AlternateContent>
                            <mc:Choice Requires="wps">
                              <w:drawing>
                                <wp:anchor distT="0" distB="0" distL="114300" distR="114300" simplePos="0" relativeHeight="251658498" behindDoc="0" locked="1" layoutInCell="1" allowOverlap="1" wp14:anchorId="07024509" wp14:editId="44A4DA02">
                                  <wp:simplePos x="0" y="0"/>
                                  <wp:positionH relativeFrom="column">
                                    <wp:align>center</wp:align>
                                  </wp:positionH>
                                  <wp:positionV relativeFrom="paragraph">
                                    <wp:posOffset>25400</wp:posOffset>
                                  </wp:positionV>
                                  <wp:extent cx="88900" cy="88900"/>
                                  <wp:effectExtent l="12065" t="12065" r="13335" b="13335"/>
                                  <wp:wrapNone/>
                                  <wp:docPr id="1242537174" name="Rectangl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3EECC105" id="Rectangle 269" o:spid="_x0000_s1026" style="position:absolute;margin-left:0;margin-top:2pt;width:7pt;height:7pt;z-index:2515783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6467D38E" w14:textId="77777777" w:rsidR="00F96CF5" w:rsidRDefault="00F96CF5">
                        <w:pPr>
                          <w:rPr>
                            <w:rFonts w:ascii="Arial" w:eastAsia="Arial" w:hAnsi="Arial" w:cs="Arial"/>
                            <w:sz w:val="22"/>
                          </w:rPr>
                        </w:pPr>
                        <w:r>
                          <w:rPr>
                            <w:rFonts w:ascii="Arial" w:eastAsia="Arial" w:hAnsi="Arial" w:cs="Arial"/>
                            <w:sz w:val="22"/>
                          </w:rPr>
                          <w:t>Other (specify below)</w:t>
                        </w:r>
                      </w:p>
                    </w:tc>
                    <w:tc>
                      <w:tcPr>
                        <w:tcW w:w="0" w:type="auto"/>
                        <w:tcMar>
                          <w:top w:w="80" w:type="dxa"/>
                          <w:bottom w:w="80" w:type="dxa"/>
                        </w:tcMar>
                        <w:vAlign w:val="center"/>
                      </w:tcPr>
                      <w:p w14:paraId="7E2BCF8A"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09B01C20" w14:textId="77777777">
                    <w:tc>
                      <w:tcPr>
                        <w:tcW w:w="0" w:type="auto"/>
                        <w:tcMar>
                          <w:top w:w="80" w:type="dxa"/>
                          <w:bottom w:w="80" w:type="dxa"/>
                        </w:tcMar>
                      </w:tcPr>
                      <w:p w14:paraId="4FA1AF25" w14:textId="46819581" w:rsidR="00F96CF5" w:rsidRDefault="00773C45">
                        <w:pPr>
                          <w:rPr>
                            <w:rFonts w:ascii="Arial" w:eastAsia="Arial" w:hAnsi="Arial" w:cs="Arial"/>
                            <w:sz w:val="22"/>
                          </w:rPr>
                        </w:pPr>
                        <w:r>
                          <w:rPr>
                            <w:noProof/>
                          </w:rPr>
                          <mc:AlternateContent>
                            <mc:Choice Requires="wps">
                              <w:drawing>
                                <wp:anchor distT="0" distB="0" distL="114300" distR="114300" simplePos="0" relativeHeight="251658499" behindDoc="0" locked="1" layoutInCell="1" allowOverlap="1" wp14:anchorId="7D1F0E88" wp14:editId="779C6953">
                                  <wp:simplePos x="0" y="0"/>
                                  <wp:positionH relativeFrom="column">
                                    <wp:align>center</wp:align>
                                  </wp:positionH>
                                  <wp:positionV relativeFrom="paragraph">
                                    <wp:posOffset>25400</wp:posOffset>
                                  </wp:positionV>
                                  <wp:extent cx="88900" cy="88900"/>
                                  <wp:effectExtent l="12065" t="13970" r="13335" b="11430"/>
                                  <wp:wrapNone/>
                                  <wp:docPr id="1680667607" name="Rectangl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5ED4747E" id="Rectangle 270" o:spid="_x0000_s1026" style="position:absolute;margin-left:0;margin-top:2pt;width:7pt;height:7pt;z-index:2515793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08C8F0F1" w14:textId="77777777" w:rsidR="00F96CF5" w:rsidRDefault="00F96CF5">
                        <w:pPr>
                          <w:rPr>
                            <w:rFonts w:ascii="Arial" w:eastAsia="Arial" w:hAnsi="Arial" w:cs="Arial"/>
                            <w:sz w:val="22"/>
                          </w:rPr>
                        </w:pPr>
                        <w:r>
                          <w:rPr>
                            <w:rFonts w:ascii="Arial" w:eastAsia="Arial" w:hAnsi="Arial" w:cs="Arial"/>
                            <w:sz w:val="22"/>
                          </w:rPr>
                          <w:t>Other (specify below)</w:t>
                        </w:r>
                      </w:p>
                    </w:tc>
                    <w:tc>
                      <w:tcPr>
                        <w:tcW w:w="0" w:type="auto"/>
                        <w:tcMar>
                          <w:top w:w="80" w:type="dxa"/>
                          <w:bottom w:w="80" w:type="dxa"/>
                        </w:tcMar>
                        <w:vAlign w:val="center"/>
                      </w:tcPr>
                      <w:p w14:paraId="1FD00081"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10A43825" w14:textId="77777777">
                    <w:tc>
                      <w:tcPr>
                        <w:tcW w:w="0" w:type="auto"/>
                        <w:tcMar>
                          <w:top w:w="80" w:type="dxa"/>
                          <w:bottom w:w="80" w:type="dxa"/>
                        </w:tcMar>
                      </w:tcPr>
                      <w:p w14:paraId="4433A123" w14:textId="37FBBFF8" w:rsidR="00F96CF5" w:rsidRDefault="00773C45">
                        <w:pPr>
                          <w:rPr>
                            <w:rFonts w:ascii="Arial" w:eastAsia="Arial" w:hAnsi="Arial" w:cs="Arial"/>
                            <w:sz w:val="22"/>
                          </w:rPr>
                        </w:pPr>
                        <w:r>
                          <w:rPr>
                            <w:noProof/>
                          </w:rPr>
                          <mc:AlternateContent>
                            <mc:Choice Requires="wps">
                              <w:drawing>
                                <wp:anchor distT="0" distB="0" distL="114300" distR="114300" simplePos="0" relativeHeight="251658500" behindDoc="0" locked="1" layoutInCell="1" allowOverlap="1" wp14:anchorId="2B7D7450" wp14:editId="458FC816">
                                  <wp:simplePos x="0" y="0"/>
                                  <wp:positionH relativeFrom="column">
                                    <wp:align>center</wp:align>
                                  </wp:positionH>
                                  <wp:positionV relativeFrom="paragraph">
                                    <wp:posOffset>25400</wp:posOffset>
                                  </wp:positionV>
                                  <wp:extent cx="88900" cy="88900"/>
                                  <wp:effectExtent l="12065" t="10160" r="13335" b="5715"/>
                                  <wp:wrapNone/>
                                  <wp:docPr id="779533862" name="Rectangl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62054F1F" id="Rectangle 271" o:spid="_x0000_s1026" style="position:absolute;margin-left:0;margin-top:2pt;width:7pt;height:7pt;z-index:2515804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0BB98752" w14:textId="77777777" w:rsidR="00F96CF5" w:rsidRDefault="00F96CF5">
                        <w:pPr>
                          <w:rPr>
                            <w:rFonts w:ascii="Arial" w:eastAsia="Arial" w:hAnsi="Arial" w:cs="Arial"/>
                            <w:sz w:val="22"/>
                          </w:rPr>
                        </w:pPr>
                        <w:r>
                          <w:rPr>
                            <w:rFonts w:ascii="Arial" w:eastAsia="Arial" w:hAnsi="Arial" w:cs="Arial"/>
                            <w:sz w:val="22"/>
                          </w:rPr>
                          <w:t>Other (specify below)</w:t>
                        </w:r>
                      </w:p>
                    </w:tc>
                    <w:tc>
                      <w:tcPr>
                        <w:tcW w:w="0" w:type="auto"/>
                        <w:tcMar>
                          <w:top w:w="80" w:type="dxa"/>
                          <w:bottom w:w="80" w:type="dxa"/>
                        </w:tcMar>
                        <w:vAlign w:val="center"/>
                      </w:tcPr>
                      <w:p w14:paraId="678912D4"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1BD565C5" w14:textId="77777777">
                    <w:tc>
                      <w:tcPr>
                        <w:tcW w:w="0" w:type="auto"/>
                        <w:tcMar>
                          <w:top w:w="80" w:type="dxa"/>
                          <w:bottom w:w="80" w:type="dxa"/>
                        </w:tcMar>
                      </w:tcPr>
                      <w:p w14:paraId="070A90DA" w14:textId="40F38EF3" w:rsidR="00F96CF5" w:rsidRDefault="00773C45">
                        <w:pPr>
                          <w:rPr>
                            <w:rFonts w:ascii="Arial" w:eastAsia="Arial" w:hAnsi="Arial" w:cs="Arial"/>
                            <w:sz w:val="22"/>
                          </w:rPr>
                        </w:pPr>
                        <w:r>
                          <w:rPr>
                            <w:noProof/>
                          </w:rPr>
                          <mc:AlternateContent>
                            <mc:Choice Requires="wps">
                              <w:drawing>
                                <wp:anchor distT="0" distB="0" distL="114300" distR="114300" simplePos="0" relativeHeight="251658501" behindDoc="0" locked="1" layoutInCell="1" allowOverlap="1" wp14:anchorId="06E3F31D" wp14:editId="31C07FCC">
                                  <wp:simplePos x="0" y="0"/>
                                  <wp:positionH relativeFrom="column">
                                    <wp:align>center</wp:align>
                                  </wp:positionH>
                                  <wp:positionV relativeFrom="paragraph">
                                    <wp:posOffset>25400</wp:posOffset>
                                  </wp:positionV>
                                  <wp:extent cx="88900" cy="88900"/>
                                  <wp:effectExtent l="12065" t="6350" r="13335" b="9525"/>
                                  <wp:wrapNone/>
                                  <wp:docPr id="887397310" name="Rectangl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6F46A568" id="Rectangle 272" o:spid="_x0000_s1026" style="position:absolute;margin-left:0;margin-top:2pt;width:7pt;height:7pt;z-index:2515814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3B63B185" w14:textId="77777777" w:rsidR="00F96CF5" w:rsidRDefault="00F96CF5">
                        <w:pPr>
                          <w:rPr>
                            <w:rFonts w:ascii="Arial" w:eastAsia="Arial" w:hAnsi="Arial" w:cs="Arial"/>
                            <w:sz w:val="22"/>
                          </w:rPr>
                        </w:pPr>
                        <w:r>
                          <w:rPr>
                            <w:rFonts w:ascii="Arial" w:eastAsia="Arial" w:hAnsi="Arial" w:cs="Arial"/>
                            <w:sz w:val="22"/>
                          </w:rPr>
                          <w:t>Other (specify below)</w:t>
                        </w:r>
                      </w:p>
                    </w:tc>
                    <w:tc>
                      <w:tcPr>
                        <w:tcW w:w="0" w:type="auto"/>
                        <w:tcMar>
                          <w:top w:w="80" w:type="dxa"/>
                          <w:bottom w:w="80" w:type="dxa"/>
                        </w:tcMar>
                        <w:vAlign w:val="center"/>
                      </w:tcPr>
                      <w:p w14:paraId="7A9E093D" w14:textId="77777777" w:rsidR="00F96CF5" w:rsidRDefault="00F96CF5">
                        <w:pPr>
                          <w:rPr>
                            <w:rFonts w:ascii="Arial" w:eastAsia="Arial" w:hAnsi="Arial" w:cs="Arial"/>
                            <w:sz w:val="22"/>
                          </w:rPr>
                        </w:pPr>
                        <w:r>
                          <w:rPr>
                            <w:rFonts w:ascii="Arial" w:eastAsia="Arial" w:hAnsi="Arial" w:cs="Arial"/>
                            <w:sz w:val="22"/>
                          </w:rPr>
                          <w:t>Minimal or no interaction</w:t>
                        </w:r>
                      </w:p>
                    </w:tc>
                  </w:tr>
                </w:tbl>
                <w:p w14:paraId="64ADECBD" w14:textId="77777777" w:rsidR="00F96CF5" w:rsidRDefault="00F96CF5">
                  <w:pPr>
                    <w:rPr>
                      <w:rFonts w:ascii="Arial" w:eastAsia="Arial" w:hAnsi="Arial" w:cs="Arial"/>
                      <w:sz w:val="22"/>
                    </w:rPr>
                  </w:pPr>
                </w:p>
              </w:tc>
            </w:tr>
          </w:tbl>
          <w:p w14:paraId="1F475294" w14:textId="77777777" w:rsidR="00F96CF5" w:rsidRDefault="00F96CF5">
            <w:pPr>
              <w:rPr>
                <w:rFonts w:ascii="Arial" w:eastAsia="Arial" w:hAnsi="Arial" w:cs="Arial"/>
                <w:sz w:val="22"/>
              </w:rPr>
            </w:pPr>
          </w:p>
        </w:tc>
      </w:tr>
    </w:tbl>
    <w:p w14:paraId="08FBF7D6"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7CE62914" w14:textId="77777777">
        <w:tc>
          <w:tcPr>
            <w:tcW w:w="0" w:type="auto"/>
            <w:tcMar>
              <w:top w:w="80" w:type="dxa"/>
              <w:bottom w:w="80" w:type="dxa"/>
            </w:tcMar>
          </w:tcPr>
          <w:p w14:paraId="455F87B6" w14:textId="77777777" w:rsidR="00F96CF5" w:rsidRDefault="00F96CF5">
            <w:pPr>
              <w:keepNext/>
              <w:rPr>
                <w:rFonts w:ascii="Arial" w:eastAsia="Arial" w:hAnsi="Arial" w:cs="Arial"/>
                <w:b/>
                <w:sz w:val="22"/>
              </w:rPr>
            </w:pPr>
            <w:commentRangeStart w:id="34"/>
            <w:r>
              <w:rPr>
                <w:rFonts w:ascii="Arial" w:eastAsia="Arial" w:hAnsi="Arial" w:cs="Arial"/>
                <w:b/>
                <w:sz w:val="22"/>
              </w:rPr>
              <w:lastRenderedPageBreak/>
              <w:t>4.6.1. Please specify 'Other' from above.</w:t>
            </w:r>
            <w:commentRangeEnd w:id="34"/>
            <w:r w:rsidR="00D74FC4">
              <w:rPr>
                <w:rStyle w:val="CommentReference"/>
              </w:rPr>
              <w:commentReference w:id="34"/>
            </w:r>
          </w:p>
        </w:tc>
      </w:tr>
      <w:tr w:rsidR="00F96CF5" w14:paraId="4D375562" w14:textId="77777777">
        <w:tc>
          <w:tcPr>
            <w:tcW w:w="0" w:type="auto"/>
            <w:tcMar>
              <w:top w:w="80" w:type="dxa"/>
              <w:bottom w:w="80" w:type="dxa"/>
            </w:tcMar>
          </w:tcPr>
          <w:p w14:paraId="24C2EDE9"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"Please indicate whether you engaged in any of the following activities with external partner organizations as part of your surveillance work on climate change-related issues during the evaluation period (2021-2025). " Question:</w:t>
            </w:r>
          </w:p>
          <w:p w14:paraId="652DD10B" w14:textId="77777777" w:rsidR="00F96CF5" w:rsidRDefault="00F96CF5">
            <w:pPr>
              <w:keepNext/>
              <w:numPr>
                <w:ilvl w:val="0"/>
                <w:numId w:val="20"/>
              </w:numPr>
              <w:rPr>
                <w:rFonts w:ascii="Arial" w:eastAsia="Arial" w:hAnsi="Arial" w:cs="Arial"/>
                <w:sz w:val="20"/>
              </w:rPr>
            </w:pPr>
            <w:r>
              <w:rPr>
                <w:rFonts w:ascii="Arial" w:eastAsia="Arial" w:hAnsi="Arial" w:cs="Arial"/>
                <w:sz w:val="20"/>
              </w:rPr>
              <w:t>Other (specify below): Joint mission or mission participation,Joint analytical work, including providing and/or receiving substantive analytical inputs,Periodic or occasional meetings and information sharing,Use of Other Organization's Data or Research</w:t>
            </w:r>
          </w:p>
          <w:p w14:paraId="29B98530" w14:textId="77777777" w:rsidR="00F96CF5" w:rsidRDefault="00F96CF5">
            <w:pPr>
              <w:keepNext/>
              <w:rPr>
                <w:rFonts w:ascii="Arial" w:eastAsia="Arial" w:hAnsi="Arial" w:cs="Arial"/>
                <w:sz w:val="20"/>
              </w:rPr>
            </w:pPr>
          </w:p>
        </w:tc>
      </w:tr>
      <w:tr w:rsidR="00F96CF5" w14:paraId="7AA2ACF7"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6339CFB7"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F96CF5" w14:paraId="70175DAD" w14:textId="77777777">
                    <w:trPr>
                      <w:trHeight w:hRule="exact" w:val="1000"/>
                    </w:trPr>
                    <w:tc>
                      <w:tcPr>
                        <w:tcW w:w="0" w:type="auto"/>
                        <w:tcBorders>
                          <w:bottom w:val="single" w:sz="12" w:space="0" w:color="000000"/>
                        </w:tcBorders>
                      </w:tcPr>
                      <w:p w14:paraId="5ED36D5C" w14:textId="77777777" w:rsidR="00F96CF5" w:rsidRDefault="00F96CF5">
                        <w:pPr>
                          <w:rPr>
                            <w:rFonts w:ascii="Arial" w:eastAsia="Arial" w:hAnsi="Arial" w:cs="Arial"/>
                            <w:sz w:val="22"/>
                          </w:rPr>
                        </w:pPr>
                      </w:p>
                    </w:tc>
                  </w:tr>
                </w:tbl>
                <w:p w14:paraId="4B71AE55" w14:textId="77777777" w:rsidR="00F96CF5" w:rsidRDefault="00F96CF5">
                  <w:pPr>
                    <w:rPr>
                      <w:rFonts w:ascii="Arial" w:eastAsia="Arial" w:hAnsi="Arial" w:cs="Arial"/>
                      <w:sz w:val="22"/>
                    </w:rPr>
                  </w:pPr>
                </w:p>
              </w:tc>
            </w:tr>
          </w:tbl>
          <w:p w14:paraId="3BE27B58" w14:textId="77777777" w:rsidR="00F96CF5" w:rsidRDefault="00F96CF5">
            <w:pPr>
              <w:rPr>
                <w:rFonts w:ascii="Arial" w:eastAsia="Arial" w:hAnsi="Arial" w:cs="Arial"/>
                <w:sz w:val="22"/>
              </w:rPr>
            </w:pPr>
          </w:p>
        </w:tc>
      </w:tr>
    </w:tbl>
    <w:p w14:paraId="4DD2834E"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59400F9B" w14:textId="77777777">
        <w:tc>
          <w:tcPr>
            <w:tcW w:w="0" w:type="auto"/>
            <w:tcMar>
              <w:top w:w="80" w:type="dxa"/>
              <w:bottom w:w="80" w:type="dxa"/>
            </w:tcMar>
          </w:tcPr>
          <w:p w14:paraId="20041FAE" w14:textId="77777777" w:rsidR="00F96CF5" w:rsidRDefault="00F96CF5">
            <w:pPr>
              <w:keepNext/>
              <w:rPr>
                <w:rFonts w:ascii="Arial" w:eastAsia="Arial" w:hAnsi="Arial" w:cs="Arial"/>
                <w:b/>
                <w:sz w:val="22"/>
              </w:rPr>
            </w:pPr>
            <w:r>
              <w:rPr>
                <w:rFonts w:ascii="Arial" w:eastAsia="Arial" w:hAnsi="Arial" w:cs="Arial"/>
                <w:b/>
                <w:sz w:val="22"/>
              </w:rPr>
              <w:t>*4.7. Which statement best reflects your view regarding the extent to which the IMF’s resources dedicated to surveillance of climate change-related issues were appropriate during the evaluation period (2021-2025)?</w:t>
            </w:r>
            <w:r>
              <w:rPr>
                <w:rFonts w:ascii="Arial" w:eastAsia="Arial" w:hAnsi="Arial" w:cs="Arial"/>
                <w:sz w:val="22"/>
              </w:rPr>
              <w:t>(*Required)</w:t>
            </w:r>
          </w:p>
        </w:tc>
      </w:tr>
      <w:tr w:rsidR="00F96CF5" w14:paraId="2104A5C5" w14:textId="77777777">
        <w:tc>
          <w:tcPr>
            <w:tcW w:w="0" w:type="auto"/>
            <w:tcMar>
              <w:top w:w="80" w:type="dxa"/>
              <w:bottom w:w="80" w:type="dxa"/>
            </w:tcMar>
          </w:tcPr>
          <w:p w14:paraId="09A38C65"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surveillance contexts? " Question:</w:t>
            </w:r>
          </w:p>
          <w:p w14:paraId="624DC56C" w14:textId="77777777" w:rsidR="00F96CF5" w:rsidRDefault="00F96CF5">
            <w:pPr>
              <w:keepNext/>
              <w:numPr>
                <w:ilvl w:val="0"/>
                <w:numId w:val="21"/>
              </w:numPr>
              <w:rPr>
                <w:rFonts w:ascii="Arial" w:eastAsia="Arial" w:hAnsi="Arial" w:cs="Arial"/>
                <w:sz w:val="20"/>
              </w:rPr>
            </w:pPr>
            <w:r>
              <w:rPr>
                <w:rFonts w:ascii="Arial" w:eastAsia="Arial" w:hAnsi="Arial" w:cs="Arial"/>
                <w:sz w:val="20"/>
              </w:rPr>
              <w:t>Article IV consultations or Selected Issues Papers (SIPs): To a slight extent,To a moderate extent,To a great extent</w:t>
            </w:r>
          </w:p>
          <w:p w14:paraId="5C9BAC0E" w14:textId="77777777" w:rsidR="00F96CF5" w:rsidRDefault="00F96CF5">
            <w:pPr>
              <w:keepNext/>
              <w:numPr>
                <w:ilvl w:val="0"/>
                <w:numId w:val="22"/>
              </w:numPr>
              <w:rPr>
                <w:rFonts w:ascii="Arial" w:eastAsia="Arial" w:hAnsi="Arial" w:cs="Arial"/>
                <w:sz w:val="20"/>
              </w:rPr>
            </w:pPr>
            <w:r>
              <w:rPr>
                <w:rFonts w:ascii="Arial" w:eastAsia="Arial" w:hAnsi="Arial" w:cs="Arial"/>
                <w:sz w:val="20"/>
              </w:rPr>
              <w:t>Flagship reports (e.g., World Economic Outlook (WEO), Fiscal Monitor (FM), Global Financial Stability Report (GFSR), Regional Economic Outlook (REO)): To a slight extent,To a moderate extent,To a great extent</w:t>
            </w:r>
          </w:p>
          <w:p w14:paraId="5B247D89" w14:textId="77777777" w:rsidR="00F96CF5" w:rsidRDefault="00F96CF5">
            <w:pPr>
              <w:keepNext/>
              <w:numPr>
                <w:ilvl w:val="0"/>
                <w:numId w:val="23"/>
              </w:numPr>
              <w:rPr>
                <w:rFonts w:ascii="Arial" w:eastAsia="Arial" w:hAnsi="Arial" w:cs="Arial"/>
                <w:sz w:val="20"/>
              </w:rPr>
            </w:pPr>
            <w:r>
              <w:rPr>
                <w:rFonts w:ascii="Arial" w:eastAsia="Arial" w:hAnsi="Arial" w:cs="Arial"/>
                <w:sz w:val="20"/>
              </w:rPr>
              <w:t>Financial Sector Assessment Programs (FSAPs): To a slight extent,To a moderate extent,To a great extent</w:t>
            </w:r>
          </w:p>
          <w:p w14:paraId="21F0D28E" w14:textId="1C1E7120" w:rsidR="00F96CF5" w:rsidRDefault="00F96CF5">
            <w:pPr>
              <w:keepNext/>
              <w:numPr>
                <w:ilvl w:val="0"/>
                <w:numId w:val="24"/>
              </w:numPr>
              <w:rPr>
                <w:rFonts w:ascii="Arial" w:eastAsia="Arial" w:hAnsi="Arial" w:cs="Arial"/>
                <w:sz w:val="20"/>
              </w:rPr>
            </w:pPr>
            <w:r>
              <w:rPr>
                <w:rFonts w:ascii="Arial" w:eastAsia="Arial" w:hAnsi="Arial" w:cs="Arial"/>
                <w:sz w:val="20"/>
              </w:rPr>
              <w:t xml:space="preserve">Research and analytical work (e.g., working papers, books, and </w:t>
            </w:r>
            <w:r w:rsidR="00034A62">
              <w:rPr>
                <w:rFonts w:ascii="Arial" w:eastAsia="Arial" w:hAnsi="Arial" w:cs="Arial"/>
                <w:sz w:val="22"/>
              </w:rPr>
              <w:t xml:space="preserve">staff climate </w:t>
            </w:r>
            <w:r w:rsidR="00E8319B" w:rsidRPr="00FB159A">
              <w:rPr>
                <w:rFonts w:ascii="Arial" w:eastAsia="Arial" w:hAnsi="Arial" w:cs="Arial"/>
                <w:bCs/>
                <w:sz w:val="22"/>
              </w:rPr>
              <w:t>notes</w:t>
            </w:r>
            <w:r>
              <w:rPr>
                <w:rFonts w:ascii="Arial" w:eastAsia="Arial" w:hAnsi="Arial" w:cs="Arial"/>
                <w:sz w:val="20"/>
              </w:rPr>
              <w:t>): To a slight extent,To a moderate extent,To a great extent</w:t>
            </w:r>
          </w:p>
          <w:p w14:paraId="2ECA46A3" w14:textId="77777777" w:rsidR="00F96CF5" w:rsidRDefault="00F96CF5">
            <w:pPr>
              <w:keepNext/>
              <w:rPr>
                <w:rFonts w:ascii="Arial" w:eastAsia="Arial" w:hAnsi="Arial" w:cs="Arial"/>
                <w:sz w:val="20"/>
              </w:rPr>
            </w:pPr>
          </w:p>
        </w:tc>
      </w:tr>
      <w:tr w:rsidR="00F96CF5" w14:paraId="620C16D3"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697CEA55"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
                    <w:gridCol w:w="7876"/>
                  </w:tblGrid>
                  <w:tr w:rsidR="00F96CF5" w14:paraId="6A71CB82" w14:textId="77777777">
                    <w:tc>
                      <w:tcPr>
                        <w:tcW w:w="0" w:type="auto"/>
                        <w:tcMar>
                          <w:top w:w="80" w:type="dxa"/>
                          <w:bottom w:w="80" w:type="dxa"/>
                        </w:tcMar>
                      </w:tcPr>
                      <w:p w14:paraId="4A584624" w14:textId="77777777" w:rsidR="00F96CF5" w:rsidRDefault="00F96CF5">
                        <w:pPr>
                          <w:rPr>
                            <w:rFonts w:ascii="Arial" w:eastAsia="Arial" w:hAnsi="Arial" w:cs="Arial"/>
                            <w:b/>
                            <w:sz w:val="22"/>
                          </w:rPr>
                        </w:pPr>
                      </w:p>
                    </w:tc>
                    <w:tc>
                      <w:tcPr>
                        <w:tcW w:w="0" w:type="auto"/>
                        <w:tcMar>
                          <w:top w:w="80" w:type="dxa"/>
                          <w:bottom w:w="80" w:type="dxa"/>
                        </w:tcMar>
                      </w:tcPr>
                      <w:p w14:paraId="3787A92C"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5C20F71A" w14:textId="77777777">
                    <w:tc>
                      <w:tcPr>
                        <w:tcW w:w="0" w:type="auto"/>
                        <w:tcMar>
                          <w:top w:w="80" w:type="dxa"/>
                          <w:bottom w:w="80" w:type="dxa"/>
                        </w:tcMar>
                      </w:tcPr>
                      <w:p w14:paraId="2A9921DB" w14:textId="3766EF93" w:rsidR="00F96CF5" w:rsidRDefault="00773C45">
                        <w:pPr>
                          <w:rPr>
                            <w:rFonts w:ascii="Arial" w:eastAsia="Arial" w:hAnsi="Arial" w:cs="Arial"/>
                            <w:sz w:val="22"/>
                          </w:rPr>
                        </w:pPr>
                        <w:r>
                          <w:rPr>
                            <w:noProof/>
                          </w:rPr>
                          <mc:AlternateContent>
                            <mc:Choice Requires="wps">
                              <w:drawing>
                                <wp:anchor distT="0" distB="0" distL="114300" distR="114300" simplePos="0" relativeHeight="251658502" behindDoc="0" locked="1" layoutInCell="1" allowOverlap="1" wp14:anchorId="71F24F09" wp14:editId="49756315">
                                  <wp:simplePos x="0" y="0"/>
                                  <wp:positionH relativeFrom="column">
                                    <wp:align>center</wp:align>
                                  </wp:positionH>
                                  <wp:positionV relativeFrom="paragraph">
                                    <wp:posOffset>25400</wp:posOffset>
                                  </wp:positionV>
                                  <wp:extent cx="88900" cy="88900"/>
                                  <wp:effectExtent l="6350" t="8255" r="9525" b="7620"/>
                                  <wp:wrapNone/>
                                  <wp:docPr id="277885805" name="Oval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28E8C0D" id="Oval 273" o:spid="_x0000_s1026" style="position:absolute;margin-left:0;margin-top:2pt;width:7pt;height:7pt;z-index:2515824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FB48A0D" w14:textId="77777777" w:rsidR="00F96CF5" w:rsidRDefault="00F96CF5">
                        <w:pPr>
                          <w:rPr>
                            <w:rFonts w:ascii="Arial" w:eastAsia="Arial" w:hAnsi="Arial" w:cs="Arial"/>
                            <w:sz w:val="22"/>
                          </w:rPr>
                        </w:pPr>
                        <w:r>
                          <w:rPr>
                            <w:rFonts w:ascii="Arial" w:eastAsia="Arial" w:hAnsi="Arial" w:cs="Arial"/>
                            <w:sz w:val="22"/>
                          </w:rPr>
                          <w:t>The IMF dedicated an appropriate amount of resources</w:t>
                        </w:r>
                      </w:p>
                    </w:tc>
                  </w:tr>
                  <w:tr w:rsidR="00F96CF5" w14:paraId="35DE1B9B" w14:textId="77777777">
                    <w:tc>
                      <w:tcPr>
                        <w:tcW w:w="0" w:type="auto"/>
                        <w:tcMar>
                          <w:top w:w="80" w:type="dxa"/>
                          <w:bottom w:w="80" w:type="dxa"/>
                        </w:tcMar>
                      </w:tcPr>
                      <w:p w14:paraId="77B48D3D" w14:textId="079BFFB1" w:rsidR="00F96CF5" w:rsidRDefault="00773C45">
                        <w:pPr>
                          <w:rPr>
                            <w:rFonts w:ascii="Arial" w:eastAsia="Arial" w:hAnsi="Arial" w:cs="Arial"/>
                            <w:sz w:val="22"/>
                          </w:rPr>
                        </w:pPr>
                        <w:r>
                          <w:rPr>
                            <w:noProof/>
                          </w:rPr>
                          <mc:AlternateContent>
                            <mc:Choice Requires="wps">
                              <w:drawing>
                                <wp:anchor distT="0" distB="0" distL="114300" distR="114300" simplePos="0" relativeHeight="251658503" behindDoc="0" locked="1" layoutInCell="1" allowOverlap="1" wp14:anchorId="77CF129D" wp14:editId="49EC4190">
                                  <wp:simplePos x="0" y="0"/>
                                  <wp:positionH relativeFrom="column">
                                    <wp:align>center</wp:align>
                                  </wp:positionH>
                                  <wp:positionV relativeFrom="paragraph">
                                    <wp:posOffset>25400</wp:posOffset>
                                  </wp:positionV>
                                  <wp:extent cx="88900" cy="88900"/>
                                  <wp:effectExtent l="6350" t="13970" r="9525" b="11430"/>
                                  <wp:wrapNone/>
                                  <wp:docPr id="321081666" name="Oval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5A4F3E2" id="Oval 274" o:spid="_x0000_s1026" style="position:absolute;margin-left:0;margin-top:2pt;width:7pt;height:7pt;z-index:2515834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49B5378" w14:textId="77777777" w:rsidR="00F96CF5" w:rsidRDefault="00F96CF5">
                        <w:pPr>
                          <w:rPr>
                            <w:rFonts w:ascii="Arial" w:eastAsia="Arial" w:hAnsi="Arial" w:cs="Arial"/>
                            <w:sz w:val="22"/>
                          </w:rPr>
                        </w:pPr>
                        <w:r>
                          <w:rPr>
                            <w:rFonts w:ascii="Arial" w:eastAsia="Arial" w:hAnsi="Arial" w:cs="Arial"/>
                            <w:sz w:val="22"/>
                          </w:rPr>
                          <w:t>The IMF should have dedicated more resources</w:t>
                        </w:r>
                      </w:p>
                    </w:tc>
                  </w:tr>
                  <w:tr w:rsidR="00F96CF5" w14:paraId="7039361E" w14:textId="77777777">
                    <w:tc>
                      <w:tcPr>
                        <w:tcW w:w="0" w:type="auto"/>
                        <w:tcMar>
                          <w:top w:w="80" w:type="dxa"/>
                          <w:bottom w:w="80" w:type="dxa"/>
                        </w:tcMar>
                      </w:tcPr>
                      <w:p w14:paraId="24D5CA33" w14:textId="51A67D7D" w:rsidR="00F96CF5" w:rsidRDefault="00773C45">
                        <w:pPr>
                          <w:rPr>
                            <w:rFonts w:ascii="Arial" w:eastAsia="Arial" w:hAnsi="Arial" w:cs="Arial"/>
                            <w:sz w:val="22"/>
                          </w:rPr>
                        </w:pPr>
                        <w:r>
                          <w:rPr>
                            <w:noProof/>
                          </w:rPr>
                          <mc:AlternateContent>
                            <mc:Choice Requires="wps">
                              <w:drawing>
                                <wp:anchor distT="0" distB="0" distL="114300" distR="114300" simplePos="0" relativeHeight="251658504" behindDoc="0" locked="1" layoutInCell="1" allowOverlap="1" wp14:anchorId="5E0A0519" wp14:editId="1ABFF854">
                                  <wp:simplePos x="0" y="0"/>
                                  <wp:positionH relativeFrom="column">
                                    <wp:align>center</wp:align>
                                  </wp:positionH>
                                  <wp:positionV relativeFrom="paragraph">
                                    <wp:posOffset>25400</wp:posOffset>
                                  </wp:positionV>
                                  <wp:extent cx="88900" cy="88900"/>
                                  <wp:effectExtent l="6350" t="10160" r="9525" b="5715"/>
                                  <wp:wrapNone/>
                                  <wp:docPr id="369492268" name="Oval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EC8F3CC" id="Oval 275" o:spid="_x0000_s1026" style="position:absolute;margin-left:0;margin-top:2pt;width:7pt;height:7pt;z-index:2515845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8BAC58B" w14:textId="77777777" w:rsidR="00F96CF5" w:rsidRDefault="00F96CF5">
                        <w:pPr>
                          <w:rPr>
                            <w:rFonts w:ascii="Arial" w:eastAsia="Arial" w:hAnsi="Arial" w:cs="Arial"/>
                            <w:sz w:val="22"/>
                          </w:rPr>
                        </w:pPr>
                        <w:r>
                          <w:rPr>
                            <w:rFonts w:ascii="Arial" w:eastAsia="Arial" w:hAnsi="Arial" w:cs="Arial"/>
                            <w:sz w:val="22"/>
                          </w:rPr>
                          <w:t>The IMF should have dedicated less resources</w:t>
                        </w:r>
                      </w:p>
                    </w:tc>
                  </w:tr>
                  <w:tr w:rsidR="00F96CF5" w14:paraId="6700FF35" w14:textId="77777777">
                    <w:tc>
                      <w:tcPr>
                        <w:tcW w:w="0" w:type="auto"/>
                        <w:tcMar>
                          <w:top w:w="80" w:type="dxa"/>
                          <w:bottom w:w="80" w:type="dxa"/>
                        </w:tcMar>
                      </w:tcPr>
                      <w:p w14:paraId="5DDE07D2" w14:textId="113EAB29" w:rsidR="00F96CF5" w:rsidRDefault="00773C45">
                        <w:pPr>
                          <w:rPr>
                            <w:rFonts w:ascii="Arial" w:eastAsia="Arial" w:hAnsi="Arial" w:cs="Arial"/>
                            <w:sz w:val="22"/>
                          </w:rPr>
                        </w:pPr>
                        <w:r>
                          <w:rPr>
                            <w:noProof/>
                          </w:rPr>
                          <mc:AlternateContent>
                            <mc:Choice Requires="wps">
                              <w:drawing>
                                <wp:anchor distT="0" distB="0" distL="114300" distR="114300" simplePos="0" relativeHeight="251658505" behindDoc="0" locked="1" layoutInCell="1" allowOverlap="1" wp14:anchorId="417277DC" wp14:editId="18084B55">
                                  <wp:simplePos x="0" y="0"/>
                                  <wp:positionH relativeFrom="column">
                                    <wp:align>center</wp:align>
                                  </wp:positionH>
                                  <wp:positionV relativeFrom="paragraph">
                                    <wp:posOffset>25400</wp:posOffset>
                                  </wp:positionV>
                                  <wp:extent cx="88900" cy="88900"/>
                                  <wp:effectExtent l="6350" t="6350" r="9525" b="9525"/>
                                  <wp:wrapNone/>
                                  <wp:docPr id="1790281147" name="Oval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0C55C5B" id="Oval 276" o:spid="_x0000_s1026" style="position:absolute;margin-left:0;margin-top:2pt;width:7pt;height:7pt;z-index:2515855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9DEE4EC" w14:textId="77777777" w:rsidR="00F96CF5" w:rsidRDefault="00F96CF5">
                        <w:pPr>
                          <w:rPr>
                            <w:rFonts w:ascii="Arial" w:eastAsia="Arial" w:hAnsi="Arial" w:cs="Arial"/>
                            <w:sz w:val="22"/>
                          </w:rPr>
                        </w:pPr>
                        <w:r>
                          <w:rPr>
                            <w:rFonts w:ascii="Arial" w:eastAsia="Arial" w:hAnsi="Arial" w:cs="Arial"/>
                            <w:sz w:val="22"/>
                          </w:rPr>
                          <w:t>The IMF should not have dedicated any resources</w:t>
                        </w:r>
                      </w:p>
                    </w:tc>
                  </w:tr>
                </w:tbl>
                <w:p w14:paraId="2C4B8D6A" w14:textId="77777777" w:rsidR="00F96CF5" w:rsidRDefault="00F96CF5">
                  <w:pPr>
                    <w:rPr>
                      <w:rFonts w:ascii="Arial" w:eastAsia="Arial" w:hAnsi="Arial" w:cs="Arial"/>
                      <w:sz w:val="22"/>
                    </w:rPr>
                  </w:pPr>
                </w:p>
              </w:tc>
            </w:tr>
          </w:tbl>
          <w:p w14:paraId="78369C03" w14:textId="77777777" w:rsidR="00F96CF5" w:rsidRDefault="00F96CF5">
            <w:pPr>
              <w:rPr>
                <w:rFonts w:ascii="Arial" w:eastAsia="Arial" w:hAnsi="Arial" w:cs="Arial"/>
                <w:sz w:val="22"/>
              </w:rPr>
            </w:pPr>
          </w:p>
        </w:tc>
      </w:tr>
    </w:tbl>
    <w:p w14:paraId="04D480B0"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6F8ADCEE" w14:textId="77777777">
        <w:tc>
          <w:tcPr>
            <w:tcW w:w="0" w:type="auto"/>
            <w:tcMar>
              <w:top w:w="80" w:type="dxa"/>
              <w:bottom w:w="80" w:type="dxa"/>
            </w:tcMar>
          </w:tcPr>
          <w:p w14:paraId="67597FDB" w14:textId="77777777" w:rsidR="00F96CF5" w:rsidRDefault="00F96CF5">
            <w:pPr>
              <w:keepNext/>
              <w:rPr>
                <w:rFonts w:ascii="Arial" w:eastAsia="Arial" w:hAnsi="Arial" w:cs="Arial"/>
                <w:b/>
                <w:sz w:val="22"/>
              </w:rPr>
            </w:pPr>
            <w:r>
              <w:rPr>
                <w:rFonts w:ascii="Arial" w:eastAsia="Arial" w:hAnsi="Arial" w:cs="Arial"/>
                <w:b/>
                <w:sz w:val="22"/>
              </w:rPr>
              <w:lastRenderedPageBreak/>
              <w:t>*4.8. In your view and looking ahead, to what extent should the IMF cover the following types of climate change-related issues in the following surveillance outputs?</w:t>
            </w:r>
            <w:r>
              <w:rPr>
                <w:rFonts w:ascii="Arial" w:eastAsia="Arial" w:hAnsi="Arial" w:cs="Arial"/>
                <w:sz w:val="22"/>
              </w:rPr>
              <w:t>(*Required)</w:t>
            </w:r>
          </w:p>
        </w:tc>
      </w:tr>
      <w:tr w:rsidR="00F96CF5" w14:paraId="477E4143" w14:textId="77777777">
        <w:tc>
          <w:tcPr>
            <w:tcW w:w="0" w:type="auto"/>
            <w:tcMar>
              <w:top w:w="80" w:type="dxa"/>
              <w:bottom w:w="80" w:type="dxa"/>
            </w:tcMar>
          </w:tcPr>
          <w:p w14:paraId="3D4A97A3"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surveillance contexts? " Question:</w:t>
            </w:r>
          </w:p>
          <w:p w14:paraId="71A827BF" w14:textId="77777777" w:rsidR="00F96CF5" w:rsidRDefault="00F96CF5">
            <w:pPr>
              <w:keepNext/>
              <w:numPr>
                <w:ilvl w:val="0"/>
                <w:numId w:val="25"/>
              </w:numPr>
              <w:rPr>
                <w:rFonts w:ascii="Arial" w:eastAsia="Arial" w:hAnsi="Arial" w:cs="Arial"/>
                <w:sz w:val="20"/>
              </w:rPr>
            </w:pPr>
            <w:r>
              <w:rPr>
                <w:rFonts w:ascii="Arial" w:eastAsia="Arial" w:hAnsi="Arial" w:cs="Arial"/>
                <w:sz w:val="20"/>
              </w:rPr>
              <w:t>Article IV consultations or Selected Issues Papers (SIPs): To a slight extent,To a moderate extent,To a great extent</w:t>
            </w:r>
          </w:p>
          <w:p w14:paraId="5B09BAED" w14:textId="77777777" w:rsidR="00F96CF5" w:rsidRDefault="00F96CF5">
            <w:pPr>
              <w:keepNext/>
              <w:numPr>
                <w:ilvl w:val="0"/>
                <w:numId w:val="26"/>
              </w:numPr>
              <w:rPr>
                <w:rFonts w:ascii="Arial" w:eastAsia="Arial" w:hAnsi="Arial" w:cs="Arial"/>
                <w:sz w:val="20"/>
              </w:rPr>
            </w:pPr>
            <w:r>
              <w:rPr>
                <w:rFonts w:ascii="Arial" w:eastAsia="Arial" w:hAnsi="Arial" w:cs="Arial"/>
                <w:sz w:val="20"/>
              </w:rPr>
              <w:t>Flagship reports (e.g., World Economic Outlook (WEO), Fiscal Monitor (FM), Global Financial Stability Report (GFSR), Regional Economic Outlook (REO)): To a slight extent,To a moderate extent,To a great extent</w:t>
            </w:r>
          </w:p>
          <w:p w14:paraId="1F550FB5" w14:textId="77777777" w:rsidR="00F96CF5" w:rsidRDefault="00F96CF5">
            <w:pPr>
              <w:keepNext/>
              <w:numPr>
                <w:ilvl w:val="0"/>
                <w:numId w:val="27"/>
              </w:numPr>
              <w:rPr>
                <w:rFonts w:ascii="Arial" w:eastAsia="Arial" w:hAnsi="Arial" w:cs="Arial"/>
                <w:sz w:val="20"/>
              </w:rPr>
            </w:pPr>
            <w:r>
              <w:rPr>
                <w:rFonts w:ascii="Arial" w:eastAsia="Arial" w:hAnsi="Arial" w:cs="Arial"/>
                <w:sz w:val="20"/>
              </w:rPr>
              <w:t>Financial Sector Assessment Programs (FSAPs): To a slight extent,To a moderate extent,To a great extent</w:t>
            </w:r>
          </w:p>
          <w:p w14:paraId="1D486507" w14:textId="53CA484A" w:rsidR="00F96CF5" w:rsidRDefault="00F96CF5">
            <w:pPr>
              <w:keepNext/>
              <w:numPr>
                <w:ilvl w:val="0"/>
                <w:numId w:val="28"/>
              </w:numPr>
              <w:rPr>
                <w:rFonts w:ascii="Arial" w:eastAsia="Arial" w:hAnsi="Arial" w:cs="Arial"/>
                <w:sz w:val="20"/>
              </w:rPr>
            </w:pPr>
            <w:r>
              <w:rPr>
                <w:rFonts w:ascii="Arial" w:eastAsia="Arial" w:hAnsi="Arial" w:cs="Arial"/>
                <w:sz w:val="20"/>
              </w:rPr>
              <w:t xml:space="preserve">Research and analytical work (e.g., working papers, books, and </w:t>
            </w:r>
            <w:r w:rsidR="00D24B89">
              <w:rPr>
                <w:rFonts w:ascii="Arial" w:eastAsia="Arial" w:hAnsi="Arial" w:cs="Arial"/>
                <w:sz w:val="22"/>
              </w:rPr>
              <w:t>staff climate notes</w:t>
            </w:r>
            <w:r>
              <w:rPr>
                <w:rFonts w:ascii="Arial" w:eastAsia="Arial" w:hAnsi="Arial" w:cs="Arial"/>
                <w:sz w:val="20"/>
              </w:rPr>
              <w:t>): To a slight extent,To a moderate extent,To a great extent</w:t>
            </w:r>
          </w:p>
          <w:p w14:paraId="7D5881F3" w14:textId="77777777" w:rsidR="00F96CF5" w:rsidRDefault="00F96CF5">
            <w:pPr>
              <w:keepNext/>
              <w:rPr>
                <w:rFonts w:ascii="Arial" w:eastAsia="Arial" w:hAnsi="Arial" w:cs="Arial"/>
                <w:sz w:val="20"/>
              </w:rPr>
            </w:pPr>
          </w:p>
        </w:tc>
      </w:tr>
      <w:tr w:rsidR="00F96CF5" w14:paraId="20A619E5"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71555E49"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5891"/>
                    <w:gridCol w:w="2075"/>
                  </w:tblGrid>
                  <w:tr w:rsidR="00F96CF5" w14:paraId="5BE9537D" w14:textId="77777777">
                    <w:tc>
                      <w:tcPr>
                        <w:tcW w:w="0" w:type="auto"/>
                        <w:tcMar>
                          <w:top w:w="80" w:type="dxa"/>
                          <w:bottom w:w="80" w:type="dxa"/>
                        </w:tcMar>
                      </w:tcPr>
                      <w:p w14:paraId="519A7617" w14:textId="77777777" w:rsidR="00F96CF5" w:rsidRDefault="00F96CF5">
                        <w:pPr>
                          <w:rPr>
                            <w:rFonts w:ascii="Arial" w:eastAsia="Arial" w:hAnsi="Arial" w:cs="Arial"/>
                            <w:b/>
                            <w:sz w:val="22"/>
                          </w:rPr>
                        </w:pPr>
                      </w:p>
                    </w:tc>
                    <w:tc>
                      <w:tcPr>
                        <w:tcW w:w="0" w:type="auto"/>
                        <w:tcMar>
                          <w:top w:w="80" w:type="dxa"/>
                          <w:bottom w:w="80" w:type="dxa"/>
                        </w:tcMar>
                      </w:tcPr>
                      <w:p w14:paraId="2DB12686"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001FB82D"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7E396A91" w14:textId="77777777">
                    <w:tc>
                      <w:tcPr>
                        <w:tcW w:w="0" w:type="auto"/>
                        <w:tcMar>
                          <w:top w:w="80" w:type="dxa"/>
                          <w:bottom w:w="80" w:type="dxa"/>
                        </w:tcMar>
                      </w:tcPr>
                      <w:p w14:paraId="2134C4A5" w14:textId="47059E74" w:rsidR="00F96CF5" w:rsidRDefault="00773C45">
                        <w:pPr>
                          <w:rPr>
                            <w:rFonts w:ascii="Arial" w:eastAsia="Arial" w:hAnsi="Arial" w:cs="Arial"/>
                            <w:sz w:val="22"/>
                          </w:rPr>
                        </w:pPr>
                        <w:r>
                          <w:rPr>
                            <w:noProof/>
                          </w:rPr>
                          <mc:AlternateContent>
                            <mc:Choice Requires="wps">
                              <w:drawing>
                                <wp:anchor distT="0" distB="0" distL="114300" distR="114300" simplePos="0" relativeHeight="251658506" behindDoc="0" locked="1" layoutInCell="1" allowOverlap="1" wp14:anchorId="5F6CFC5A" wp14:editId="6C850B0B">
                                  <wp:simplePos x="0" y="0"/>
                                  <wp:positionH relativeFrom="column">
                                    <wp:align>center</wp:align>
                                  </wp:positionH>
                                  <wp:positionV relativeFrom="paragraph">
                                    <wp:posOffset>25400</wp:posOffset>
                                  </wp:positionV>
                                  <wp:extent cx="88900" cy="88900"/>
                                  <wp:effectExtent l="12065" t="8255" r="13335" b="7620"/>
                                  <wp:wrapNone/>
                                  <wp:docPr id="1372221596" name="Oval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5FD686B" id="Oval 277" o:spid="_x0000_s1026" style="position:absolute;margin-left:0;margin-top:2pt;width:7pt;height:7pt;z-index:2515865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068B4D4" w14:textId="77777777" w:rsidR="00F96CF5" w:rsidRDefault="00F96CF5">
                        <w:pPr>
                          <w:rPr>
                            <w:rFonts w:ascii="Arial" w:eastAsia="Arial" w:hAnsi="Arial" w:cs="Arial"/>
                            <w:sz w:val="22"/>
                          </w:rPr>
                        </w:pPr>
                        <w:r>
                          <w:rPr>
                            <w:rFonts w:ascii="Arial" w:eastAsia="Arial" w:hAnsi="Arial" w:cs="Arial"/>
                            <w:sz w:val="22"/>
                          </w:rPr>
                          <w:t>Adaptation issues in Article IV consultations</w:t>
                        </w:r>
                      </w:p>
                    </w:tc>
                    <w:tc>
                      <w:tcPr>
                        <w:tcW w:w="0" w:type="auto"/>
                        <w:tcMar>
                          <w:top w:w="80" w:type="dxa"/>
                          <w:bottom w:w="80" w:type="dxa"/>
                        </w:tcMar>
                        <w:vAlign w:val="center"/>
                      </w:tcPr>
                      <w:p w14:paraId="4BEDD60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74C9464" w14:textId="77777777">
                    <w:tc>
                      <w:tcPr>
                        <w:tcW w:w="0" w:type="auto"/>
                        <w:tcMar>
                          <w:top w:w="80" w:type="dxa"/>
                          <w:bottom w:w="80" w:type="dxa"/>
                        </w:tcMar>
                      </w:tcPr>
                      <w:p w14:paraId="7BBA2D97" w14:textId="52A75399" w:rsidR="00F96CF5" w:rsidRDefault="00773C45">
                        <w:pPr>
                          <w:rPr>
                            <w:rFonts w:ascii="Arial" w:eastAsia="Arial" w:hAnsi="Arial" w:cs="Arial"/>
                            <w:sz w:val="22"/>
                          </w:rPr>
                        </w:pPr>
                        <w:r>
                          <w:rPr>
                            <w:noProof/>
                          </w:rPr>
                          <mc:AlternateContent>
                            <mc:Choice Requires="wps">
                              <w:drawing>
                                <wp:anchor distT="0" distB="0" distL="114300" distR="114300" simplePos="0" relativeHeight="251658507" behindDoc="0" locked="1" layoutInCell="1" allowOverlap="1" wp14:anchorId="7319E2D5" wp14:editId="1A192B85">
                                  <wp:simplePos x="0" y="0"/>
                                  <wp:positionH relativeFrom="column">
                                    <wp:align>center</wp:align>
                                  </wp:positionH>
                                  <wp:positionV relativeFrom="paragraph">
                                    <wp:posOffset>25400</wp:posOffset>
                                  </wp:positionV>
                                  <wp:extent cx="88900" cy="88900"/>
                                  <wp:effectExtent l="12065" t="13970" r="13335" b="11430"/>
                                  <wp:wrapNone/>
                                  <wp:docPr id="1674214940" name="Oval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FB0743D" id="Oval 278" o:spid="_x0000_s1026" style="position:absolute;margin-left:0;margin-top:2pt;width:7pt;height:7pt;z-index:2515875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073EFDE" w14:textId="77777777" w:rsidR="00F96CF5" w:rsidRDefault="00F96CF5">
                        <w:pPr>
                          <w:rPr>
                            <w:rFonts w:ascii="Arial" w:eastAsia="Arial" w:hAnsi="Arial" w:cs="Arial"/>
                            <w:sz w:val="22"/>
                          </w:rPr>
                        </w:pPr>
                        <w:r>
                          <w:rPr>
                            <w:rFonts w:ascii="Arial" w:eastAsia="Arial" w:hAnsi="Arial" w:cs="Arial"/>
                            <w:sz w:val="22"/>
                          </w:rPr>
                          <w:t>Adaptation issues in Article IV consultations</w:t>
                        </w:r>
                      </w:p>
                    </w:tc>
                    <w:tc>
                      <w:tcPr>
                        <w:tcW w:w="0" w:type="auto"/>
                        <w:tcMar>
                          <w:top w:w="80" w:type="dxa"/>
                          <w:bottom w:w="80" w:type="dxa"/>
                        </w:tcMar>
                        <w:vAlign w:val="center"/>
                      </w:tcPr>
                      <w:p w14:paraId="6AC5F4C8"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C167204" w14:textId="77777777">
                    <w:tc>
                      <w:tcPr>
                        <w:tcW w:w="0" w:type="auto"/>
                        <w:tcMar>
                          <w:top w:w="80" w:type="dxa"/>
                          <w:bottom w:w="80" w:type="dxa"/>
                        </w:tcMar>
                      </w:tcPr>
                      <w:p w14:paraId="5FE5A45B" w14:textId="00321F78" w:rsidR="00F96CF5" w:rsidRDefault="00773C45">
                        <w:pPr>
                          <w:rPr>
                            <w:rFonts w:ascii="Arial" w:eastAsia="Arial" w:hAnsi="Arial" w:cs="Arial"/>
                            <w:sz w:val="22"/>
                          </w:rPr>
                        </w:pPr>
                        <w:r>
                          <w:rPr>
                            <w:noProof/>
                          </w:rPr>
                          <mc:AlternateContent>
                            <mc:Choice Requires="wps">
                              <w:drawing>
                                <wp:anchor distT="0" distB="0" distL="114300" distR="114300" simplePos="0" relativeHeight="251658508" behindDoc="0" locked="1" layoutInCell="1" allowOverlap="1" wp14:anchorId="431FF2ED" wp14:editId="44E42A28">
                                  <wp:simplePos x="0" y="0"/>
                                  <wp:positionH relativeFrom="column">
                                    <wp:align>center</wp:align>
                                  </wp:positionH>
                                  <wp:positionV relativeFrom="paragraph">
                                    <wp:posOffset>25400</wp:posOffset>
                                  </wp:positionV>
                                  <wp:extent cx="88900" cy="88900"/>
                                  <wp:effectExtent l="12065" t="10160" r="13335" b="5715"/>
                                  <wp:wrapNone/>
                                  <wp:docPr id="784823929" name="Oval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A88A072" id="Oval 279" o:spid="_x0000_s1026" style="position:absolute;margin-left:0;margin-top:2pt;width:7pt;height:7pt;z-index:2515886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7DF23B5" w14:textId="77777777" w:rsidR="00F96CF5" w:rsidRDefault="00F96CF5">
                        <w:pPr>
                          <w:rPr>
                            <w:rFonts w:ascii="Arial" w:eastAsia="Arial" w:hAnsi="Arial" w:cs="Arial"/>
                            <w:sz w:val="22"/>
                          </w:rPr>
                        </w:pPr>
                        <w:r>
                          <w:rPr>
                            <w:rFonts w:ascii="Arial" w:eastAsia="Arial" w:hAnsi="Arial" w:cs="Arial"/>
                            <w:sz w:val="22"/>
                          </w:rPr>
                          <w:t>Adaptation issues in Article IV consultations</w:t>
                        </w:r>
                      </w:p>
                    </w:tc>
                    <w:tc>
                      <w:tcPr>
                        <w:tcW w:w="0" w:type="auto"/>
                        <w:tcMar>
                          <w:top w:w="80" w:type="dxa"/>
                          <w:bottom w:w="80" w:type="dxa"/>
                        </w:tcMar>
                        <w:vAlign w:val="center"/>
                      </w:tcPr>
                      <w:p w14:paraId="166998C5"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9735F84" w14:textId="77777777">
                    <w:tc>
                      <w:tcPr>
                        <w:tcW w:w="0" w:type="auto"/>
                        <w:tcMar>
                          <w:top w:w="80" w:type="dxa"/>
                          <w:bottom w:w="80" w:type="dxa"/>
                        </w:tcMar>
                      </w:tcPr>
                      <w:p w14:paraId="3420E2FD" w14:textId="554638DA" w:rsidR="00F96CF5" w:rsidRDefault="00773C45">
                        <w:pPr>
                          <w:rPr>
                            <w:rFonts w:ascii="Arial" w:eastAsia="Arial" w:hAnsi="Arial" w:cs="Arial"/>
                            <w:sz w:val="22"/>
                          </w:rPr>
                        </w:pPr>
                        <w:r>
                          <w:rPr>
                            <w:noProof/>
                          </w:rPr>
                          <mc:AlternateContent>
                            <mc:Choice Requires="wps">
                              <w:drawing>
                                <wp:anchor distT="0" distB="0" distL="114300" distR="114300" simplePos="0" relativeHeight="251658509" behindDoc="0" locked="1" layoutInCell="1" allowOverlap="1" wp14:anchorId="3BB73727" wp14:editId="1A1C9329">
                                  <wp:simplePos x="0" y="0"/>
                                  <wp:positionH relativeFrom="column">
                                    <wp:align>center</wp:align>
                                  </wp:positionH>
                                  <wp:positionV relativeFrom="paragraph">
                                    <wp:posOffset>25400</wp:posOffset>
                                  </wp:positionV>
                                  <wp:extent cx="88900" cy="88900"/>
                                  <wp:effectExtent l="12065" t="6350" r="13335" b="9525"/>
                                  <wp:wrapNone/>
                                  <wp:docPr id="1494136678" name="Oval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167E1A1" id="Oval 280" o:spid="_x0000_s1026" style="position:absolute;margin-left:0;margin-top:2pt;width:7pt;height:7pt;z-index:2515896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B0CE29" w14:textId="77777777" w:rsidR="00F96CF5" w:rsidRDefault="00F96CF5">
                        <w:pPr>
                          <w:rPr>
                            <w:rFonts w:ascii="Arial" w:eastAsia="Arial" w:hAnsi="Arial" w:cs="Arial"/>
                            <w:sz w:val="22"/>
                          </w:rPr>
                        </w:pPr>
                        <w:r>
                          <w:rPr>
                            <w:rFonts w:ascii="Arial" w:eastAsia="Arial" w:hAnsi="Arial" w:cs="Arial"/>
                            <w:sz w:val="22"/>
                          </w:rPr>
                          <w:t>Adaptation issues in Article IV consultations</w:t>
                        </w:r>
                      </w:p>
                    </w:tc>
                    <w:tc>
                      <w:tcPr>
                        <w:tcW w:w="0" w:type="auto"/>
                        <w:tcMar>
                          <w:top w:w="80" w:type="dxa"/>
                          <w:bottom w:w="80" w:type="dxa"/>
                        </w:tcMar>
                        <w:vAlign w:val="center"/>
                      </w:tcPr>
                      <w:p w14:paraId="55E1FB52"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E6A3E9B" w14:textId="77777777">
                    <w:tc>
                      <w:tcPr>
                        <w:tcW w:w="0" w:type="auto"/>
                        <w:tcMar>
                          <w:top w:w="80" w:type="dxa"/>
                          <w:bottom w:w="80" w:type="dxa"/>
                        </w:tcMar>
                      </w:tcPr>
                      <w:p w14:paraId="3A2425EB" w14:textId="420FB74A" w:rsidR="00F96CF5" w:rsidRDefault="00773C45">
                        <w:pPr>
                          <w:rPr>
                            <w:rFonts w:ascii="Arial" w:eastAsia="Arial" w:hAnsi="Arial" w:cs="Arial"/>
                            <w:sz w:val="22"/>
                          </w:rPr>
                        </w:pPr>
                        <w:r>
                          <w:rPr>
                            <w:noProof/>
                          </w:rPr>
                          <mc:AlternateContent>
                            <mc:Choice Requires="wps">
                              <w:drawing>
                                <wp:anchor distT="0" distB="0" distL="114300" distR="114300" simplePos="0" relativeHeight="251658510" behindDoc="0" locked="1" layoutInCell="1" allowOverlap="1" wp14:anchorId="7ECBB0D3" wp14:editId="21F15327">
                                  <wp:simplePos x="0" y="0"/>
                                  <wp:positionH relativeFrom="column">
                                    <wp:align>center</wp:align>
                                  </wp:positionH>
                                  <wp:positionV relativeFrom="paragraph">
                                    <wp:posOffset>25400</wp:posOffset>
                                  </wp:positionV>
                                  <wp:extent cx="88900" cy="88900"/>
                                  <wp:effectExtent l="12065" t="12065" r="13335" b="13335"/>
                                  <wp:wrapNone/>
                                  <wp:docPr id="1369220366" name="Oval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31BCB6E" id="Oval 281" o:spid="_x0000_s1026" style="position:absolute;margin-left:0;margin-top:2pt;width:7pt;height:7pt;z-index:2515906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7CF6F7B" w14:textId="77777777" w:rsidR="00F96CF5" w:rsidRDefault="00F96CF5">
                        <w:pPr>
                          <w:rPr>
                            <w:rFonts w:ascii="Arial" w:eastAsia="Arial" w:hAnsi="Arial" w:cs="Arial"/>
                            <w:sz w:val="22"/>
                          </w:rPr>
                        </w:pPr>
                        <w:r>
                          <w:rPr>
                            <w:rFonts w:ascii="Arial" w:eastAsia="Arial" w:hAnsi="Arial" w:cs="Arial"/>
                            <w:sz w:val="22"/>
                          </w:rPr>
                          <w:t>Mitigation issues in Article IV consultations</w:t>
                        </w:r>
                      </w:p>
                    </w:tc>
                    <w:tc>
                      <w:tcPr>
                        <w:tcW w:w="0" w:type="auto"/>
                        <w:tcMar>
                          <w:top w:w="80" w:type="dxa"/>
                          <w:bottom w:w="80" w:type="dxa"/>
                        </w:tcMar>
                        <w:vAlign w:val="center"/>
                      </w:tcPr>
                      <w:p w14:paraId="0BF483A0"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4ACF8E8" w14:textId="77777777">
                    <w:tc>
                      <w:tcPr>
                        <w:tcW w:w="0" w:type="auto"/>
                        <w:tcMar>
                          <w:top w:w="80" w:type="dxa"/>
                          <w:bottom w:w="80" w:type="dxa"/>
                        </w:tcMar>
                      </w:tcPr>
                      <w:p w14:paraId="0CF0A3F7" w14:textId="723ED848" w:rsidR="00F96CF5" w:rsidRDefault="00773C45">
                        <w:pPr>
                          <w:rPr>
                            <w:rFonts w:ascii="Arial" w:eastAsia="Arial" w:hAnsi="Arial" w:cs="Arial"/>
                            <w:sz w:val="22"/>
                          </w:rPr>
                        </w:pPr>
                        <w:r>
                          <w:rPr>
                            <w:noProof/>
                          </w:rPr>
                          <mc:AlternateContent>
                            <mc:Choice Requires="wps">
                              <w:drawing>
                                <wp:anchor distT="0" distB="0" distL="114300" distR="114300" simplePos="0" relativeHeight="251658511" behindDoc="0" locked="1" layoutInCell="1" allowOverlap="1" wp14:anchorId="674B90CD" wp14:editId="584F38B2">
                                  <wp:simplePos x="0" y="0"/>
                                  <wp:positionH relativeFrom="column">
                                    <wp:align>center</wp:align>
                                  </wp:positionH>
                                  <wp:positionV relativeFrom="paragraph">
                                    <wp:posOffset>25400</wp:posOffset>
                                  </wp:positionV>
                                  <wp:extent cx="88900" cy="88900"/>
                                  <wp:effectExtent l="12065" t="8255" r="13335" b="7620"/>
                                  <wp:wrapNone/>
                                  <wp:docPr id="1657338294" name="Oval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CAAB033" id="Oval 282" o:spid="_x0000_s1026" style="position:absolute;margin-left:0;margin-top:2pt;width:7pt;height:7pt;z-index:2515916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6CF048A" w14:textId="77777777" w:rsidR="00F96CF5" w:rsidRDefault="00F96CF5">
                        <w:pPr>
                          <w:rPr>
                            <w:rFonts w:ascii="Arial" w:eastAsia="Arial" w:hAnsi="Arial" w:cs="Arial"/>
                            <w:sz w:val="22"/>
                          </w:rPr>
                        </w:pPr>
                        <w:r>
                          <w:rPr>
                            <w:rFonts w:ascii="Arial" w:eastAsia="Arial" w:hAnsi="Arial" w:cs="Arial"/>
                            <w:sz w:val="22"/>
                          </w:rPr>
                          <w:t>Mitigation issues in Article IV consultations</w:t>
                        </w:r>
                      </w:p>
                    </w:tc>
                    <w:tc>
                      <w:tcPr>
                        <w:tcW w:w="0" w:type="auto"/>
                        <w:tcMar>
                          <w:top w:w="80" w:type="dxa"/>
                          <w:bottom w:w="80" w:type="dxa"/>
                        </w:tcMar>
                        <w:vAlign w:val="center"/>
                      </w:tcPr>
                      <w:p w14:paraId="4EEDD26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B440974" w14:textId="77777777">
                    <w:tc>
                      <w:tcPr>
                        <w:tcW w:w="0" w:type="auto"/>
                        <w:tcMar>
                          <w:top w:w="80" w:type="dxa"/>
                          <w:bottom w:w="80" w:type="dxa"/>
                        </w:tcMar>
                      </w:tcPr>
                      <w:p w14:paraId="4AD5A70F" w14:textId="134121FC" w:rsidR="00F96CF5" w:rsidRDefault="00773C45">
                        <w:pPr>
                          <w:rPr>
                            <w:rFonts w:ascii="Arial" w:eastAsia="Arial" w:hAnsi="Arial" w:cs="Arial"/>
                            <w:sz w:val="22"/>
                          </w:rPr>
                        </w:pPr>
                        <w:r>
                          <w:rPr>
                            <w:noProof/>
                          </w:rPr>
                          <mc:AlternateContent>
                            <mc:Choice Requires="wps">
                              <w:drawing>
                                <wp:anchor distT="0" distB="0" distL="114300" distR="114300" simplePos="0" relativeHeight="251658512" behindDoc="0" locked="1" layoutInCell="1" allowOverlap="1" wp14:anchorId="58FEF5F1" wp14:editId="51D92A85">
                                  <wp:simplePos x="0" y="0"/>
                                  <wp:positionH relativeFrom="column">
                                    <wp:align>center</wp:align>
                                  </wp:positionH>
                                  <wp:positionV relativeFrom="paragraph">
                                    <wp:posOffset>25400</wp:posOffset>
                                  </wp:positionV>
                                  <wp:extent cx="88900" cy="88900"/>
                                  <wp:effectExtent l="12065" t="13970" r="13335" b="11430"/>
                                  <wp:wrapNone/>
                                  <wp:docPr id="805516826" name="Oval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2858A86" id="Oval 283" o:spid="_x0000_s1026" style="position:absolute;margin-left:0;margin-top:2pt;width:7pt;height:7pt;z-index:251592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176CEEF" w14:textId="77777777" w:rsidR="00F96CF5" w:rsidRDefault="00F96CF5">
                        <w:pPr>
                          <w:rPr>
                            <w:rFonts w:ascii="Arial" w:eastAsia="Arial" w:hAnsi="Arial" w:cs="Arial"/>
                            <w:sz w:val="22"/>
                          </w:rPr>
                        </w:pPr>
                        <w:r>
                          <w:rPr>
                            <w:rFonts w:ascii="Arial" w:eastAsia="Arial" w:hAnsi="Arial" w:cs="Arial"/>
                            <w:sz w:val="22"/>
                          </w:rPr>
                          <w:t>Mitigation issues in Article IV consultations</w:t>
                        </w:r>
                      </w:p>
                    </w:tc>
                    <w:tc>
                      <w:tcPr>
                        <w:tcW w:w="0" w:type="auto"/>
                        <w:tcMar>
                          <w:top w:w="80" w:type="dxa"/>
                          <w:bottom w:w="80" w:type="dxa"/>
                        </w:tcMar>
                        <w:vAlign w:val="center"/>
                      </w:tcPr>
                      <w:p w14:paraId="45ED4A3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078D86F" w14:textId="77777777">
                    <w:tc>
                      <w:tcPr>
                        <w:tcW w:w="0" w:type="auto"/>
                        <w:tcMar>
                          <w:top w:w="80" w:type="dxa"/>
                          <w:bottom w:w="80" w:type="dxa"/>
                        </w:tcMar>
                      </w:tcPr>
                      <w:p w14:paraId="3C2B694E" w14:textId="69292C88" w:rsidR="00F96CF5" w:rsidRDefault="00773C45">
                        <w:pPr>
                          <w:rPr>
                            <w:rFonts w:ascii="Arial" w:eastAsia="Arial" w:hAnsi="Arial" w:cs="Arial"/>
                            <w:sz w:val="22"/>
                          </w:rPr>
                        </w:pPr>
                        <w:r>
                          <w:rPr>
                            <w:noProof/>
                          </w:rPr>
                          <mc:AlternateContent>
                            <mc:Choice Requires="wps">
                              <w:drawing>
                                <wp:anchor distT="0" distB="0" distL="114300" distR="114300" simplePos="0" relativeHeight="251658513" behindDoc="0" locked="1" layoutInCell="1" allowOverlap="1" wp14:anchorId="482E06DA" wp14:editId="7F89EBD4">
                                  <wp:simplePos x="0" y="0"/>
                                  <wp:positionH relativeFrom="column">
                                    <wp:align>center</wp:align>
                                  </wp:positionH>
                                  <wp:positionV relativeFrom="paragraph">
                                    <wp:posOffset>25400</wp:posOffset>
                                  </wp:positionV>
                                  <wp:extent cx="88900" cy="88900"/>
                                  <wp:effectExtent l="12065" t="6350" r="13335" b="9525"/>
                                  <wp:wrapNone/>
                                  <wp:docPr id="1616829541" name="Oval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90B24C5" id="Oval 284" o:spid="_x0000_s1026" style="position:absolute;margin-left:0;margin-top:2pt;width:7pt;height:7pt;z-index:251593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87397B8" w14:textId="77777777" w:rsidR="00F96CF5" w:rsidRDefault="00F96CF5">
                        <w:pPr>
                          <w:rPr>
                            <w:rFonts w:ascii="Arial" w:eastAsia="Arial" w:hAnsi="Arial" w:cs="Arial"/>
                            <w:sz w:val="22"/>
                          </w:rPr>
                        </w:pPr>
                        <w:r>
                          <w:rPr>
                            <w:rFonts w:ascii="Arial" w:eastAsia="Arial" w:hAnsi="Arial" w:cs="Arial"/>
                            <w:sz w:val="22"/>
                          </w:rPr>
                          <w:t>Mitigation issues in Article IV consultations</w:t>
                        </w:r>
                      </w:p>
                    </w:tc>
                    <w:tc>
                      <w:tcPr>
                        <w:tcW w:w="0" w:type="auto"/>
                        <w:tcMar>
                          <w:top w:w="80" w:type="dxa"/>
                          <w:bottom w:w="80" w:type="dxa"/>
                        </w:tcMar>
                        <w:vAlign w:val="center"/>
                      </w:tcPr>
                      <w:p w14:paraId="35906B80"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12D8F82" w14:textId="77777777">
                    <w:tc>
                      <w:tcPr>
                        <w:tcW w:w="0" w:type="auto"/>
                        <w:tcMar>
                          <w:top w:w="80" w:type="dxa"/>
                          <w:bottom w:w="80" w:type="dxa"/>
                        </w:tcMar>
                      </w:tcPr>
                      <w:p w14:paraId="3713C004" w14:textId="7ACCCF82" w:rsidR="00F96CF5" w:rsidRDefault="00773C45">
                        <w:pPr>
                          <w:rPr>
                            <w:rFonts w:ascii="Arial" w:eastAsia="Arial" w:hAnsi="Arial" w:cs="Arial"/>
                            <w:sz w:val="22"/>
                          </w:rPr>
                        </w:pPr>
                        <w:r>
                          <w:rPr>
                            <w:noProof/>
                          </w:rPr>
                          <mc:AlternateContent>
                            <mc:Choice Requires="wps">
                              <w:drawing>
                                <wp:anchor distT="0" distB="0" distL="114300" distR="114300" simplePos="0" relativeHeight="251658514" behindDoc="0" locked="1" layoutInCell="1" allowOverlap="1" wp14:anchorId="28C9AD0B" wp14:editId="204B10B6">
                                  <wp:simplePos x="0" y="0"/>
                                  <wp:positionH relativeFrom="column">
                                    <wp:align>center</wp:align>
                                  </wp:positionH>
                                  <wp:positionV relativeFrom="paragraph">
                                    <wp:posOffset>25400</wp:posOffset>
                                  </wp:positionV>
                                  <wp:extent cx="88900" cy="88900"/>
                                  <wp:effectExtent l="12065" t="12065" r="13335" b="13335"/>
                                  <wp:wrapNone/>
                                  <wp:docPr id="34055335" name="Oval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256FE91" id="Oval 285" o:spid="_x0000_s1026" style="position:absolute;margin-left:0;margin-top:2pt;width:7pt;height:7pt;z-index:251594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BBA1AF2" w14:textId="77777777" w:rsidR="00F96CF5" w:rsidRDefault="00F96CF5">
                        <w:pPr>
                          <w:rPr>
                            <w:rFonts w:ascii="Arial" w:eastAsia="Arial" w:hAnsi="Arial" w:cs="Arial"/>
                            <w:sz w:val="22"/>
                          </w:rPr>
                        </w:pPr>
                        <w:r>
                          <w:rPr>
                            <w:rFonts w:ascii="Arial" w:eastAsia="Arial" w:hAnsi="Arial" w:cs="Arial"/>
                            <w:sz w:val="22"/>
                          </w:rPr>
                          <w:t>Transition issues in Article IV consultations</w:t>
                        </w:r>
                      </w:p>
                    </w:tc>
                    <w:tc>
                      <w:tcPr>
                        <w:tcW w:w="0" w:type="auto"/>
                        <w:tcMar>
                          <w:top w:w="80" w:type="dxa"/>
                          <w:bottom w:w="80" w:type="dxa"/>
                        </w:tcMar>
                        <w:vAlign w:val="center"/>
                      </w:tcPr>
                      <w:p w14:paraId="7DA86B69"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BB85543" w14:textId="77777777">
                    <w:tc>
                      <w:tcPr>
                        <w:tcW w:w="0" w:type="auto"/>
                        <w:tcMar>
                          <w:top w:w="80" w:type="dxa"/>
                          <w:bottom w:w="80" w:type="dxa"/>
                        </w:tcMar>
                      </w:tcPr>
                      <w:p w14:paraId="0BE74B84" w14:textId="3E297A3F" w:rsidR="00F96CF5" w:rsidRDefault="00773C45">
                        <w:pPr>
                          <w:rPr>
                            <w:rFonts w:ascii="Arial" w:eastAsia="Arial" w:hAnsi="Arial" w:cs="Arial"/>
                            <w:sz w:val="22"/>
                          </w:rPr>
                        </w:pPr>
                        <w:r>
                          <w:rPr>
                            <w:noProof/>
                          </w:rPr>
                          <mc:AlternateContent>
                            <mc:Choice Requires="wps">
                              <w:drawing>
                                <wp:anchor distT="0" distB="0" distL="114300" distR="114300" simplePos="0" relativeHeight="251658515" behindDoc="0" locked="1" layoutInCell="1" allowOverlap="1" wp14:anchorId="5C003C49" wp14:editId="328F4A7D">
                                  <wp:simplePos x="0" y="0"/>
                                  <wp:positionH relativeFrom="column">
                                    <wp:align>center</wp:align>
                                  </wp:positionH>
                                  <wp:positionV relativeFrom="paragraph">
                                    <wp:posOffset>25400</wp:posOffset>
                                  </wp:positionV>
                                  <wp:extent cx="88900" cy="88900"/>
                                  <wp:effectExtent l="12065" t="8255" r="13335" b="7620"/>
                                  <wp:wrapNone/>
                                  <wp:docPr id="1897328036" name="Oval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3DA61AF" id="Oval 286" o:spid="_x0000_s1026" style="position:absolute;margin-left:0;margin-top:2pt;width:7pt;height:7pt;z-index:2515957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348BFE6" w14:textId="77777777" w:rsidR="00F96CF5" w:rsidRDefault="00F96CF5">
                        <w:pPr>
                          <w:rPr>
                            <w:rFonts w:ascii="Arial" w:eastAsia="Arial" w:hAnsi="Arial" w:cs="Arial"/>
                            <w:sz w:val="22"/>
                          </w:rPr>
                        </w:pPr>
                        <w:r>
                          <w:rPr>
                            <w:rFonts w:ascii="Arial" w:eastAsia="Arial" w:hAnsi="Arial" w:cs="Arial"/>
                            <w:sz w:val="22"/>
                          </w:rPr>
                          <w:t>Transition issues in Article IV consultations</w:t>
                        </w:r>
                      </w:p>
                    </w:tc>
                    <w:tc>
                      <w:tcPr>
                        <w:tcW w:w="0" w:type="auto"/>
                        <w:tcMar>
                          <w:top w:w="80" w:type="dxa"/>
                          <w:bottom w:w="80" w:type="dxa"/>
                        </w:tcMar>
                        <w:vAlign w:val="center"/>
                      </w:tcPr>
                      <w:p w14:paraId="58F6B631"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1776843" w14:textId="77777777">
                    <w:tc>
                      <w:tcPr>
                        <w:tcW w:w="0" w:type="auto"/>
                        <w:tcMar>
                          <w:top w:w="80" w:type="dxa"/>
                          <w:bottom w:w="80" w:type="dxa"/>
                        </w:tcMar>
                      </w:tcPr>
                      <w:p w14:paraId="39ABAE8D" w14:textId="01E26C0E" w:rsidR="00F96CF5" w:rsidRDefault="00773C45">
                        <w:pPr>
                          <w:rPr>
                            <w:rFonts w:ascii="Arial" w:eastAsia="Arial" w:hAnsi="Arial" w:cs="Arial"/>
                            <w:sz w:val="22"/>
                          </w:rPr>
                        </w:pPr>
                        <w:r>
                          <w:rPr>
                            <w:noProof/>
                          </w:rPr>
                          <mc:AlternateContent>
                            <mc:Choice Requires="wps">
                              <w:drawing>
                                <wp:anchor distT="0" distB="0" distL="114300" distR="114300" simplePos="0" relativeHeight="251658516" behindDoc="0" locked="1" layoutInCell="1" allowOverlap="1" wp14:anchorId="1015ACB1" wp14:editId="17611153">
                                  <wp:simplePos x="0" y="0"/>
                                  <wp:positionH relativeFrom="column">
                                    <wp:align>center</wp:align>
                                  </wp:positionH>
                                  <wp:positionV relativeFrom="paragraph">
                                    <wp:posOffset>25400</wp:posOffset>
                                  </wp:positionV>
                                  <wp:extent cx="88900" cy="88900"/>
                                  <wp:effectExtent l="12065" t="13970" r="13335" b="11430"/>
                                  <wp:wrapNone/>
                                  <wp:docPr id="1439367647" name="Oval 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90FA6A0" id="Oval 287" o:spid="_x0000_s1026" style="position:absolute;margin-left:0;margin-top:2pt;width:7pt;height:7pt;z-index:2515968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A542E71" w14:textId="77777777" w:rsidR="00F96CF5" w:rsidRDefault="00F96CF5">
                        <w:pPr>
                          <w:rPr>
                            <w:rFonts w:ascii="Arial" w:eastAsia="Arial" w:hAnsi="Arial" w:cs="Arial"/>
                            <w:sz w:val="22"/>
                          </w:rPr>
                        </w:pPr>
                        <w:r>
                          <w:rPr>
                            <w:rFonts w:ascii="Arial" w:eastAsia="Arial" w:hAnsi="Arial" w:cs="Arial"/>
                            <w:sz w:val="22"/>
                          </w:rPr>
                          <w:t>Transition issues in Article IV consultations</w:t>
                        </w:r>
                      </w:p>
                    </w:tc>
                    <w:tc>
                      <w:tcPr>
                        <w:tcW w:w="0" w:type="auto"/>
                        <w:tcMar>
                          <w:top w:w="80" w:type="dxa"/>
                          <w:bottom w:w="80" w:type="dxa"/>
                        </w:tcMar>
                        <w:vAlign w:val="center"/>
                      </w:tcPr>
                      <w:p w14:paraId="5A866902"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DA8F74A" w14:textId="77777777">
                    <w:tc>
                      <w:tcPr>
                        <w:tcW w:w="0" w:type="auto"/>
                        <w:tcMar>
                          <w:top w:w="80" w:type="dxa"/>
                          <w:bottom w:w="80" w:type="dxa"/>
                        </w:tcMar>
                      </w:tcPr>
                      <w:p w14:paraId="0CE7B9D2" w14:textId="55F91FA6" w:rsidR="00F96CF5" w:rsidRDefault="00773C45">
                        <w:pPr>
                          <w:rPr>
                            <w:rFonts w:ascii="Arial" w:eastAsia="Arial" w:hAnsi="Arial" w:cs="Arial"/>
                            <w:sz w:val="22"/>
                          </w:rPr>
                        </w:pPr>
                        <w:r>
                          <w:rPr>
                            <w:noProof/>
                          </w:rPr>
                          <mc:AlternateContent>
                            <mc:Choice Requires="wps">
                              <w:drawing>
                                <wp:anchor distT="0" distB="0" distL="114300" distR="114300" simplePos="0" relativeHeight="251658517" behindDoc="0" locked="1" layoutInCell="1" allowOverlap="1" wp14:anchorId="2A8EB28E" wp14:editId="1BBA526F">
                                  <wp:simplePos x="0" y="0"/>
                                  <wp:positionH relativeFrom="column">
                                    <wp:align>center</wp:align>
                                  </wp:positionH>
                                  <wp:positionV relativeFrom="paragraph">
                                    <wp:posOffset>25400</wp:posOffset>
                                  </wp:positionV>
                                  <wp:extent cx="88900" cy="88900"/>
                                  <wp:effectExtent l="12065" t="6350" r="13335" b="9525"/>
                                  <wp:wrapNone/>
                                  <wp:docPr id="808106264" name="Oval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776878D" id="Oval 288" o:spid="_x0000_s1026" style="position:absolute;margin-left:0;margin-top:2pt;width:7pt;height:7pt;z-index:2515978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0D05AEC" w14:textId="77777777" w:rsidR="00F96CF5" w:rsidRDefault="00F96CF5">
                        <w:pPr>
                          <w:rPr>
                            <w:rFonts w:ascii="Arial" w:eastAsia="Arial" w:hAnsi="Arial" w:cs="Arial"/>
                            <w:sz w:val="22"/>
                          </w:rPr>
                        </w:pPr>
                        <w:r>
                          <w:rPr>
                            <w:rFonts w:ascii="Arial" w:eastAsia="Arial" w:hAnsi="Arial" w:cs="Arial"/>
                            <w:sz w:val="22"/>
                          </w:rPr>
                          <w:t>Transition issues in Article IV consultations</w:t>
                        </w:r>
                      </w:p>
                    </w:tc>
                    <w:tc>
                      <w:tcPr>
                        <w:tcW w:w="0" w:type="auto"/>
                        <w:tcMar>
                          <w:top w:w="80" w:type="dxa"/>
                          <w:bottom w:w="80" w:type="dxa"/>
                        </w:tcMar>
                        <w:vAlign w:val="center"/>
                      </w:tcPr>
                      <w:p w14:paraId="443CDAF6"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10DA0320" w14:textId="77777777">
                    <w:tc>
                      <w:tcPr>
                        <w:tcW w:w="0" w:type="auto"/>
                        <w:tcMar>
                          <w:top w:w="80" w:type="dxa"/>
                          <w:bottom w:w="80" w:type="dxa"/>
                        </w:tcMar>
                      </w:tcPr>
                      <w:p w14:paraId="0623CF9E" w14:textId="3BC29150" w:rsidR="00F96CF5" w:rsidRDefault="00773C45">
                        <w:pPr>
                          <w:rPr>
                            <w:rFonts w:ascii="Arial" w:eastAsia="Arial" w:hAnsi="Arial" w:cs="Arial"/>
                            <w:sz w:val="22"/>
                          </w:rPr>
                        </w:pPr>
                        <w:r>
                          <w:rPr>
                            <w:noProof/>
                          </w:rPr>
                          <mc:AlternateContent>
                            <mc:Choice Requires="wps">
                              <w:drawing>
                                <wp:anchor distT="0" distB="0" distL="114300" distR="114300" simplePos="0" relativeHeight="251658518" behindDoc="0" locked="1" layoutInCell="1" allowOverlap="1" wp14:anchorId="3F64CA87" wp14:editId="1FCAA256">
                                  <wp:simplePos x="0" y="0"/>
                                  <wp:positionH relativeFrom="column">
                                    <wp:align>center</wp:align>
                                  </wp:positionH>
                                  <wp:positionV relativeFrom="paragraph">
                                    <wp:posOffset>25400</wp:posOffset>
                                  </wp:positionV>
                                  <wp:extent cx="88900" cy="88900"/>
                                  <wp:effectExtent l="12065" t="12065" r="13335" b="13335"/>
                                  <wp:wrapNone/>
                                  <wp:docPr id="55220644" name="Oval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7CA5008" id="Oval 289" o:spid="_x0000_s1026" style="position:absolute;margin-left:0;margin-top:2pt;width:7pt;height:7pt;z-index:2515988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6E08C15" w14:textId="77777777" w:rsidR="00F96CF5" w:rsidRDefault="00F96CF5">
                        <w:pPr>
                          <w:rPr>
                            <w:rFonts w:ascii="Arial" w:eastAsia="Arial" w:hAnsi="Arial" w:cs="Arial"/>
                            <w:sz w:val="22"/>
                          </w:rPr>
                        </w:pPr>
                        <w:r>
                          <w:rPr>
                            <w:rFonts w:ascii="Arial" w:eastAsia="Arial" w:hAnsi="Arial" w:cs="Arial"/>
                            <w:sz w:val="22"/>
                          </w:rPr>
                          <w:t>Adaptation issues in Flagship reports</w:t>
                        </w:r>
                      </w:p>
                    </w:tc>
                    <w:tc>
                      <w:tcPr>
                        <w:tcW w:w="0" w:type="auto"/>
                        <w:tcMar>
                          <w:top w:w="80" w:type="dxa"/>
                          <w:bottom w:w="80" w:type="dxa"/>
                        </w:tcMar>
                        <w:vAlign w:val="center"/>
                      </w:tcPr>
                      <w:p w14:paraId="0F6AD780"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2D96935" w14:textId="77777777">
                    <w:tc>
                      <w:tcPr>
                        <w:tcW w:w="0" w:type="auto"/>
                        <w:tcMar>
                          <w:top w:w="80" w:type="dxa"/>
                          <w:bottom w:w="80" w:type="dxa"/>
                        </w:tcMar>
                      </w:tcPr>
                      <w:p w14:paraId="16B689E4" w14:textId="3A3C4853" w:rsidR="00F96CF5" w:rsidRDefault="00773C45">
                        <w:pPr>
                          <w:rPr>
                            <w:rFonts w:ascii="Arial" w:eastAsia="Arial" w:hAnsi="Arial" w:cs="Arial"/>
                            <w:sz w:val="22"/>
                          </w:rPr>
                        </w:pPr>
                        <w:r>
                          <w:rPr>
                            <w:noProof/>
                          </w:rPr>
                          <mc:AlternateContent>
                            <mc:Choice Requires="wps">
                              <w:drawing>
                                <wp:anchor distT="0" distB="0" distL="114300" distR="114300" simplePos="0" relativeHeight="251658519" behindDoc="0" locked="1" layoutInCell="1" allowOverlap="1" wp14:anchorId="18BA67D3" wp14:editId="39EFA93C">
                                  <wp:simplePos x="0" y="0"/>
                                  <wp:positionH relativeFrom="column">
                                    <wp:align>center</wp:align>
                                  </wp:positionH>
                                  <wp:positionV relativeFrom="paragraph">
                                    <wp:posOffset>25400</wp:posOffset>
                                  </wp:positionV>
                                  <wp:extent cx="88900" cy="88900"/>
                                  <wp:effectExtent l="12065" t="8255" r="13335" b="7620"/>
                                  <wp:wrapNone/>
                                  <wp:docPr id="62700151" name="Oval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1B159DD" id="Oval 290" o:spid="_x0000_s1026" style="position:absolute;margin-left:0;margin-top:2pt;width:7pt;height:7pt;z-index:2515998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3D4AA32" w14:textId="77777777" w:rsidR="00F96CF5" w:rsidRDefault="00F96CF5">
                        <w:pPr>
                          <w:rPr>
                            <w:rFonts w:ascii="Arial" w:eastAsia="Arial" w:hAnsi="Arial" w:cs="Arial"/>
                            <w:sz w:val="22"/>
                          </w:rPr>
                        </w:pPr>
                        <w:r>
                          <w:rPr>
                            <w:rFonts w:ascii="Arial" w:eastAsia="Arial" w:hAnsi="Arial" w:cs="Arial"/>
                            <w:sz w:val="22"/>
                          </w:rPr>
                          <w:t>Adaptation issues in Flagship reports</w:t>
                        </w:r>
                      </w:p>
                    </w:tc>
                    <w:tc>
                      <w:tcPr>
                        <w:tcW w:w="0" w:type="auto"/>
                        <w:tcMar>
                          <w:top w:w="80" w:type="dxa"/>
                          <w:bottom w:w="80" w:type="dxa"/>
                        </w:tcMar>
                        <w:vAlign w:val="center"/>
                      </w:tcPr>
                      <w:p w14:paraId="40922D1C"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88317D1" w14:textId="77777777">
                    <w:tc>
                      <w:tcPr>
                        <w:tcW w:w="0" w:type="auto"/>
                        <w:tcMar>
                          <w:top w:w="80" w:type="dxa"/>
                          <w:bottom w:w="80" w:type="dxa"/>
                        </w:tcMar>
                      </w:tcPr>
                      <w:p w14:paraId="29A5EE85" w14:textId="2E2962CC" w:rsidR="00F96CF5" w:rsidRDefault="00773C45">
                        <w:pPr>
                          <w:rPr>
                            <w:rFonts w:ascii="Arial" w:eastAsia="Arial" w:hAnsi="Arial" w:cs="Arial"/>
                            <w:sz w:val="22"/>
                          </w:rPr>
                        </w:pPr>
                        <w:r>
                          <w:rPr>
                            <w:noProof/>
                          </w:rPr>
                          <mc:AlternateContent>
                            <mc:Choice Requires="wps">
                              <w:drawing>
                                <wp:anchor distT="0" distB="0" distL="114300" distR="114300" simplePos="0" relativeHeight="251658520" behindDoc="0" locked="1" layoutInCell="1" allowOverlap="1" wp14:anchorId="422DC7C5" wp14:editId="352D83E3">
                                  <wp:simplePos x="0" y="0"/>
                                  <wp:positionH relativeFrom="column">
                                    <wp:align>center</wp:align>
                                  </wp:positionH>
                                  <wp:positionV relativeFrom="paragraph">
                                    <wp:posOffset>25400</wp:posOffset>
                                  </wp:positionV>
                                  <wp:extent cx="88900" cy="88900"/>
                                  <wp:effectExtent l="12065" t="13970" r="13335" b="11430"/>
                                  <wp:wrapNone/>
                                  <wp:docPr id="505204234" name="Oval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BDB37D8" id="Oval 291" o:spid="_x0000_s1026" style="position:absolute;margin-left:0;margin-top:2pt;width:7pt;height:7pt;z-index:2516008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DBC3D1B" w14:textId="77777777" w:rsidR="00F96CF5" w:rsidRDefault="00F96CF5">
                        <w:pPr>
                          <w:rPr>
                            <w:rFonts w:ascii="Arial" w:eastAsia="Arial" w:hAnsi="Arial" w:cs="Arial"/>
                            <w:sz w:val="22"/>
                          </w:rPr>
                        </w:pPr>
                        <w:r>
                          <w:rPr>
                            <w:rFonts w:ascii="Arial" w:eastAsia="Arial" w:hAnsi="Arial" w:cs="Arial"/>
                            <w:sz w:val="22"/>
                          </w:rPr>
                          <w:t>Adaptation issues in Flagship reports</w:t>
                        </w:r>
                      </w:p>
                    </w:tc>
                    <w:tc>
                      <w:tcPr>
                        <w:tcW w:w="0" w:type="auto"/>
                        <w:tcMar>
                          <w:top w:w="80" w:type="dxa"/>
                          <w:bottom w:w="80" w:type="dxa"/>
                        </w:tcMar>
                        <w:vAlign w:val="center"/>
                      </w:tcPr>
                      <w:p w14:paraId="1981180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55B17FE" w14:textId="77777777">
                    <w:tc>
                      <w:tcPr>
                        <w:tcW w:w="0" w:type="auto"/>
                        <w:tcMar>
                          <w:top w:w="80" w:type="dxa"/>
                          <w:bottom w:w="80" w:type="dxa"/>
                        </w:tcMar>
                      </w:tcPr>
                      <w:p w14:paraId="28354F8B" w14:textId="3FD7F75B" w:rsidR="00F96CF5" w:rsidRDefault="00773C45">
                        <w:pPr>
                          <w:rPr>
                            <w:rFonts w:ascii="Arial" w:eastAsia="Arial" w:hAnsi="Arial" w:cs="Arial"/>
                            <w:sz w:val="22"/>
                          </w:rPr>
                        </w:pPr>
                        <w:r>
                          <w:rPr>
                            <w:noProof/>
                          </w:rPr>
                          <mc:AlternateContent>
                            <mc:Choice Requires="wps">
                              <w:drawing>
                                <wp:anchor distT="0" distB="0" distL="114300" distR="114300" simplePos="0" relativeHeight="251658521" behindDoc="0" locked="1" layoutInCell="1" allowOverlap="1" wp14:anchorId="71559A4B" wp14:editId="2EA9B6D6">
                                  <wp:simplePos x="0" y="0"/>
                                  <wp:positionH relativeFrom="column">
                                    <wp:align>center</wp:align>
                                  </wp:positionH>
                                  <wp:positionV relativeFrom="paragraph">
                                    <wp:posOffset>25400</wp:posOffset>
                                  </wp:positionV>
                                  <wp:extent cx="88900" cy="88900"/>
                                  <wp:effectExtent l="12065" t="6350" r="13335" b="9525"/>
                                  <wp:wrapNone/>
                                  <wp:docPr id="488785777" name="Oval 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84326BA" id="Oval 292" o:spid="_x0000_s1026" style="position:absolute;margin-left:0;margin-top:2pt;width:7pt;height:7pt;z-index:2516019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0395E31" w14:textId="77777777" w:rsidR="00F96CF5" w:rsidRDefault="00F96CF5">
                        <w:pPr>
                          <w:rPr>
                            <w:rFonts w:ascii="Arial" w:eastAsia="Arial" w:hAnsi="Arial" w:cs="Arial"/>
                            <w:sz w:val="22"/>
                          </w:rPr>
                        </w:pPr>
                        <w:r>
                          <w:rPr>
                            <w:rFonts w:ascii="Arial" w:eastAsia="Arial" w:hAnsi="Arial" w:cs="Arial"/>
                            <w:sz w:val="22"/>
                          </w:rPr>
                          <w:t>Adaptation issues in Flagship reports</w:t>
                        </w:r>
                      </w:p>
                    </w:tc>
                    <w:tc>
                      <w:tcPr>
                        <w:tcW w:w="0" w:type="auto"/>
                        <w:tcMar>
                          <w:top w:w="80" w:type="dxa"/>
                          <w:bottom w:w="80" w:type="dxa"/>
                        </w:tcMar>
                        <w:vAlign w:val="center"/>
                      </w:tcPr>
                      <w:p w14:paraId="53DF3758"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58C9FA29" w14:textId="77777777">
                    <w:tc>
                      <w:tcPr>
                        <w:tcW w:w="0" w:type="auto"/>
                        <w:tcMar>
                          <w:top w:w="80" w:type="dxa"/>
                          <w:bottom w:w="80" w:type="dxa"/>
                        </w:tcMar>
                      </w:tcPr>
                      <w:p w14:paraId="02B429C5" w14:textId="77E0B930" w:rsidR="00F96CF5" w:rsidRDefault="00773C45">
                        <w:pPr>
                          <w:rPr>
                            <w:rFonts w:ascii="Arial" w:eastAsia="Arial" w:hAnsi="Arial" w:cs="Arial"/>
                            <w:sz w:val="22"/>
                          </w:rPr>
                        </w:pPr>
                        <w:r>
                          <w:rPr>
                            <w:noProof/>
                          </w:rPr>
                          <mc:AlternateContent>
                            <mc:Choice Requires="wps">
                              <w:drawing>
                                <wp:anchor distT="0" distB="0" distL="114300" distR="114300" simplePos="0" relativeHeight="251658522" behindDoc="0" locked="1" layoutInCell="1" allowOverlap="1" wp14:anchorId="7C0D2541" wp14:editId="3BDBBCA4">
                                  <wp:simplePos x="0" y="0"/>
                                  <wp:positionH relativeFrom="column">
                                    <wp:align>center</wp:align>
                                  </wp:positionH>
                                  <wp:positionV relativeFrom="paragraph">
                                    <wp:posOffset>25400</wp:posOffset>
                                  </wp:positionV>
                                  <wp:extent cx="88900" cy="88900"/>
                                  <wp:effectExtent l="12065" t="12065" r="13335" b="13335"/>
                                  <wp:wrapNone/>
                                  <wp:docPr id="646775812" name="Oval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391E904" id="Oval 293" o:spid="_x0000_s1026" style="position:absolute;margin-left:0;margin-top:2pt;width:7pt;height:7pt;z-index:2516029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4B30A69" w14:textId="77777777" w:rsidR="00F96CF5" w:rsidRDefault="00F96CF5">
                        <w:pPr>
                          <w:rPr>
                            <w:rFonts w:ascii="Arial" w:eastAsia="Arial" w:hAnsi="Arial" w:cs="Arial"/>
                            <w:sz w:val="22"/>
                          </w:rPr>
                        </w:pPr>
                        <w:r>
                          <w:rPr>
                            <w:rFonts w:ascii="Arial" w:eastAsia="Arial" w:hAnsi="Arial" w:cs="Arial"/>
                            <w:sz w:val="22"/>
                          </w:rPr>
                          <w:t>Mitigation issues in Flagship reports</w:t>
                        </w:r>
                      </w:p>
                    </w:tc>
                    <w:tc>
                      <w:tcPr>
                        <w:tcW w:w="0" w:type="auto"/>
                        <w:tcMar>
                          <w:top w:w="80" w:type="dxa"/>
                          <w:bottom w:w="80" w:type="dxa"/>
                        </w:tcMar>
                        <w:vAlign w:val="center"/>
                      </w:tcPr>
                      <w:p w14:paraId="73A33F8D"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BAF258A" w14:textId="77777777">
                    <w:tc>
                      <w:tcPr>
                        <w:tcW w:w="0" w:type="auto"/>
                        <w:tcMar>
                          <w:top w:w="80" w:type="dxa"/>
                          <w:bottom w:w="80" w:type="dxa"/>
                        </w:tcMar>
                      </w:tcPr>
                      <w:p w14:paraId="578ECD23" w14:textId="7CE479FC"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523" behindDoc="0" locked="1" layoutInCell="1" allowOverlap="1" wp14:anchorId="1F5B321D" wp14:editId="41127A23">
                                  <wp:simplePos x="0" y="0"/>
                                  <wp:positionH relativeFrom="column">
                                    <wp:align>center</wp:align>
                                  </wp:positionH>
                                  <wp:positionV relativeFrom="paragraph">
                                    <wp:posOffset>25400</wp:posOffset>
                                  </wp:positionV>
                                  <wp:extent cx="88900" cy="88900"/>
                                  <wp:effectExtent l="12065" t="8255" r="13335" b="7620"/>
                                  <wp:wrapNone/>
                                  <wp:docPr id="1548097525" name="Oval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6A154A7" id="Oval 294" o:spid="_x0000_s1026" style="position:absolute;margin-left:0;margin-top:2pt;width:7pt;height:7pt;z-index:2516039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C60942E" w14:textId="77777777" w:rsidR="00F96CF5" w:rsidRDefault="00F96CF5">
                        <w:pPr>
                          <w:rPr>
                            <w:rFonts w:ascii="Arial" w:eastAsia="Arial" w:hAnsi="Arial" w:cs="Arial"/>
                            <w:sz w:val="22"/>
                          </w:rPr>
                        </w:pPr>
                        <w:r>
                          <w:rPr>
                            <w:rFonts w:ascii="Arial" w:eastAsia="Arial" w:hAnsi="Arial" w:cs="Arial"/>
                            <w:sz w:val="22"/>
                          </w:rPr>
                          <w:t>Mitigation issues in Flagship reports</w:t>
                        </w:r>
                      </w:p>
                    </w:tc>
                    <w:tc>
                      <w:tcPr>
                        <w:tcW w:w="0" w:type="auto"/>
                        <w:tcMar>
                          <w:top w:w="80" w:type="dxa"/>
                          <w:bottom w:w="80" w:type="dxa"/>
                        </w:tcMar>
                        <w:vAlign w:val="center"/>
                      </w:tcPr>
                      <w:p w14:paraId="402161BB"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220E486" w14:textId="77777777">
                    <w:tc>
                      <w:tcPr>
                        <w:tcW w:w="0" w:type="auto"/>
                        <w:tcMar>
                          <w:top w:w="80" w:type="dxa"/>
                          <w:bottom w:w="80" w:type="dxa"/>
                        </w:tcMar>
                      </w:tcPr>
                      <w:p w14:paraId="693FFA78" w14:textId="1ABAC8F1" w:rsidR="00F96CF5" w:rsidRDefault="00773C45">
                        <w:pPr>
                          <w:rPr>
                            <w:rFonts w:ascii="Arial" w:eastAsia="Arial" w:hAnsi="Arial" w:cs="Arial"/>
                            <w:sz w:val="22"/>
                          </w:rPr>
                        </w:pPr>
                        <w:r>
                          <w:rPr>
                            <w:noProof/>
                          </w:rPr>
                          <mc:AlternateContent>
                            <mc:Choice Requires="wps">
                              <w:drawing>
                                <wp:anchor distT="0" distB="0" distL="114300" distR="114300" simplePos="0" relativeHeight="251658524" behindDoc="0" locked="1" layoutInCell="1" allowOverlap="1" wp14:anchorId="089E53FC" wp14:editId="4B01AF9C">
                                  <wp:simplePos x="0" y="0"/>
                                  <wp:positionH relativeFrom="column">
                                    <wp:align>center</wp:align>
                                  </wp:positionH>
                                  <wp:positionV relativeFrom="paragraph">
                                    <wp:posOffset>25400</wp:posOffset>
                                  </wp:positionV>
                                  <wp:extent cx="88900" cy="88900"/>
                                  <wp:effectExtent l="12065" t="13970" r="13335" b="11430"/>
                                  <wp:wrapNone/>
                                  <wp:docPr id="2122949297" name="Oval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97B3634" id="Oval 295" o:spid="_x0000_s1026" style="position:absolute;margin-left:0;margin-top:2pt;width:7pt;height:7pt;z-index:2516049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678B78B" w14:textId="77777777" w:rsidR="00F96CF5" w:rsidRDefault="00F96CF5">
                        <w:pPr>
                          <w:rPr>
                            <w:rFonts w:ascii="Arial" w:eastAsia="Arial" w:hAnsi="Arial" w:cs="Arial"/>
                            <w:sz w:val="22"/>
                          </w:rPr>
                        </w:pPr>
                        <w:r>
                          <w:rPr>
                            <w:rFonts w:ascii="Arial" w:eastAsia="Arial" w:hAnsi="Arial" w:cs="Arial"/>
                            <w:sz w:val="22"/>
                          </w:rPr>
                          <w:t>Mitigation issues in Flagship reports</w:t>
                        </w:r>
                      </w:p>
                    </w:tc>
                    <w:tc>
                      <w:tcPr>
                        <w:tcW w:w="0" w:type="auto"/>
                        <w:tcMar>
                          <w:top w:w="80" w:type="dxa"/>
                          <w:bottom w:w="80" w:type="dxa"/>
                        </w:tcMar>
                        <w:vAlign w:val="center"/>
                      </w:tcPr>
                      <w:p w14:paraId="7026233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78306B96" w14:textId="77777777">
                    <w:tc>
                      <w:tcPr>
                        <w:tcW w:w="0" w:type="auto"/>
                        <w:tcMar>
                          <w:top w:w="80" w:type="dxa"/>
                          <w:bottom w:w="80" w:type="dxa"/>
                        </w:tcMar>
                      </w:tcPr>
                      <w:p w14:paraId="42EB945D" w14:textId="415E6007" w:rsidR="00F96CF5" w:rsidRDefault="00773C45">
                        <w:pPr>
                          <w:rPr>
                            <w:rFonts w:ascii="Arial" w:eastAsia="Arial" w:hAnsi="Arial" w:cs="Arial"/>
                            <w:sz w:val="22"/>
                          </w:rPr>
                        </w:pPr>
                        <w:r>
                          <w:rPr>
                            <w:noProof/>
                          </w:rPr>
                          <mc:AlternateContent>
                            <mc:Choice Requires="wps">
                              <w:drawing>
                                <wp:anchor distT="0" distB="0" distL="114300" distR="114300" simplePos="0" relativeHeight="251658525" behindDoc="0" locked="1" layoutInCell="1" allowOverlap="1" wp14:anchorId="3D08AF08" wp14:editId="00651835">
                                  <wp:simplePos x="0" y="0"/>
                                  <wp:positionH relativeFrom="column">
                                    <wp:align>center</wp:align>
                                  </wp:positionH>
                                  <wp:positionV relativeFrom="paragraph">
                                    <wp:posOffset>25400</wp:posOffset>
                                  </wp:positionV>
                                  <wp:extent cx="88900" cy="88900"/>
                                  <wp:effectExtent l="12065" t="6350" r="13335" b="9525"/>
                                  <wp:wrapNone/>
                                  <wp:docPr id="1423519925" name="Oval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1394A0F" id="Oval 296" o:spid="_x0000_s1026" style="position:absolute;margin-left:0;margin-top:2pt;width:7pt;height:7pt;z-index:2516060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2A789A7" w14:textId="77777777" w:rsidR="00F96CF5" w:rsidRDefault="00F96CF5">
                        <w:pPr>
                          <w:rPr>
                            <w:rFonts w:ascii="Arial" w:eastAsia="Arial" w:hAnsi="Arial" w:cs="Arial"/>
                            <w:sz w:val="22"/>
                          </w:rPr>
                        </w:pPr>
                        <w:r>
                          <w:rPr>
                            <w:rFonts w:ascii="Arial" w:eastAsia="Arial" w:hAnsi="Arial" w:cs="Arial"/>
                            <w:sz w:val="22"/>
                          </w:rPr>
                          <w:t>Mitigation issues in Flagship reports</w:t>
                        </w:r>
                      </w:p>
                    </w:tc>
                    <w:tc>
                      <w:tcPr>
                        <w:tcW w:w="0" w:type="auto"/>
                        <w:tcMar>
                          <w:top w:w="80" w:type="dxa"/>
                          <w:bottom w:w="80" w:type="dxa"/>
                        </w:tcMar>
                        <w:vAlign w:val="center"/>
                      </w:tcPr>
                      <w:p w14:paraId="5058C2A7"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948049D" w14:textId="77777777">
                    <w:tc>
                      <w:tcPr>
                        <w:tcW w:w="0" w:type="auto"/>
                        <w:tcMar>
                          <w:top w:w="80" w:type="dxa"/>
                          <w:bottom w:w="80" w:type="dxa"/>
                        </w:tcMar>
                      </w:tcPr>
                      <w:p w14:paraId="749C6169" w14:textId="070BD10C" w:rsidR="00F96CF5" w:rsidRDefault="00773C45">
                        <w:pPr>
                          <w:rPr>
                            <w:rFonts w:ascii="Arial" w:eastAsia="Arial" w:hAnsi="Arial" w:cs="Arial"/>
                            <w:sz w:val="22"/>
                          </w:rPr>
                        </w:pPr>
                        <w:r>
                          <w:rPr>
                            <w:noProof/>
                          </w:rPr>
                          <mc:AlternateContent>
                            <mc:Choice Requires="wps">
                              <w:drawing>
                                <wp:anchor distT="0" distB="0" distL="114300" distR="114300" simplePos="0" relativeHeight="251658526" behindDoc="0" locked="1" layoutInCell="1" allowOverlap="1" wp14:anchorId="112FA07F" wp14:editId="3A310EA6">
                                  <wp:simplePos x="0" y="0"/>
                                  <wp:positionH relativeFrom="column">
                                    <wp:align>center</wp:align>
                                  </wp:positionH>
                                  <wp:positionV relativeFrom="paragraph">
                                    <wp:posOffset>25400</wp:posOffset>
                                  </wp:positionV>
                                  <wp:extent cx="88900" cy="88900"/>
                                  <wp:effectExtent l="12065" t="12065" r="13335" b="13335"/>
                                  <wp:wrapNone/>
                                  <wp:docPr id="631594608" name="Oval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284548F" id="Oval 297" o:spid="_x0000_s1026" style="position:absolute;margin-left:0;margin-top:2pt;width:7pt;height:7pt;z-index:2516070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E51E62B" w14:textId="77777777" w:rsidR="00F96CF5" w:rsidRDefault="00F96CF5">
                        <w:pPr>
                          <w:rPr>
                            <w:rFonts w:ascii="Arial" w:eastAsia="Arial" w:hAnsi="Arial" w:cs="Arial"/>
                            <w:sz w:val="22"/>
                          </w:rPr>
                        </w:pPr>
                        <w:r>
                          <w:rPr>
                            <w:rFonts w:ascii="Arial" w:eastAsia="Arial" w:hAnsi="Arial" w:cs="Arial"/>
                            <w:sz w:val="22"/>
                          </w:rPr>
                          <w:t>Transition issues in Flagship reports</w:t>
                        </w:r>
                      </w:p>
                    </w:tc>
                    <w:tc>
                      <w:tcPr>
                        <w:tcW w:w="0" w:type="auto"/>
                        <w:tcMar>
                          <w:top w:w="80" w:type="dxa"/>
                          <w:bottom w:w="80" w:type="dxa"/>
                        </w:tcMar>
                        <w:vAlign w:val="center"/>
                      </w:tcPr>
                      <w:p w14:paraId="16F7BE30"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74FCD60" w14:textId="77777777">
                    <w:tc>
                      <w:tcPr>
                        <w:tcW w:w="0" w:type="auto"/>
                        <w:tcMar>
                          <w:top w:w="80" w:type="dxa"/>
                          <w:bottom w:w="80" w:type="dxa"/>
                        </w:tcMar>
                      </w:tcPr>
                      <w:p w14:paraId="1AE5D853" w14:textId="364D5C67" w:rsidR="00F96CF5" w:rsidRDefault="00773C45">
                        <w:pPr>
                          <w:rPr>
                            <w:rFonts w:ascii="Arial" w:eastAsia="Arial" w:hAnsi="Arial" w:cs="Arial"/>
                            <w:sz w:val="22"/>
                          </w:rPr>
                        </w:pPr>
                        <w:r>
                          <w:rPr>
                            <w:noProof/>
                          </w:rPr>
                          <mc:AlternateContent>
                            <mc:Choice Requires="wps">
                              <w:drawing>
                                <wp:anchor distT="0" distB="0" distL="114300" distR="114300" simplePos="0" relativeHeight="251658527" behindDoc="0" locked="1" layoutInCell="1" allowOverlap="1" wp14:anchorId="6B2CF2C3" wp14:editId="3144C52F">
                                  <wp:simplePos x="0" y="0"/>
                                  <wp:positionH relativeFrom="column">
                                    <wp:align>center</wp:align>
                                  </wp:positionH>
                                  <wp:positionV relativeFrom="paragraph">
                                    <wp:posOffset>25400</wp:posOffset>
                                  </wp:positionV>
                                  <wp:extent cx="88900" cy="88900"/>
                                  <wp:effectExtent l="12065" t="8255" r="13335" b="7620"/>
                                  <wp:wrapNone/>
                                  <wp:docPr id="1783849330" name="Oval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FCF93A2" id="Oval 298" o:spid="_x0000_s1026" style="position:absolute;margin-left:0;margin-top:2pt;width:7pt;height:7pt;z-index:2516080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EA8A118" w14:textId="77777777" w:rsidR="00F96CF5" w:rsidRDefault="00F96CF5">
                        <w:pPr>
                          <w:rPr>
                            <w:rFonts w:ascii="Arial" w:eastAsia="Arial" w:hAnsi="Arial" w:cs="Arial"/>
                            <w:sz w:val="22"/>
                          </w:rPr>
                        </w:pPr>
                        <w:r>
                          <w:rPr>
                            <w:rFonts w:ascii="Arial" w:eastAsia="Arial" w:hAnsi="Arial" w:cs="Arial"/>
                            <w:sz w:val="22"/>
                          </w:rPr>
                          <w:t>Transition issues in Flagship reports</w:t>
                        </w:r>
                      </w:p>
                    </w:tc>
                    <w:tc>
                      <w:tcPr>
                        <w:tcW w:w="0" w:type="auto"/>
                        <w:tcMar>
                          <w:top w:w="80" w:type="dxa"/>
                          <w:bottom w:w="80" w:type="dxa"/>
                        </w:tcMar>
                        <w:vAlign w:val="center"/>
                      </w:tcPr>
                      <w:p w14:paraId="263917B9"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B7A8165" w14:textId="77777777">
                    <w:tc>
                      <w:tcPr>
                        <w:tcW w:w="0" w:type="auto"/>
                        <w:tcMar>
                          <w:top w:w="80" w:type="dxa"/>
                          <w:bottom w:w="80" w:type="dxa"/>
                        </w:tcMar>
                      </w:tcPr>
                      <w:p w14:paraId="4B86CC6B" w14:textId="3BDB693C" w:rsidR="00F96CF5" w:rsidRDefault="00773C45">
                        <w:pPr>
                          <w:rPr>
                            <w:rFonts w:ascii="Arial" w:eastAsia="Arial" w:hAnsi="Arial" w:cs="Arial"/>
                            <w:sz w:val="22"/>
                          </w:rPr>
                        </w:pPr>
                        <w:r>
                          <w:rPr>
                            <w:noProof/>
                          </w:rPr>
                          <mc:AlternateContent>
                            <mc:Choice Requires="wps">
                              <w:drawing>
                                <wp:anchor distT="0" distB="0" distL="114300" distR="114300" simplePos="0" relativeHeight="251658528" behindDoc="0" locked="1" layoutInCell="1" allowOverlap="1" wp14:anchorId="366A1FBF" wp14:editId="692E9A1E">
                                  <wp:simplePos x="0" y="0"/>
                                  <wp:positionH relativeFrom="column">
                                    <wp:align>center</wp:align>
                                  </wp:positionH>
                                  <wp:positionV relativeFrom="paragraph">
                                    <wp:posOffset>25400</wp:posOffset>
                                  </wp:positionV>
                                  <wp:extent cx="88900" cy="88900"/>
                                  <wp:effectExtent l="12065" t="13970" r="13335" b="11430"/>
                                  <wp:wrapNone/>
                                  <wp:docPr id="1104414137" name="Oval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DB89622" id="Oval 299" o:spid="_x0000_s1026" style="position:absolute;margin-left:0;margin-top:2pt;width:7pt;height:7pt;z-index:2516090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D5CF81F" w14:textId="77777777" w:rsidR="00F96CF5" w:rsidRDefault="00F96CF5">
                        <w:pPr>
                          <w:rPr>
                            <w:rFonts w:ascii="Arial" w:eastAsia="Arial" w:hAnsi="Arial" w:cs="Arial"/>
                            <w:sz w:val="22"/>
                          </w:rPr>
                        </w:pPr>
                        <w:r>
                          <w:rPr>
                            <w:rFonts w:ascii="Arial" w:eastAsia="Arial" w:hAnsi="Arial" w:cs="Arial"/>
                            <w:sz w:val="22"/>
                          </w:rPr>
                          <w:t>Transition issues in Flagship reports</w:t>
                        </w:r>
                      </w:p>
                    </w:tc>
                    <w:tc>
                      <w:tcPr>
                        <w:tcW w:w="0" w:type="auto"/>
                        <w:tcMar>
                          <w:top w:w="80" w:type="dxa"/>
                          <w:bottom w:w="80" w:type="dxa"/>
                        </w:tcMar>
                        <w:vAlign w:val="center"/>
                      </w:tcPr>
                      <w:p w14:paraId="42A7692B"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647BA94" w14:textId="77777777">
                    <w:tc>
                      <w:tcPr>
                        <w:tcW w:w="0" w:type="auto"/>
                        <w:tcMar>
                          <w:top w:w="80" w:type="dxa"/>
                          <w:bottom w:w="80" w:type="dxa"/>
                        </w:tcMar>
                      </w:tcPr>
                      <w:p w14:paraId="15C2D350" w14:textId="3A12205C" w:rsidR="00F96CF5" w:rsidRDefault="00773C45">
                        <w:pPr>
                          <w:rPr>
                            <w:rFonts w:ascii="Arial" w:eastAsia="Arial" w:hAnsi="Arial" w:cs="Arial"/>
                            <w:sz w:val="22"/>
                          </w:rPr>
                        </w:pPr>
                        <w:r>
                          <w:rPr>
                            <w:noProof/>
                          </w:rPr>
                          <mc:AlternateContent>
                            <mc:Choice Requires="wps">
                              <w:drawing>
                                <wp:anchor distT="0" distB="0" distL="114300" distR="114300" simplePos="0" relativeHeight="251658529" behindDoc="0" locked="1" layoutInCell="1" allowOverlap="1" wp14:anchorId="2050B46F" wp14:editId="2AFCA9FD">
                                  <wp:simplePos x="0" y="0"/>
                                  <wp:positionH relativeFrom="column">
                                    <wp:align>center</wp:align>
                                  </wp:positionH>
                                  <wp:positionV relativeFrom="paragraph">
                                    <wp:posOffset>25400</wp:posOffset>
                                  </wp:positionV>
                                  <wp:extent cx="88900" cy="88900"/>
                                  <wp:effectExtent l="12065" t="13970" r="13335" b="11430"/>
                                  <wp:wrapNone/>
                                  <wp:docPr id="411607577" name="Oval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6E6BA3C" id="Oval 300" o:spid="_x0000_s1026" style="position:absolute;margin-left:0;margin-top:2pt;width:7pt;height:7pt;z-index:2516101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E3172CF" w14:textId="77777777" w:rsidR="00F96CF5" w:rsidRDefault="00F96CF5">
                        <w:pPr>
                          <w:rPr>
                            <w:rFonts w:ascii="Arial" w:eastAsia="Arial" w:hAnsi="Arial" w:cs="Arial"/>
                            <w:sz w:val="22"/>
                          </w:rPr>
                        </w:pPr>
                        <w:r>
                          <w:rPr>
                            <w:rFonts w:ascii="Arial" w:eastAsia="Arial" w:hAnsi="Arial" w:cs="Arial"/>
                            <w:sz w:val="22"/>
                          </w:rPr>
                          <w:t>Transition issues in Flagship reports</w:t>
                        </w:r>
                      </w:p>
                    </w:tc>
                    <w:tc>
                      <w:tcPr>
                        <w:tcW w:w="0" w:type="auto"/>
                        <w:tcMar>
                          <w:top w:w="80" w:type="dxa"/>
                          <w:bottom w:w="80" w:type="dxa"/>
                        </w:tcMar>
                        <w:vAlign w:val="center"/>
                      </w:tcPr>
                      <w:p w14:paraId="7A0E6BBA"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0A85EBE4" w14:textId="77777777">
                    <w:tc>
                      <w:tcPr>
                        <w:tcW w:w="0" w:type="auto"/>
                        <w:tcMar>
                          <w:top w:w="80" w:type="dxa"/>
                          <w:bottom w:w="80" w:type="dxa"/>
                        </w:tcMar>
                      </w:tcPr>
                      <w:p w14:paraId="58CD8AEB" w14:textId="2F1E5A95" w:rsidR="00F96CF5" w:rsidRDefault="00773C45">
                        <w:pPr>
                          <w:rPr>
                            <w:rFonts w:ascii="Arial" w:eastAsia="Arial" w:hAnsi="Arial" w:cs="Arial"/>
                            <w:sz w:val="22"/>
                          </w:rPr>
                        </w:pPr>
                        <w:r>
                          <w:rPr>
                            <w:noProof/>
                          </w:rPr>
                          <mc:AlternateContent>
                            <mc:Choice Requires="wps">
                              <w:drawing>
                                <wp:anchor distT="0" distB="0" distL="114300" distR="114300" simplePos="0" relativeHeight="251658530" behindDoc="0" locked="1" layoutInCell="1" allowOverlap="1" wp14:anchorId="5326DC31" wp14:editId="60B5878F">
                                  <wp:simplePos x="0" y="0"/>
                                  <wp:positionH relativeFrom="column">
                                    <wp:align>center</wp:align>
                                  </wp:positionH>
                                  <wp:positionV relativeFrom="paragraph">
                                    <wp:posOffset>25400</wp:posOffset>
                                  </wp:positionV>
                                  <wp:extent cx="88900" cy="88900"/>
                                  <wp:effectExtent l="12065" t="10160" r="13335" b="5715"/>
                                  <wp:wrapNone/>
                                  <wp:docPr id="886430426" name="Oval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570809F" id="Oval 301" o:spid="_x0000_s1026" style="position:absolute;margin-left:0;margin-top:2pt;width:7pt;height:7pt;z-index:2516111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0573A54" w14:textId="77777777" w:rsidR="00F96CF5" w:rsidRDefault="00F96CF5">
                        <w:pPr>
                          <w:rPr>
                            <w:rFonts w:ascii="Arial" w:eastAsia="Arial" w:hAnsi="Arial" w:cs="Arial"/>
                            <w:sz w:val="22"/>
                          </w:rPr>
                        </w:pPr>
                        <w:r>
                          <w:rPr>
                            <w:rFonts w:ascii="Arial" w:eastAsia="Arial" w:hAnsi="Arial" w:cs="Arial"/>
                            <w:sz w:val="22"/>
                          </w:rPr>
                          <w:t>Adaptation issues in Financial Sector Assessment Programs (FSAPs)</w:t>
                        </w:r>
                      </w:p>
                    </w:tc>
                    <w:tc>
                      <w:tcPr>
                        <w:tcW w:w="0" w:type="auto"/>
                        <w:tcMar>
                          <w:top w:w="80" w:type="dxa"/>
                          <w:bottom w:w="80" w:type="dxa"/>
                        </w:tcMar>
                        <w:vAlign w:val="center"/>
                      </w:tcPr>
                      <w:p w14:paraId="0D658402"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DB43731" w14:textId="77777777">
                    <w:tc>
                      <w:tcPr>
                        <w:tcW w:w="0" w:type="auto"/>
                        <w:tcMar>
                          <w:top w:w="80" w:type="dxa"/>
                          <w:bottom w:w="80" w:type="dxa"/>
                        </w:tcMar>
                      </w:tcPr>
                      <w:p w14:paraId="4EB72EEB" w14:textId="193FDD71" w:rsidR="00F96CF5" w:rsidRDefault="00773C45">
                        <w:pPr>
                          <w:rPr>
                            <w:rFonts w:ascii="Arial" w:eastAsia="Arial" w:hAnsi="Arial" w:cs="Arial"/>
                            <w:sz w:val="22"/>
                          </w:rPr>
                        </w:pPr>
                        <w:r>
                          <w:rPr>
                            <w:noProof/>
                          </w:rPr>
                          <mc:AlternateContent>
                            <mc:Choice Requires="wps">
                              <w:drawing>
                                <wp:anchor distT="0" distB="0" distL="114300" distR="114300" simplePos="0" relativeHeight="251658531" behindDoc="0" locked="1" layoutInCell="1" allowOverlap="1" wp14:anchorId="14DA23C9" wp14:editId="6F57E02C">
                                  <wp:simplePos x="0" y="0"/>
                                  <wp:positionH relativeFrom="column">
                                    <wp:align>center</wp:align>
                                  </wp:positionH>
                                  <wp:positionV relativeFrom="paragraph">
                                    <wp:posOffset>25400</wp:posOffset>
                                  </wp:positionV>
                                  <wp:extent cx="88900" cy="88900"/>
                                  <wp:effectExtent l="12065" t="12065" r="13335" b="13335"/>
                                  <wp:wrapNone/>
                                  <wp:docPr id="1469747246" name="Oval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750002B" id="Oval 302" o:spid="_x0000_s1026" style="position:absolute;margin-left:0;margin-top:2pt;width:7pt;height:7pt;z-index:2516121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48FC3D6" w14:textId="77777777" w:rsidR="00F96CF5" w:rsidRDefault="00F96CF5">
                        <w:pPr>
                          <w:rPr>
                            <w:rFonts w:ascii="Arial" w:eastAsia="Arial" w:hAnsi="Arial" w:cs="Arial"/>
                            <w:sz w:val="22"/>
                          </w:rPr>
                        </w:pPr>
                        <w:r>
                          <w:rPr>
                            <w:rFonts w:ascii="Arial" w:eastAsia="Arial" w:hAnsi="Arial" w:cs="Arial"/>
                            <w:sz w:val="22"/>
                          </w:rPr>
                          <w:t>Adaptation issues in Financial Sector Assessment Programs (FSAPs)</w:t>
                        </w:r>
                      </w:p>
                    </w:tc>
                    <w:tc>
                      <w:tcPr>
                        <w:tcW w:w="0" w:type="auto"/>
                        <w:tcMar>
                          <w:top w:w="80" w:type="dxa"/>
                          <w:bottom w:w="80" w:type="dxa"/>
                        </w:tcMar>
                        <w:vAlign w:val="center"/>
                      </w:tcPr>
                      <w:p w14:paraId="7A58DA1B"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42195A5" w14:textId="77777777">
                    <w:tc>
                      <w:tcPr>
                        <w:tcW w:w="0" w:type="auto"/>
                        <w:tcMar>
                          <w:top w:w="80" w:type="dxa"/>
                          <w:bottom w:w="80" w:type="dxa"/>
                        </w:tcMar>
                      </w:tcPr>
                      <w:p w14:paraId="45B63688" w14:textId="0CF1134F" w:rsidR="00F96CF5" w:rsidRDefault="00773C45">
                        <w:pPr>
                          <w:rPr>
                            <w:rFonts w:ascii="Arial" w:eastAsia="Arial" w:hAnsi="Arial" w:cs="Arial"/>
                            <w:sz w:val="22"/>
                          </w:rPr>
                        </w:pPr>
                        <w:r>
                          <w:rPr>
                            <w:noProof/>
                          </w:rPr>
                          <mc:AlternateContent>
                            <mc:Choice Requires="wps">
                              <w:drawing>
                                <wp:anchor distT="0" distB="0" distL="114300" distR="114300" simplePos="0" relativeHeight="251658532" behindDoc="0" locked="1" layoutInCell="1" allowOverlap="1" wp14:anchorId="0F9BA3A6" wp14:editId="078B7AC2">
                                  <wp:simplePos x="0" y="0"/>
                                  <wp:positionH relativeFrom="column">
                                    <wp:align>center</wp:align>
                                  </wp:positionH>
                                  <wp:positionV relativeFrom="paragraph">
                                    <wp:posOffset>25400</wp:posOffset>
                                  </wp:positionV>
                                  <wp:extent cx="88900" cy="88900"/>
                                  <wp:effectExtent l="12065" t="13970" r="13335" b="11430"/>
                                  <wp:wrapNone/>
                                  <wp:docPr id="424345170" name="Oval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EA123E0" id="Oval 303" o:spid="_x0000_s1026" style="position:absolute;margin-left:0;margin-top:2pt;width:7pt;height:7pt;z-index:2516131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A56D02D" w14:textId="77777777" w:rsidR="00F96CF5" w:rsidRDefault="00F96CF5">
                        <w:pPr>
                          <w:rPr>
                            <w:rFonts w:ascii="Arial" w:eastAsia="Arial" w:hAnsi="Arial" w:cs="Arial"/>
                            <w:sz w:val="22"/>
                          </w:rPr>
                        </w:pPr>
                        <w:r>
                          <w:rPr>
                            <w:rFonts w:ascii="Arial" w:eastAsia="Arial" w:hAnsi="Arial" w:cs="Arial"/>
                            <w:sz w:val="22"/>
                          </w:rPr>
                          <w:t>Adaptation issues in Financial Sector Assessment Programs (FSAPs)</w:t>
                        </w:r>
                      </w:p>
                    </w:tc>
                    <w:tc>
                      <w:tcPr>
                        <w:tcW w:w="0" w:type="auto"/>
                        <w:tcMar>
                          <w:top w:w="80" w:type="dxa"/>
                          <w:bottom w:w="80" w:type="dxa"/>
                        </w:tcMar>
                        <w:vAlign w:val="center"/>
                      </w:tcPr>
                      <w:p w14:paraId="6F7D473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DAAC45C" w14:textId="77777777">
                    <w:tc>
                      <w:tcPr>
                        <w:tcW w:w="0" w:type="auto"/>
                        <w:tcMar>
                          <w:top w:w="80" w:type="dxa"/>
                          <w:bottom w:w="80" w:type="dxa"/>
                        </w:tcMar>
                      </w:tcPr>
                      <w:p w14:paraId="0776A93F" w14:textId="39A10DC3" w:rsidR="00F96CF5" w:rsidRDefault="00773C45">
                        <w:pPr>
                          <w:rPr>
                            <w:rFonts w:ascii="Arial" w:eastAsia="Arial" w:hAnsi="Arial" w:cs="Arial"/>
                            <w:sz w:val="22"/>
                          </w:rPr>
                        </w:pPr>
                        <w:r>
                          <w:rPr>
                            <w:noProof/>
                          </w:rPr>
                          <mc:AlternateContent>
                            <mc:Choice Requires="wps">
                              <w:drawing>
                                <wp:anchor distT="0" distB="0" distL="114300" distR="114300" simplePos="0" relativeHeight="251658533" behindDoc="0" locked="1" layoutInCell="1" allowOverlap="1" wp14:anchorId="60E1D1AC" wp14:editId="6EE09AD7">
                                  <wp:simplePos x="0" y="0"/>
                                  <wp:positionH relativeFrom="column">
                                    <wp:align>center</wp:align>
                                  </wp:positionH>
                                  <wp:positionV relativeFrom="paragraph">
                                    <wp:posOffset>25400</wp:posOffset>
                                  </wp:positionV>
                                  <wp:extent cx="88900" cy="88900"/>
                                  <wp:effectExtent l="12065" t="6350" r="13335" b="9525"/>
                                  <wp:wrapNone/>
                                  <wp:docPr id="1396273521" name="Oval 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228764B" id="Oval 304" o:spid="_x0000_s1026" style="position:absolute;margin-left:0;margin-top:2pt;width:7pt;height:7pt;z-index:2516142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E47823E" w14:textId="77777777" w:rsidR="00F96CF5" w:rsidRDefault="00F96CF5">
                        <w:pPr>
                          <w:rPr>
                            <w:rFonts w:ascii="Arial" w:eastAsia="Arial" w:hAnsi="Arial" w:cs="Arial"/>
                            <w:sz w:val="22"/>
                          </w:rPr>
                        </w:pPr>
                        <w:r>
                          <w:rPr>
                            <w:rFonts w:ascii="Arial" w:eastAsia="Arial" w:hAnsi="Arial" w:cs="Arial"/>
                            <w:sz w:val="22"/>
                          </w:rPr>
                          <w:t>Adaptation issues in Financial Sector Assessment Programs (FSAPs)</w:t>
                        </w:r>
                      </w:p>
                    </w:tc>
                    <w:tc>
                      <w:tcPr>
                        <w:tcW w:w="0" w:type="auto"/>
                        <w:tcMar>
                          <w:top w:w="80" w:type="dxa"/>
                          <w:bottom w:w="80" w:type="dxa"/>
                        </w:tcMar>
                        <w:vAlign w:val="center"/>
                      </w:tcPr>
                      <w:p w14:paraId="485C72BE"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63A98B05" w14:textId="77777777">
                    <w:tc>
                      <w:tcPr>
                        <w:tcW w:w="0" w:type="auto"/>
                        <w:tcMar>
                          <w:top w:w="80" w:type="dxa"/>
                          <w:bottom w:w="80" w:type="dxa"/>
                        </w:tcMar>
                      </w:tcPr>
                      <w:p w14:paraId="3B3BAF06" w14:textId="660FE21D" w:rsidR="00F96CF5" w:rsidRDefault="00773C45">
                        <w:pPr>
                          <w:rPr>
                            <w:rFonts w:ascii="Arial" w:eastAsia="Arial" w:hAnsi="Arial" w:cs="Arial"/>
                            <w:sz w:val="22"/>
                          </w:rPr>
                        </w:pPr>
                        <w:r>
                          <w:rPr>
                            <w:noProof/>
                          </w:rPr>
                          <mc:AlternateContent>
                            <mc:Choice Requires="wps">
                              <w:drawing>
                                <wp:anchor distT="0" distB="0" distL="114300" distR="114300" simplePos="0" relativeHeight="251658534" behindDoc="0" locked="1" layoutInCell="1" allowOverlap="1" wp14:anchorId="5235A06E" wp14:editId="132DFB57">
                                  <wp:simplePos x="0" y="0"/>
                                  <wp:positionH relativeFrom="column">
                                    <wp:align>center</wp:align>
                                  </wp:positionH>
                                  <wp:positionV relativeFrom="paragraph">
                                    <wp:posOffset>25400</wp:posOffset>
                                  </wp:positionV>
                                  <wp:extent cx="88900" cy="88900"/>
                                  <wp:effectExtent l="12065" t="12065" r="13335" b="13335"/>
                                  <wp:wrapNone/>
                                  <wp:docPr id="1382483425" name="Oval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97FCF36" id="Oval 305" o:spid="_x0000_s1026" style="position:absolute;margin-left:0;margin-top:2pt;width:7pt;height:7pt;z-index:2516152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BB65C75" w14:textId="77777777" w:rsidR="00F96CF5" w:rsidRDefault="00F96CF5">
                        <w:pPr>
                          <w:rPr>
                            <w:rFonts w:ascii="Arial" w:eastAsia="Arial" w:hAnsi="Arial" w:cs="Arial"/>
                            <w:sz w:val="22"/>
                          </w:rPr>
                        </w:pPr>
                        <w:r>
                          <w:rPr>
                            <w:rFonts w:ascii="Arial" w:eastAsia="Arial" w:hAnsi="Arial" w:cs="Arial"/>
                            <w:sz w:val="22"/>
                          </w:rPr>
                          <w:t>Mitigation issues in FSAPs</w:t>
                        </w:r>
                      </w:p>
                    </w:tc>
                    <w:tc>
                      <w:tcPr>
                        <w:tcW w:w="0" w:type="auto"/>
                        <w:tcMar>
                          <w:top w:w="80" w:type="dxa"/>
                          <w:bottom w:w="80" w:type="dxa"/>
                        </w:tcMar>
                        <w:vAlign w:val="center"/>
                      </w:tcPr>
                      <w:p w14:paraId="1E05E832"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5E7A712" w14:textId="77777777">
                    <w:tc>
                      <w:tcPr>
                        <w:tcW w:w="0" w:type="auto"/>
                        <w:tcMar>
                          <w:top w:w="80" w:type="dxa"/>
                          <w:bottom w:w="80" w:type="dxa"/>
                        </w:tcMar>
                      </w:tcPr>
                      <w:p w14:paraId="7A473C3E" w14:textId="0E4CF473" w:rsidR="00F96CF5" w:rsidRDefault="00773C45">
                        <w:pPr>
                          <w:rPr>
                            <w:rFonts w:ascii="Arial" w:eastAsia="Arial" w:hAnsi="Arial" w:cs="Arial"/>
                            <w:sz w:val="22"/>
                          </w:rPr>
                        </w:pPr>
                        <w:r>
                          <w:rPr>
                            <w:noProof/>
                          </w:rPr>
                          <mc:AlternateContent>
                            <mc:Choice Requires="wps">
                              <w:drawing>
                                <wp:anchor distT="0" distB="0" distL="114300" distR="114300" simplePos="0" relativeHeight="251658535" behindDoc="0" locked="1" layoutInCell="1" allowOverlap="1" wp14:anchorId="6E5879D8" wp14:editId="2094FA24">
                                  <wp:simplePos x="0" y="0"/>
                                  <wp:positionH relativeFrom="column">
                                    <wp:align>center</wp:align>
                                  </wp:positionH>
                                  <wp:positionV relativeFrom="paragraph">
                                    <wp:posOffset>25400</wp:posOffset>
                                  </wp:positionV>
                                  <wp:extent cx="88900" cy="88900"/>
                                  <wp:effectExtent l="12065" t="8255" r="13335" b="7620"/>
                                  <wp:wrapNone/>
                                  <wp:docPr id="1769374764" name="Oval 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C4B9DC1" id="Oval 306" o:spid="_x0000_s1026" style="position:absolute;margin-left:0;margin-top:2pt;width:7pt;height:7pt;z-index:2516162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9DF1947" w14:textId="77777777" w:rsidR="00F96CF5" w:rsidRDefault="00F96CF5">
                        <w:pPr>
                          <w:rPr>
                            <w:rFonts w:ascii="Arial" w:eastAsia="Arial" w:hAnsi="Arial" w:cs="Arial"/>
                            <w:sz w:val="22"/>
                          </w:rPr>
                        </w:pPr>
                        <w:r>
                          <w:rPr>
                            <w:rFonts w:ascii="Arial" w:eastAsia="Arial" w:hAnsi="Arial" w:cs="Arial"/>
                            <w:sz w:val="22"/>
                          </w:rPr>
                          <w:t>Mitigation issues in FSAPs</w:t>
                        </w:r>
                      </w:p>
                    </w:tc>
                    <w:tc>
                      <w:tcPr>
                        <w:tcW w:w="0" w:type="auto"/>
                        <w:tcMar>
                          <w:top w:w="80" w:type="dxa"/>
                          <w:bottom w:w="80" w:type="dxa"/>
                        </w:tcMar>
                        <w:vAlign w:val="center"/>
                      </w:tcPr>
                      <w:p w14:paraId="1ED96AEC"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CE2E850" w14:textId="77777777">
                    <w:tc>
                      <w:tcPr>
                        <w:tcW w:w="0" w:type="auto"/>
                        <w:tcMar>
                          <w:top w:w="80" w:type="dxa"/>
                          <w:bottom w:w="80" w:type="dxa"/>
                        </w:tcMar>
                      </w:tcPr>
                      <w:p w14:paraId="73010E04" w14:textId="500FCE34" w:rsidR="00F96CF5" w:rsidRDefault="00773C45">
                        <w:pPr>
                          <w:rPr>
                            <w:rFonts w:ascii="Arial" w:eastAsia="Arial" w:hAnsi="Arial" w:cs="Arial"/>
                            <w:sz w:val="22"/>
                          </w:rPr>
                        </w:pPr>
                        <w:r>
                          <w:rPr>
                            <w:noProof/>
                          </w:rPr>
                          <mc:AlternateContent>
                            <mc:Choice Requires="wps">
                              <w:drawing>
                                <wp:anchor distT="0" distB="0" distL="114300" distR="114300" simplePos="0" relativeHeight="251658536" behindDoc="0" locked="1" layoutInCell="1" allowOverlap="1" wp14:anchorId="53474429" wp14:editId="7FA3F58B">
                                  <wp:simplePos x="0" y="0"/>
                                  <wp:positionH relativeFrom="column">
                                    <wp:align>center</wp:align>
                                  </wp:positionH>
                                  <wp:positionV relativeFrom="paragraph">
                                    <wp:posOffset>25400</wp:posOffset>
                                  </wp:positionV>
                                  <wp:extent cx="88900" cy="88900"/>
                                  <wp:effectExtent l="12065" t="13970" r="13335" b="11430"/>
                                  <wp:wrapNone/>
                                  <wp:docPr id="968656157" name="Oval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AA3D88A" id="Oval 307" o:spid="_x0000_s1026" style="position:absolute;margin-left:0;margin-top:2pt;width:7pt;height:7pt;z-index:2516172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A839D4D" w14:textId="77777777" w:rsidR="00F96CF5" w:rsidRDefault="00F96CF5">
                        <w:pPr>
                          <w:rPr>
                            <w:rFonts w:ascii="Arial" w:eastAsia="Arial" w:hAnsi="Arial" w:cs="Arial"/>
                            <w:sz w:val="22"/>
                          </w:rPr>
                        </w:pPr>
                        <w:r>
                          <w:rPr>
                            <w:rFonts w:ascii="Arial" w:eastAsia="Arial" w:hAnsi="Arial" w:cs="Arial"/>
                            <w:sz w:val="22"/>
                          </w:rPr>
                          <w:t>Mitigation issues in FSAPs</w:t>
                        </w:r>
                      </w:p>
                    </w:tc>
                    <w:tc>
                      <w:tcPr>
                        <w:tcW w:w="0" w:type="auto"/>
                        <w:tcMar>
                          <w:top w:w="80" w:type="dxa"/>
                          <w:bottom w:w="80" w:type="dxa"/>
                        </w:tcMar>
                        <w:vAlign w:val="center"/>
                      </w:tcPr>
                      <w:p w14:paraId="76365189"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038F008" w14:textId="77777777">
                    <w:tc>
                      <w:tcPr>
                        <w:tcW w:w="0" w:type="auto"/>
                        <w:tcMar>
                          <w:top w:w="80" w:type="dxa"/>
                          <w:bottom w:w="80" w:type="dxa"/>
                        </w:tcMar>
                      </w:tcPr>
                      <w:p w14:paraId="47F6FC22" w14:textId="463FA583" w:rsidR="00F96CF5" w:rsidRDefault="00773C45">
                        <w:pPr>
                          <w:rPr>
                            <w:rFonts w:ascii="Arial" w:eastAsia="Arial" w:hAnsi="Arial" w:cs="Arial"/>
                            <w:sz w:val="22"/>
                          </w:rPr>
                        </w:pPr>
                        <w:r>
                          <w:rPr>
                            <w:noProof/>
                          </w:rPr>
                          <mc:AlternateContent>
                            <mc:Choice Requires="wps">
                              <w:drawing>
                                <wp:anchor distT="0" distB="0" distL="114300" distR="114300" simplePos="0" relativeHeight="251658537" behindDoc="0" locked="1" layoutInCell="1" allowOverlap="1" wp14:anchorId="700EB9ED" wp14:editId="78B15610">
                                  <wp:simplePos x="0" y="0"/>
                                  <wp:positionH relativeFrom="column">
                                    <wp:align>center</wp:align>
                                  </wp:positionH>
                                  <wp:positionV relativeFrom="paragraph">
                                    <wp:posOffset>25400</wp:posOffset>
                                  </wp:positionV>
                                  <wp:extent cx="88900" cy="88900"/>
                                  <wp:effectExtent l="12065" t="6350" r="13335" b="9525"/>
                                  <wp:wrapNone/>
                                  <wp:docPr id="1637261460" name="Oval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DB2D024" id="Oval 308" o:spid="_x0000_s1026" style="position:absolute;margin-left:0;margin-top:2pt;width:7pt;height:7pt;z-index:2516183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9339198" w14:textId="77777777" w:rsidR="00F96CF5" w:rsidRDefault="00F96CF5">
                        <w:pPr>
                          <w:rPr>
                            <w:rFonts w:ascii="Arial" w:eastAsia="Arial" w:hAnsi="Arial" w:cs="Arial"/>
                            <w:sz w:val="22"/>
                          </w:rPr>
                        </w:pPr>
                        <w:r>
                          <w:rPr>
                            <w:rFonts w:ascii="Arial" w:eastAsia="Arial" w:hAnsi="Arial" w:cs="Arial"/>
                            <w:sz w:val="22"/>
                          </w:rPr>
                          <w:t>Mitigation issues in FSAPs</w:t>
                        </w:r>
                      </w:p>
                    </w:tc>
                    <w:tc>
                      <w:tcPr>
                        <w:tcW w:w="0" w:type="auto"/>
                        <w:tcMar>
                          <w:top w:w="80" w:type="dxa"/>
                          <w:bottom w:w="80" w:type="dxa"/>
                        </w:tcMar>
                        <w:vAlign w:val="center"/>
                      </w:tcPr>
                      <w:p w14:paraId="7A656DF9"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69D59308" w14:textId="77777777">
                    <w:tc>
                      <w:tcPr>
                        <w:tcW w:w="0" w:type="auto"/>
                        <w:tcMar>
                          <w:top w:w="80" w:type="dxa"/>
                          <w:bottom w:w="80" w:type="dxa"/>
                        </w:tcMar>
                      </w:tcPr>
                      <w:p w14:paraId="435D1F13" w14:textId="3024FB00" w:rsidR="00F96CF5" w:rsidRDefault="00773C45">
                        <w:pPr>
                          <w:rPr>
                            <w:rFonts w:ascii="Arial" w:eastAsia="Arial" w:hAnsi="Arial" w:cs="Arial"/>
                            <w:sz w:val="22"/>
                          </w:rPr>
                        </w:pPr>
                        <w:r>
                          <w:rPr>
                            <w:noProof/>
                          </w:rPr>
                          <mc:AlternateContent>
                            <mc:Choice Requires="wps">
                              <w:drawing>
                                <wp:anchor distT="0" distB="0" distL="114300" distR="114300" simplePos="0" relativeHeight="251658538" behindDoc="0" locked="1" layoutInCell="1" allowOverlap="1" wp14:anchorId="7FFF9B8D" wp14:editId="55BF8A2E">
                                  <wp:simplePos x="0" y="0"/>
                                  <wp:positionH relativeFrom="column">
                                    <wp:align>center</wp:align>
                                  </wp:positionH>
                                  <wp:positionV relativeFrom="paragraph">
                                    <wp:posOffset>25400</wp:posOffset>
                                  </wp:positionV>
                                  <wp:extent cx="88900" cy="88900"/>
                                  <wp:effectExtent l="12065" t="12065" r="13335" b="13335"/>
                                  <wp:wrapNone/>
                                  <wp:docPr id="369781017" name="Oval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713C2C1" id="Oval 309" o:spid="_x0000_s1026" style="position:absolute;margin-left:0;margin-top:2pt;width:7pt;height:7pt;z-index:2516193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67DF045" w14:textId="77777777" w:rsidR="00F96CF5" w:rsidRDefault="00F96CF5">
                        <w:pPr>
                          <w:rPr>
                            <w:rFonts w:ascii="Arial" w:eastAsia="Arial" w:hAnsi="Arial" w:cs="Arial"/>
                            <w:sz w:val="22"/>
                          </w:rPr>
                        </w:pPr>
                        <w:r>
                          <w:rPr>
                            <w:rFonts w:ascii="Arial" w:eastAsia="Arial" w:hAnsi="Arial" w:cs="Arial"/>
                            <w:sz w:val="22"/>
                          </w:rPr>
                          <w:t>Transition issues in FSAPs</w:t>
                        </w:r>
                      </w:p>
                    </w:tc>
                    <w:tc>
                      <w:tcPr>
                        <w:tcW w:w="0" w:type="auto"/>
                        <w:tcMar>
                          <w:top w:w="80" w:type="dxa"/>
                          <w:bottom w:w="80" w:type="dxa"/>
                        </w:tcMar>
                        <w:vAlign w:val="center"/>
                      </w:tcPr>
                      <w:p w14:paraId="08777524"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0959C9B" w14:textId="77777777">
                    <w:tc>
                      <w:tcPr>
                        <w:tcW w:w="0" w:type="auto"/>
                        <w:tcMar>
                          <w:top w:w="80" w:type="dxa"/>
                          <w:bottom w:w="80" w:type="dxa"/>
                        </w:tcMar>
                      </w:tcPr>
                      <w:p w14:paraId="41769982" w14:textId="0EA80321" w:rsidR="00F96CF5" w:rsidRDefault="00773C45">
                        <w:pPr>
                          <w:rPr>
                            <w:rFonts w:ascii="Arial" w:eastAsia="Arial" w:hAnsi="Arial" w:cs="Arial"/>
                            <w:sz w:val="22"/>
                          </w:rPr>
                        </w:pPr>
                        <w:r>
                          <w:rPr>
                            <w:noProof/>
                          </w:rPr>
                          <mc:AlternateContent>
                            <mc:Choice Requires="wps">
                              <w:drawing>
                                <wp:anchor distT="0" distB="0" distL="114300" distR="114300" simplePos="0" relativeHeight="251658539" behindDoc="0" locked="1" layoutInCell="1" allowOverlap="1" wp14:anchorId="0BFF6424" wp14:editId="11D760C4">
                                  <wp:simplePos x="0" y="0"/>
                                  <wp:positionH relativeFrom="column">
                                    <wp:align>center</wp:align>
                                  </wp:positionH>
                                  <wp:positionV relativeFrom="paragraph">
                                    <wp:posOffset>25400</wp:posOffset>
                                  </wp:positionV>
                                  <wp:extent cx="88900" cy="88900"/>
                                  <wp:effectExtent l="12065" t="8255" r="13335" b="7620"/>
                                  <wp:wrapNone/>
                                  <wp:docPr id="1466882668" name="Oval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8882685" id="Oval 310" o:spid="_x0000_s1026" style="position:absolute;margin-left:0;margin-top:2pt;width:7pt;height:7pt;z-index:2516203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DEBF6E0" w14:textId="77777777" w:rsidR="00F96CF5" w:rsidRDefault="00F96CF5">
                        <w:pPr>
                          <w:rPr>
                            <w:rFonts w:ascii="Arial" w:eastAsia="Arial" w:hAnsi="Arial" w:cs="Arial"/>
                            <w:sz w:val="22"/>
                          </w:rPr>
                        </w:pPr>
                        <w:r>
                          <w:rPr>
                            <w:rFonts w:ascii="Arial" w:eastAsia="Arial" w:hAnsi="Arial" w:cs="Arial"/>
                            <w:sz w:val="22"/>
                          </w:rPr>
                          <w:t>Transition issues in FSAPs</w:t>
                        </w:r>
                      </w:p>
                    </w:tc>
                    <w:tc>
                      <w:tcPr>
                        <w:tcW w:w="0" w:type="auto"/>
                        <w:tcMar>
                          <w:top w:w="80" w:type="dxa"/>
                          <w:bottom w:w="80" w:type="dxa"/>
                        </w:tcMar>
                        <w:vAlign w:val="center"/>
                      </w:tcPr>
                      <w:p w14:paraId="606AE9BB"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C15F3DA" w14:textId="77777777">
                    <w:tc>
                      <w:tcPr>
                        <w:tcW w:w="0" w:type="auto"/>
                        <w:tcMar>
                          <w:top w:w="80" w:type="dxa"/>
                          <w:bottom w:w="80" w:type="dxa"/>
                        </w:tcMar>
                      </w:tcPr>
                      <w:p w14:paraId="06A5887B" w14:textId="5AFCA55D" w:rsidR="00F96CF5" w:rsidRDefault="00773C45">
                        <w:pPr>
                          <w:rPr>
                            <w:rFonts w:ascii="Arial" w:eastAsia="Arial" w:hAnsi="Arial" w:cs="Arial"/>
                            <w:sz w:val="22"/>
                          </w:rPr>
                        </w:pPr>
                        <w:r>
                          <w:rPr>
                            <w:noProof/>
                          </w:rPr>
                          <mc:AlternateContent>
                            <mc:Choice Requires="wps">
                              <w:drawing>
                                <wp:anchor distT="0" distB="0" distL="114300" distR="114300" simplePos="0" relativeHeight="251658540" behindDoc="0" locked="1" layoutInCell="1" allowOverlap="1" wp14:anchorId="5FB16C8D" wp14:editId="32B4BE7E">
                                  <wp:simplePos x="0" y="0"/>
                                  <wp:positionH relativeFrom="column">
                                    <wp:align>center</wp:align>
                                  </wp:positionH>
                                  <wp:positionV relativeFrom="paragraph">
                                    <wp:posOffset>25400</wp:posOffset>
                                  </wp:positionV>
                                  <wp:extent cx="88900" cy="88900"/>
                                  <wp:effectExtent l="12065" t="13970" r="13335" b="11430"/>
                                  <wp:wrapNone/>
                                  <wp:docPr id="1589820291" name="Oval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AF4BD50" id="Oval 311" o:spid="_x0000_s1026" style="position:absolute;margin-left:0;margin-top:2pt;width:7pt;height:7pt;z-index:2516213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7718392" w14:textId="77777777" w:rsidR="00F96CF5" w:rsidRDefault="00F96CF5">
                        <w:pPr>
                          <w:rPr>
                            <w:rFonts w:ascii="Arial" w:eastAsia="Arial" w:hAnsi="Arial" w:cs="Arial"/>
                            <w:sz w:val="22"/>
                          </w:rPr>
                        </w:pPr>
                        <w:r>
                          <w:rPr>
                            <w:rFonts w:ascii="Arial" w:eastAsia="Arial" w:hAnsi="Arial" w:cs="Arial"/>
                            <w:sz w:val="22"/>
                          </w:rPr>
                          <w:t>Transition issues in FSAPs</w:t>
                        </w:r>
                      </w:p>
                    </w:tc>
                    <w:tc>
                      <w:tcPr>
                        <w:tcW w:w="0" w:type="auto"/>
                        <w:tcMar>
                          <w:top w:w="80" w:type="dxa"/>
                          <w:bottom w:w="80" w:type="dxa"/>
                        </w:tcMar>
                        <w:vAlign w:val="center"/>
                      </w:tcPr>
                      <w:p w14:paraId="78D12F7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05DA420" w14:textId="77777777">
                    <w:tc>
                      <w:tcPr>
                        <w:tcW w:w="0" w:type="auto"/>
                        <w:tcMar>
                          <w:top w:w="80" w:type="dxa"/>
                          <w:bottom w:w="80" w:type="dxa"/>
                        </w:tcMar>
                      </w:tcPr>
                      <w:p w14:paraId="4138AA2B" w14:textId="0271BD9F" w:rsidR="00F96CF5" w:rsidRDefault="00773C45">
                        <w:pPr>
                          <w:rPr>
                            <w:rFonts w:ascii="Arial" w:eastAsia="Arial" w:hAnsi="Arial" w:cs="Arial"/>
                            <w:sz w:val="22"/>
                          </w:rPr>
                        </w:pPr>
                        <w:r>
                          <w:rPr>
                            <w:noProof/>
                          </w:rPr>
                          <mc:AlternateContent>
                            <mc:Choice Requires="wps">
                              <w:drawing>
                                <wp:anchor distT="0" distB="0" distL="114300" distR="114300" simplePos="0" relativeHeight="251658541" behindDoc="0" locked="1" layoutInCell="1" allowOverlap="1" wp14:anchorId="349E5542" wp14:editId="58279AFD">
                                  <wp:simplePos x="0" y="0"/>
                                  <wp:positionH relativeFrom="column">
                                    <wp:align>center</wp:align>
                                  </wp:positionH>
                                  <wp:positionV relativeFrom="paragraph">
                                    <wp:posOffset>25400</wp:posOffset>
                                  </wp:positionV>
                                  <wp:extent cx="88900" cy="88900"/>
                                  <wp:effectExtent l="12065" t="6350" r="13335" b="9525"/>
                                  <wp:wrapNone/>
                                  <wp:docPr id="676650801" name="Oval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B1FFD97" id="Oval 312" o:spid="_x0000_s1026" style="position:absolute;margin-left:0;margin-top:2pt;width:7pt;height:7pt;z-index:2516224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5E50166" w14:textId="77777777" w:rsidR="00F96CF5" w:rsidRDefault="00F96CF5">
                        <w:pPr>
                          <w:rPr>
                            <w:rFonts w:ascii="Arial" w:eastAsia="Arial" w:hAnsi="Arial" w:cs="Arial"/>
                            <w:sz w:val="22"/>
                          </w:rPr>
                        </w:pPr>
                        <w:r>
                          <w:rPr>
                            <w:rFonts w:ascii="Arial" w:eastAsia="Arial" w:hAnsi="Arial" w:cs="Arial"/>
                            <w:sz w:val="22"/>
                          </w:rPr>
                          <w:t>Transition issues in FSAPs</w:t>
                        </w:r>
                      </w:p>
                    </w:tc>
                    <w:tc>
                      <w:tcPr>
                        <w:tcW w:w="0" w:type="auto"/>
                        <w:tcMar>
                          <w:top w:w="80" w:type="dxa"/>
                          <w:bottom w:w="80" w:type="dxa"/>
                        </w:tcMar>
                        <w:vAlign w:val="center"/>
                      </w:tcPr>
                      <w:p w14:paraId="2D736E5D"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8625FE7" w14:textId="77777777">
                    <w:tc>
                      <w:tcPr>
                        <w:tcW w:w="0" w:type="auto"/>
                        <w:tcMar>
                          <w:top w:w="80" w:type="dxa"/>
                          <w:bottom w:w="80" w:type="dxa"/>
                        </w:tcMar>
                      </w:tcPr>
                      <w:p w14:paraId="636E3E42" w14:textId="7FDBF437" w:rsidR="00F96CF5" w:rsidRDefault="00773C45">
                        <w:pPr>
                          <w:rPr>
                            <w:rFonts w:ascii="Arial" w:eastAsia="Arial" w:hAnsi="Arial" w:cs="Arial"/>
                            <w:sz w:val="22"/>
                          </w:rPr>
                        </w:pPr>
                        <w:r>
                          <w:rPr>
                            <w:noProof/>
                          </w:rPr>
                          <mc:AlternateContent>
                            <mc:Choice Requires="wps">
                              <w:drawing>
                                <wp:anchor distT="0" distB="0" distL="114300" distR="114300" simplePos="0" relativeHeight="251658542" behindDoc="0" locked="1" layoutInCell="1" allowOverlap="1" wp14:anchorId="39399E5E" wp14:editId="1A63C07B">
                                  <wp:simplePos x="0" y="0"/>
                                  <wp:positionH relativeFrom="column">
                                    <wp:align>center</wp:align>
                                  </wp:positionH>
                                  <wp:positionV relativeFrom="paragraph">
                                    <wp:posOffset>25400</wp:posOffset>
                                  </wp:positionV>
                                  <wp:extent cx="88900" cy="88900"/>
                                  <wp:effectExtent l="12065" t="12065" r="13335" b="13335"/>
                                  <wp:wrapNone/>
                                  <wp:docPr id="46816108" name="Oval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49E5057" id="Oval 313" o:spid="_x0000_s1026" style="position:absolute;margin-left:0;margin-top:2pt;width:7pt;height:7pt;z-index:2516234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75753A1" w14:textId="77777777" w:rsidR="00F96CF5" w:rsidRDefault="00F96CF5">
                        <w:pPr>
                          <w:rPr>
                            <w:rFonts w:ascii="Arial" w:eastAsia="Arial" w:hAnsi="Arial" w:cs="Arial"/>
                            <w:sz w:val="22"/>
                          </w:rPr>
                        </w:pPr>
                        <w:r>
                          <w:rPr>
                            <w:rFonts w:ascii="Arial" w:eastAsia="Arial" w:hAnsi="Arial" w:cs="Arial"/>
                            <w:sz w:val="22"/>
                          </w:rPr>
                          <w:t>Adaptation issues in Research and analytical work</w:t>
                        </w:r>
                      </w:p>
                    </w:tc>
                    <w:tc>
                      <w:tcPr>
                        <w:tcW w:w="0" w:type="auto"/>
                        <w:tcMar>
                          <w:top w:w="80" w:type="dxa"/>
                          <w:bottom w:w="80" w:type="dxa"/>
                        </w:tcMar>
                        <w:vAlign w:val="center"/>
                      </w:tcPr>
                      <w:p w14:paraId="0C2FFF50"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421D840" w14:textId="77777777">
                    <w:tc>
                      <w:tcPr>
                        <w:tcW w:w="0" w:type="auto"/>
                        <w:tcMar>
                          <w:top w:w="80" w:type="dxa"/>
                          <w:bottom w:w="80" w:type="dxa"/>
                        </w:tcMar>
                      </w:tcPr>
                      <w:p w14:paraId="6105F177" w14:textId="6A2180A4" w:rsidR="00F96CF5" w:rsidRDefault="00773C45">
                        <w:pPr>
                          <w:rPr>
                            <w:rFonts w:ascii="Arial" w:eastAsia="Arial" w:hAnsi="Arial" w:cs="Arial"/>
                            <w:sz w:val="22"/>
                          </w:rPr>
                        </w:pPr>
                        <w:r>
                          <w:rPr>
                            <w:noProof/>
                          </w:rPr>
                          <mc:AlternateContent>
                            <mc:Choice Requires="wps">
                              <w:drawing>
                                <wp:anchor distT="0" distB="0" distL="114300" distR="114300" simplePos="0" relativeHeight="251658543" behindDoc="0" locked="1" layoutInCell="1" allowOverlap="1" wp14:anchorId="727D4A5F" wp14:editId="327C6AFF">
                                  <wp:simplePos x="0" y="0"/>
                                  <wp:positionH relativeFrom="column">
                                    <wp:align>center</wp:align>
                                  </wp:positionH>
                                  <wp:positionV relativeFrom="paragraph">
                                    <wp:posOffset>25400</wp:posOffset>
                                  </wp:positionV>
                                  <wp:extent cx="88900" cy="88900"/>
                                  <wp:effectExtent l="12065" t="8255" r="13335" b="7620"/>
                                  <wp:wrapNone/>
                                  <wp:docPr id="261044725" name="Oval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F23CDA0" id="Oval 314" o:spid="_x0000_s1026" style="position:absolute;margin-left:0;margin-top:2pt;width:7pt;height:7pt;z-index:2516244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C0D462F" w14:textId="77777777" w:rsidR="00F96CF5" w:rsidRDefault="00F96CF5">
                        <w:pPr>
                          <w:rPr>
                            <w:rFonts w:ascii="Arial" w:eastAsia="Arial" w:hAnsi="Arial" w:cs="Arial"/>
                            <w:sz w:val="22"/>
                          </w:rPr>
                        </w:pPr>
                        <w:r>
                          <w:rPr>
                            <w:rFonts w:ascii="Arial" w:eastAsia="Arial" w:hAnsi="Arial" w:cs="Arial"/>
                            <w:sz w:val="22"/>
                          </w:rPr>
                          <w:t>Adaptation issues in Research and analytical work</w:t>
                        </w:r>
                      </w:p>
                    </w:tc>
                    <w:tc>
                      <w:tcPr>
                        <w:tcW w:w="0" w:type="auto"/>
                        <w:tcMar>
                          <w:top w:w="80" w:type="dxa"/>
                          <w:bottom w:w="80" w:type="dxa"/>
                        </w:tcMar>
                        <w:vAlign w:val="center"/>
                      </w:tcPr>
                      <w:p w14:paraId="644A5EC0"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F3D9A99" w14:textId="77777777">
                    <w:tc>
                      <w:tcPr>
                        <w:tcW w:w="0" w:type="auto"/>
                        <w:tcMar>
                          <w:top w:w="80" w:type="dxa"/>
                          <w:bottom w:w="80" w:type="dxa"/>
                        </w:tcMar>
                      </w:tcPr>
                      <w:p w14:paraId="7171C353" w14:textId="54EA9EA4" w:rsidR="00F96CF5" w:rsidRDefault="00773C45">
                        <w:pPr>
                          <w:rPr>
                            <w:rFonts w:ascii="Arial" w:eastAsia="Arial" w:hAnsi="Arial" w:cs="Arial"/>
                            <w:sz w:val="22"/>
                          </w:rPr>
                        </w:pPr>
                        <w:r>
                          <w:rPr>
                            <w:noProof/>
                          </w:rPr>
                          <mc:AlternateContent>
                            <mc:Choice Requires="wps">
                              <w:drawing>
                                <wp:anchor distT="0" distB="0" distL="114300" distR="114300" simplePos="0" relativeHeight="251658544" behindDoc="0" locked="1" layoutInCell="1" allowOverlap="1" wp14:anchorId="4B9B10A1" wp14:editId="58306DA1">
                                  <wp:simplePos x="0" y="0"/>
                                  <wp:positionH relativeFrom="column">
                                    <wp:align>center</wp:align>
                                  </wp:positionH>
                                  <wp:positionV relativeFrom="paragraph">
                                    <wp:posOffset>25400</wp:posOffset>
                                  </wp:positionV>
                                  <wp:extent cx="88900" cy="88900"/>
                                  <wp:effectExtent l="12065" t="13970" r="13335" b="11430"/>
                                  <wp:wrapNone/>
                                  <wp:docPr id="302740775" name="Oval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FCA4F4" id="Oval 315" o:spid="_x0000_s1026" style="position:absolute;margin-left:0;margin-top:2pt;width:7pt;height:7pt;z-index:2516254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45F2A35" w14:textId="77777777" w:rsidR="00F96CF5" w:rsidRDefault="00F96CF5">
                        <w:pPr>
                          <w:rPr>
                            <w:rFonts w:ascii="Arial" w:eastAsia="Arial" w:hAnsi="Arial" w:cs="Arial"/>
                            <w:sz w:val="22"/>
                          </w:rPr>
                        </w:pPr>
                        <w:r>
                          <w:rPr>
                            <w:rFonts w:ascii="Arial" w:eastAsia="Arial" w:hAnsi="Arial" w:cs="Arial"/>
                            <w:sz w:val="22"/>
                          </w:rPr>
                          <w:t>Adaptation issues in Research and analytical work</w:t>
                        </w:r>
                      </w:p>
                    </w:tc>
                    <w:tc>
                      <w:tcPr>
                        <w:tcW w:w="0" w:type="auto"/>
                        <w:tcMar>
                          <w:top w:w="80" w:type="dxa"/>
                          <w:bottom w:w="80" w:type="dxa"/>
                        </w:tcMar>
                        <w:vAlign w:val="center"/>
                      </w:tcPr>
                      <w:p w14:paraId="41E3123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3A679DC" w14:textId="77777777">
                    <w:tc>
                      <w:tcPr>
                        <w:tcW w:w="0" w:type="auto"/>
                        <w:tcMar>
                          <w:top w:w="80" w:type="dxa"/>
                          <w:bottom w:w="80" w:type="dxa"/>
                        </w:tcMar>
                      </w:tcPr>
                      <w:p w14:paraId="3960AD49" w14:textId="0A5F66D7" w:rsidR="00F96CF5" w:rsidRDefault="00773C45">
                        <w:pPr>
                          <w:rPr>
                            <w:rFonts w:ascii="Arial" w:eastAsia="Arial" w:hAnsi="Arial" w:cs="Arial"/>
                            <w:sz w:val="22"/>
                          </w:rPr>
                        </w:pPr>
                        <w:r>
                          <w:rPr>
                            <w:noProof/>
                          </w:rPr>
                          <mc:AlternateContent>
                            <mc:Choice Requires="wps">
                              <w:drawing>
                                <wp:anchor distT="0" distB="0" distL="114300" distR="114300" simplePos="0" relativeHeight="251658545" behindDoc="0" locked="1" layoutInCell="1" allowOverlap="1" wp14:anchorId="16D9BC8B" wp14:editId="63F35DB9">
                                  <wp:simplePos x="0" y="0"/>
                                  <wp:positionH relativeFrom="column">
                                    <wp:align>center</wp:align>
                                  </wp:positionH>
                                  <wp:positionV relativeFrom="paragraph">
                                    <wp:posOffset>25400</wp:posOffset>
                                  </wp:positionV>
                                  <wp:extent cx="88900" cy="88900"/>
                                  <wp:effectExtent l="12065" t="6350" r="13335" b="9525"/>
                                  <wp:wrapNone/>
                                  <wp:docPr id="1752970715" name="Oval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30360CF" id="Oval 316" o:spid="_x0000_s1026" style="position:absolute;margin-left:0;margin-top:2pt;width:7pt;height:7pt;z-index:2516264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CE48ADB" w14:textId="77777777" w:rsidR="00F96CF5" w:rsidRDefault="00F96CF5">
                        <w:pPr>
                          <w:rPr>
                            <w:rFonts w:ascii="Arial" w:eastAsia="Arial" w:hAnsi="Arial" w:cs="Arial"/>
                            <w:sz w:val="22"/>
                          </w:rPr>
                        </w:pPr>
                        <w:r>
                          <w:rPr>
                            <w:rFonts w:ascii="Arial" w:eastAsia="Arial" w:hAnsi="Arial" w:cs="Arial"/>
                            <w:sz w:val="22"/>
                          </w:rPr>
                          <w:t>Adaptation issues in Research and analytical work</w:t>
                        </w:r>
                      </w:p>
                    </w:tc>
                    <w:tc>
                      <w:tcPr>
                        <w:tcW w:w="0" w:type="auto"/>
                        <w:tcMar>
                          <w:top w:w="80" w:type="dxa"/>
                          <w:bottom w:w="80" w:type="dxa"/>
                        </w:tcMar>
                        <w:vAlign w:val="center"/>
                      </w:tcPr>
                      <w:p w14:paraId="76AFDC61"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0C4EA20" w14:textId="77777777">
                    <w:tc>
                      <w:tcPr>
                        <w:tcW w:w="0" w:type="auto"/>
                        <w:tcMar>
                          <w:top w:w="80" w:type="dxa"/>
                          <w:bottom w:w="80" w:type="dxa"/>
                        </w:tcMar>
                      </w:tcPr>
                      <w:p w14:paraId="349DDA3E" w14:textId="106A6481" w:rsidR="00F96CF5" w:rsidRDefault="00773C45">
                        <w:pPr>
                          <w:rPr>
                            <w:rFonts w:ascii="Arial" w:eastAsia="Arial" w:hAnsi="Arial" w:cs="Arial"/>
                            <w:sz w:val="22"/>
                          </w:rPr>
                        </w:pPr>
                        <w:r>
                          <w:rPr>
                            <w:noProof/>
                          </w:rPr>
                          <mc:AlternateContent>
                            <mc:Choice Requires="wps">
                              <w:drawing>
                                <wp:anchor distT="0" distB="0" distL="114300" distR="114300" simplePos="0" relativeHeight="251658546" behindDoc="0" locked="1" layoutInCell="1" allowOverlap="1" wp14:anchorId="3A22E1FC" wp14:editId="2470A4AE">
                                  <wp:simplePos x="0" y="0"/>
                                  <wp:positionH relativeFrom="column">
                                    <wp:align>center</wp:align>
                                  </wp:positionH>
                                  <wp:positionV relativeFrom="paragraph">
                                    <wp:posOffset>25400</wp:posOffset>
                                  </wp:positionV>
                                  <wp:extent cx="88900" cy="88900"/>
                                  <wp:effectExtent l="12065" t="12065" r="13335" b="13335"/>
                                  <wp:wrapNone/>
                                  <wp:docPr id="849206940" name="Oval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F19C888" id="Oval 317" o:spid="_x0000_s1026" style="position:absolute;margin-left:0;margin-top:2pt;width:7pt;height:7pt;z-index:2516275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6CA56E4" w14:textId="77777777" w:rsidR="00F96CF5" w:rsidRDefault="00F96CF5">
                        <w:pPr>
                          <w:rPr>
                            <w:rFonts w:ascii="Arial" w:eastAsia="Arial" w:hAnsi="Arial" w:cs="Arial"/>
                            <w:sz w:val="22"/>
                          </w:rPr>
                        </w:pPr>
                        <w:r>
                          <w:rPr>
                            <w:rFonts w:ascii="Arial" w:eastAsia="Arial" w:hAnsi="Arial" w:cs="Arial"/>
                            <w:sz w:val="22"/>
                          </w:rPr>
                          <w:t>Mitigation issues in Research and analytical work</w:t>
                        </w:r>
                      </w:p>
                    </w:tc>
                    <w:tc>
                      <w:tcPr>
                        <w:tcW w:w="0" w:type="auto"/>
                        <w:tcMar>
                          <w:top w:w="80" w:type="dxa"/>
                          <w:bottom w:w="80" w:type="dxa"/>
                        </w:tcMar>
                        <w:vAlign w:val="center"/>
                      </w:tcPr>
                      <w:p w14:paraId="3B741E8D"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1E9B24D" w14:textId="77777777">
                    <w:tc>
                      <w:tcPr>
                        <w:tcW w:w="0" w:type="auto"/>
                        <w:tcMar>
                          <w:top w:w="80" w:type="dxa"/>
                          <w:bottom w:w="80" w:type="dxa"/>
                        </w:tcMar>
                      </w:tcPr>
                      <w:p w14:paraId="4D56C4D6" w14:textId="71B2FBAE"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547" behindDoc="0" locked="1" layoutInCell="1" allowOverlap="1" wp14:anchorId="674450F1" wp14:editId="62C3196B">
                                  <wp:simplePos x="0" y="0"/>
                                  <wp:positionH relativeFrom="column">
                                    <wp:align>center</wp:align>
                                  </wp:positionH>
                                  <wp:positionV relativeFrom="paragraph">
                                    <wp:posOffset>25400</wp:posOffset>
                                  </wp:positionV>
                                  <wp:extent cx="88900" cy="88900"/>
                                  <wp:effectExtent l="12065" t="8255" r="13335" b="7620"/>
                                  <wp:wrapNone/>
                                  <wp:docPr id="1791971906" name="Oval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F07D8B1" id="Oval 318" o:spid="_x0000_s1026" style="position:absolute;margin-left:0;margin-top:2pt;width:7pt;height:7pt;z-index:2516285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4CA1F49" w14:textId="77777777" w:rsidR="00F96CF5" w:rsidRDefault="00F96CF5">
                        <w:pPr>
                          <w:rPr>
                            <w:rFonts w:ascii="Arial" w:eastAsia="Arial" w:hAnsi="Arial" w:cs="Arial"/>
                            <w:sz w:val="22"/>
                          </w:rPr>
                        </w:pPr>
                        <w:r>
                          <w:rPr>
                            <w:rFonts w:ascii="Arial" w:eastAsia="Arial" w:hAnsi="Arial" w:cs="Arial"/>
                            <w:sz w:val="22"/>
                          </w:rPr>
                          <w:t>Mitigation issues in Research and analytical work</w:t>
                        </w:r>
                      </w:p>
                    </w:tc>
                    <w:tc>
                      <w:tcPr>
                        <w:tcW w:w="0" w:type="auto"/>
                        <w:tcMar>
                          <w:top w:w="80" w:type="dxa"/>
                          <w:bottom w:w="80" w:type="dxa"/>
                        </w:tcMar>
                        <w:vAlign w:val="center"/>
                      </w:tcPr>
                      <w:p w14:paraId="291EE952"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54F2D2E" w14:textId="77777777">
                    <w:tc>
                      <w:tcPr>
                        <w:tcW w:w="0" w:type="auto"/>
                        <w:tcMar>
                          <w:top w:w="80" w:type="dxa"/>
                          <w:bottom w:w="80" w:type="dxa"/>
                        </w:tcMar>
                      </w:tcPr>
                      <w:p w14:paraId="1D6A00B4" w14:textId="3CF98FF6" w:rsidR="00F96CF5" w:rsidRDefault="00773C45">
                        <w:pPr>
                          <w:rPr>
                            <w:rFonts w:ascii="Arial" w:eastAsia="Arial" w:hAnsi="Arial" w:cs="Arial"/>
                            <w:sz w:val="22"/>
                          </w:rPr>
                        </w:pPr>
                        <w:r>
                          <w:rPr>
                            <w:noProof/>
                          </w:rPr>
                          <mc:AlternateContent>
                            <mc:Choice Requires="wps">
                              <w:drawing>
                                <wp:anchor distT="0" distB="0" distL="114300" distR="114300" simplePos="0" relativeHeight="251658548" behindDoc="0" locked="1" layoutInCell="1" allowOverlap="1" wp14:anchorId="42E229EF" wp14:editId="4654C43F">
                                  <wp:simplePos x="0" y="0"/>
                                  <wp:positionH relativeFrom="column">
                                    <wp:align>center</wp:align>
                                  </wp:positionH>
                                  <wp:positionV relativeFrom="paragraph">
                                    <wp:posOffset>25400</wp:posOffset>
                                  </wp:positionV>
                                  <wp:extent cx="88900" cy="88900"/>
                                  <wp:effectExtent l="12065" t="13970" r="13335" b="11430"/>
                                  <wp:wrapNone/>
                                  <wp:docPr id="1565210883" name="Oval 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6BD060C" id="Oval 319" o:spid="_x0000_s1026" style="position:absolute;margin-left:0;margin-top:2pt;width:7pt;height:7pt;z-index:2516295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6A9ACDF" w14:textId="77777777" w:rsidR="00F96CF5" w:rsidRDefault="00F96CF5">
                        <w:pPr>
                          <w:rPr>
                            <w:rFonts w:ascii="Arial" w:eastAsia="Arial" w:hAnsi="Arial" w:cs="Arial"/>
                            <w:sz w:val="22"/>
                          </w:rPr>
                        </w:pPr>
                        <w:r>
                          <w:rPr>
                            <w:rFonts w:ascii="Arial" w:eastAsia="Arial" w:hAnsi="Arial" w:cs="Arial"/>
                            <w:sz w:val="22"/>
                          </w:rPr>
                          <w:t>Mitigation issues in Research and analytical work</w:t>
                        </w:r>
                      </w:p>
                    </w:tc>
                    <w:tc>
                      <w:tcPr>
                        <w:tcW w:w="0" w:type="auto"/>
                        <w:tcMar>
                          <w:top w:w="80" w:type="dxa"/>
                          <w:bottom w:w="80" w:type="dxa"/>
                        </w:tcMar>
                        <w:vAlign w:val="center"/>
                      </w:tcPr>
                      <w:p w14:paraId="36599252"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62F49EC" w14:textId="77777777">
                    <w:tc>
                      <w:tcPr>
                        <w:tcW w:w="0" w:type="auto"/>
                        <w:tcMar>
                          <w:top w:w="80" w:type="dxa"/>
                          <w:bottom w:w="80" w:type="dxa"/>
                        </w:tcMar>
                      </w:tcPr>
                      <w:p w14:paraId="69850BEF" w14:textId="3C3DFC1B" w:rsidR="00F96CF5" w:rsidRDefault="00773C45">
                        <w:pPr>
                          <w:rPr>
                            <w:rFonts w:ascii="Arial" w:eastAsia="Arial" w:hAnsi="Arial" w:cs="Arial"/>
                            <w:sz w:val="22"/>
                          </w:rPr>
                        </w:pPr>
                        <w:r>
                          <w:rPr>
                            <w:noProof/>
                          </w:rPr>
                          <mc:AlternateContent>
                            <mc:Choice Requires="wps">
                              <w:drawing>
                                <wp:anchor distT="0" distB="0" distL="114300" distR="114300" simplePos="0" relativeHeight="251658549" behindDoc="0" locked="1" layoutInCell="1" allowOverlap="1" wp14:anchorId="796F7D61" wp14:editId="746405C3">
                                  <wp:simplePos x="0" y="0"/>
                                  <wp:positionH relativeFrom="column">
                                    <wp:align>center</wp:align>
                                  </wp:positionH>
                                  <wp:positionV relativeFrom="paragraph">
                                    <wp:posOffset>25400</wp:posOffset>
                                  </wp:positionV>
                                  <wp:extent cx="88900" cy="88900"/>
                                  <wp:effectExtent l="12065" t="6350" r="13335" b="9525"/>
                                  <wp:wrapNone/>
                                  <wp:docPr id="1989953510" name="Oval 3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725D6CF" id="Oval 320" o:spid="_x0000_s1026" style="position:absolute;margin-left:0;margin-top:2pt;width:7pt;height:7pt;z-index:2516305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027C1F1" w14:textId="77777777" w:rsidR="00F96CF5" w:rsidRDefault="00F96CF5">
                        <w:pPr>
                          <w:rPr>
                            <w:rFonts w:ascii="Arial" w:eastAsia="Arial" w:hAnsi="Arial" w:cs="Arial"/>
                            <w:sz w:val="22"/>
                          </w:rPr>
                        </w:pPr>
                        <w:r>
                          <w:rPr>
                            <w:rFonts w:ascii="Arial" w:eastAsia="Arial" w:hAnsi="Arial" w:cs="Arial"/>
                            <w:sz w:val="22"/>
                          </w:rPr>
                          <w:t>Mitigation issues in Research and analytical work</w:t>
                        </w:r>
                      </w:p>
                    </w:tc>
                    <w:tc>
                      <w:tcPr>
                        <w:tcW w:w="0" w:type="auto"/>
                        <w:tcMar>
                          <w:top w:w="80" w:type="dxa"/>
                          <w:bottom w:w="80" w:type="dxa"/>
                        </w:tcMar>
                        <w:vAlign w:val="center"/>
                      </w:tcPr>
                      <w:p w14:paraId="00480688"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1F156E6" w14:textId="77777777">
                    <w:tc>
                      <w:tcPr>
                        <w:tcW w:w="0" w:type="auto"/>
                        <w:tcMar>
                          <w:top w:w="80" w:type="dxa"/>
                          <w:bottom w:w="80" w:type="dxa"/>
                        </w:tcMar>
                      </w:tcPr>
                      <w:p w14:paraId="3F33DD9E" w14:textId="59A0E998" w:rsidR="00F96CF5" w:rsidRDefault="00773C45">
                        <w:pPr>
                          <w:rPr>
                            <w:rFonts w:ascii="Arial" w:eastAsia="Arial" w:hAnsi="Arial" w:cs="Arial"/>
                            <w:sz w:val="22"/>
                          </w:rPr>
                        </w:pPr>
                        <w:r>
                          <w:rPr>
                            <w:noProof/>
                          </w:rPr>
                          <mc:AlternateContent>
                            <mc:Choice Requires="wps">
                              <w:drawing>
                                <wp:anchor distT="0" distB="0" distL="114300" distR="114300" simplePos="0" relativeHeight="251658550" behindDoc="0" locked="1" layoutInCell="1" allowOverlap="1" wp14:anchorId="4529DDFC" wp14:editId="0FD781F2">
                                  <wp:simplePos x="0" y="0"/>
                                  <wp:positionH relativeFrom="column">
                                    <wp:align>center</wp:align>
                                  </wp:positionH>
                                  <wp:positionV relativeFrom="paragraph">
                                    <wp:posOffset>25400</wp:posOffset>
                                  </wp:positionV>
                                  <wp:extent cx="88900" cy="88900"/>
                                  <wp:effectExtent l="12065" t="12065" r="13335" b="13335"/>
                                  <wp:wrapNone/>
                                  <wp:docPr id="742156467" name="Oval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27E69F1" id="Oval 321" o:spid="_x0000_s1026" style="position:absolute;margin-left:0;margin-top:2pt;width:7pt;height:7pt;z-index:2516316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3C9DA6E" w14:textId="77777777" w:rsidR="00F96CF5" w:rsidRDefault="00F96CF5">
                        <w:pPr>
                          <w:rPr>
                            <w:rFonts w:ascii="Arial" w:eastAsia="Arial" w:hAnsi="Arial" w:cs="Arial"/>
                            <w:sz w:val="22"/>
                          </w:rPr>
                        </w:pPr>
                        <w:r>
                          <w:rPr>
                            <w:rFonts w:ascii="Arial" w:eastAsia="Arial" w:hAnsi="Arial" w:cs="Arial"/>
                            <w:sz w:val="22"/>
                          </w:rPr>
                          <w:t>Transition issues in Research and analytical work</w:t>
                        </w:r>
                      </w:p>
                    </w:tc>
                    <w:tc>
                      <w:tcPr>
                        <w:tcW w:w="0" w:type="auto"/>
                        <w:tcMar>
                          <w:top w:w="80" w:type="dxa"/>
                          <w:bottom w:w="80" w:type="dxa"/>
                        </w:tcMar>
                        <w:vAlign w:val="center"/>
                      </w:tcPr>
                      <w:p w14:paraId="31CD743F"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2710335" w14:textId="77777777">
                    <w:tc>
                      <w:tcPr>
                        <w:tcW w:w="0" w:type="auto"/>
                        <w:tcMar>
                          <w:top w:w="80" w:type="dxa"/>
                          <w:bottom w:w="80" w:type="dxa"/>
                        </w:tcMar>
                      </w:tcPr>
                      <w:p w14:paraId="129F905F" w14:textId="6AD08425" w:rsidR="00F96CF5" w:rsidRDefault="00773C45">
                        <w:pPr>
                          <w:rPr>
                            <w:rFonts w:ascii="Arial" w:eastAsia="Arial" w:hAnsi="Arial" w:cs="Arial"/>
                            <w:sz w:val="22"/>
                          </w:rPr>
                        </w:pPr>
                        <w:r>
                          <w:rPr>
                            <w:noProof/>
                          </w:rPr>
                          <mc:AlternateContent>
                            <mc:Choice Requires="wps">
                              <w:drawing>
                                <wp:anchor distT="0" distB="0" distL="114300" distR="114300" simplePos="0" relativeHeight="251658551" behindDoc="0" locked="1" layoutInCell="1" allowOverlap="1" wp14:anchorId="7235EE2D" wp14:editId="39D2E60E">
                                  <wp:simplePos x="0" y="0"/>
                                  <wp:positionH relativeFrom="column">
                                    <wp:align>center</wp:align>
                                  </wp:positionH>
                                  <wp:positionV relativeFrom="paragraph">
                                    <wp:posOffset>25400</wp:posOffset>
                                  </wp:positionV>
                                  <wp:extent cx="88900" cy="88900"/>
                                  <wp:effectExtent l="12065" t="8255" r="13335" b="7620"/>
                                  <wp:wrapNone/>
                                  <wp:docPr id="1017655051" name="Oval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77B5803" id="Oval 322" o:spid="_x0000_s1026" style="position:absolute;margin-left:0;margin-top:2pt;width:7pt;height:7pt;z-index:2516326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E7245AF" w14:textId="77777777" w:rsidR="00F96CF5" w:rsidRDefault="00F96CF5">
                        <w:pPr>
                          <w:rPr>
                            <w:rFonts w:ascii="Arial" w:eastAsia="Arial" w:hAnsi="Arial" w:cs="Arial"/>
                            <w:sz w:val="22"/>
                          </w:rPr>
                        </w:pPr>
                        <w:r>
                          <w:rPr>
                            <w:rFonts w:ascii="Arial" w:eastAsia="Arial" w:hAnsi="Arial" w:cs="Arial"/>
                            <w:sz w:val="22"/>
                          </w:rPr>
                          <w:t>Transition issues in Research and analytical work</w:t>
                        </w:r>
                      </w:p>
                    </w:tc>
                    <w:tc>
                      <w:tcPr>
                        <w:tcW w:w="0" w:type="auto"/>
                        <w:tcMar>
                          <w:top w:w="80" w:type="dxa"/>
                          <w:bottom w:w="80" w:type="dxa"/>
                        </w:tcMar>
                        <w:vAlign w:val="center"/>
                      </w:tcPr>
                      <w:p w14:paraId="50E814C1"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D95C390" w14:textId="77777777">
                    <w:tc>
                      <w:tcPr>
                        <w:tcW w:w="0" w:type="auto"/>
                        <w:tcMar>
                          <w:top w:w="80" w:type="dxa"/>
                          <w:bottom w:w="80" w:type="dxa"/>
                        </w:tcMar>
                      </w:tcPr>
                      <w:p w14:paraId="7494F2F3" w14:textId="32A33D93" w:rsidR="00F96CF5" w:rsidRDefault="00773C45">
                        <w:pPr>
                          <w:rPr>
                            <w:rFonts w:ascii="Arial" w:eastAsia="Arial" w:hAnsi="Arial" w:cs="Arial"/>
                            <w:sz w:val="22"/>
                          </w:rPr>
                        </w:pPr>
                        <w:r>
                          <w:rPr>
                            <w:noProof/>
                          </w:rPr>
                          <mc:AlternateContent>
                            <mc:Choice Requires="wps">
                              <w:drawing>
                                <wp:anchor distT="0" distB="0" distL="114300" distR="114300" simplePos="0" relativeHeight="251658552" behindDoc="0" locked="1" layoutInCell="1" allowOverlap="1" wp14:anchorId="19FF2831" wp14:editId="6030290A">
                                  <wp:simplePos x="0" y="0"/>
                                  <wp:positionH relativeFrom="column">
                                    <wp:align>center</wp:align>
                                  </wp:positionH>
                                  <wp:positionV relativeFrom="paragraph">
                                    <wp:posOffset>25400</wp:posOffset>
                                  </wp:positionV>
                                  <wp:extent cx="88900" cy="88900"/>
                                  <wp:effectExtent l="12065" t="13970" r="13335" b="11430"/>
                                  <wp:wrapNone/>
                                  <wp:docPr id="660897741" name="Oval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BF4E09B" id="Oval 323" o:spid="_x0000_s1026" style="position:absolute;margin-left:0;margin-top:2pt;width:7pt;height:7pt;z-index:2516336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139474C" w14:textId="77777777" w:rsidR="00F96CF5" w:rsidRDefault="00F96CF5">
                        <w:pPr>
                          <w:rPr>
                            <w:rFonts w:ascii="Arial" w:eastAsia="Arial" w:hAnsi="Arial" w:cs="Arial"/>
                            <w:sz w:val="22"/>
                          </w:rPr>
                        </w:pPr>
                        <w:r>
                          <w:rPr>
                            <w:rFonts w:ascii="Arial" w:eastAsia="Arial" w:hAnsi="Arial" w:cs="Arial"/>
                            <w:sz w:val="22"/>
                          </w:rPr>
                          <w:t>Transition issues in Research and analytical work</w:t>
                        </w:r>
                      </w:p>
                    </w:tc>
                    <w:tc>
                      <w:tcPr>
                        <w:tcW w:w="0" w:type="auto"/>
                        <w:tcMar>
                          <w:top w:w="80" w:type="dxa"/>
                          <w:bottom w:w="80" w:type="dxa"/>
                        </w:tcMar>
                        <w:vAlign w:val="center"/>
                      </w:tcPr>
                      <w:p w14:paraId="5D70DB3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1195FFC" w14:textId="77777777">
                    <w:tc>
                      <w:tcPr>
                        <w:tcW w:w="0" w:type="auto"/>
                        <w:tcMar>
                          <w:top w:w="80" w:type="dxa"/>
                          <w:bottom w:w="80" w:type="dxa"/>
                        </w:tcMar>
                      </w:tcPr>
                      <w:p w14:paraId="057C4036" w14:textId="725C7DFE" w:rsidR="00F96CF5" w:rsidRDefault="00773C45">
                        <w:pPr>
                          <w:rPr>
                            <w:rFonts w:ascii="Arial" w:eastAsia="Arial" w:hAnsi="Arial" w:cs="Arial"/>
                            <w:sz w:val="22"/>
                          </w:rPr>
                        </w:pPr>
                        <w:r>
                          <w:rPr>
                            <w:noProof/>
                          </w:rPr>
                          <mc:AlternateContent>
                            <mc:Choice Requires="wps">
                              <w:drawing>
                                <wp:anchor distT="0" distB="0" distL="114300" distR="114300" simplePos="0" relativeHeight="251658553" behindDoc="0" locked="1" layoutInCell="1" allowOverlap="1" wp14:anchorId="6CB58C61" wp14:editId="28AC3AE7">
                                  <wp:simplePos x="0" y="0"/>
                                  <wp:positionH relativeFrom="column">
                                    <wp:align>center</wp:align>
                                  </wp:positionH>
                                  <wp:positionV relativeFrom="paragraph">
                                    <wp:posOffset>25400</wp:posOffset>
                                  </wp:positionV>
                                  <wp:extent cx="88900" cy="88900"/>
                                  <wp:effectExtent l="12065" t="13970" r="13335" b="11430"/>
                                  <wp:wrapNone/>
                                  <wp:docPr id="148629244" name="Oval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3821B69" id="Oval 324" o:spid="_x0000_s1026" style="position:absolute;margin-left:0;margin-top:2pt;width:7pt;height:7pt;z-index:2516346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AB80361" w14:textId="77777777" w:rsidR="00F96CF5" w:rsidRDefault="00F96CF5">
                        <w:pPr>
                          <w:rPr>
                            <w:rFonts w:ascii="Arial" w:eastAsia="Arial" w:hAnsi="Arial" w:cs="Arial"/>
                            <w:sz w:val="22"/>
                          </w:rPr>
                        </w:pPr>
                        <w:r>
                          <w:rPr>
                            <w:rFonts w:ascii="Arial" w:eastAsia="Arial" w:hAnsi="Arial" w:cs="Arial"/>
                            <w:sz w:val="22"/>
                          </w:rPr>
                          <w:t>Transition issues in Research and analytical work</w:t>
                        </w:r>
                      </w:p>
                    </w:tc>
                    <w:tc>
                      <w:tcPr>
                        <w:tcW w:w="0" w:type="auto"/>
                        <w:tcMar>
                          <w:top w:w="80" w:type="dxa"/>
                          <w:bottom w:w="80" w:type="dxa"/>
                        </w:tcMar>
                        <w:vAlign w:val="center"/>
                      </w:tcPr>
                      <w:p w14:paraId="506656B6" w14:textId="77777777" w:rsidR="00F96CF5" w:rsidRDefault="00F96CF5">
                        <w:pPr>
                          <w:rPr>
                            <w:rFonts w:ascii="Arial" w:eastAsia="Arial" w:hAnsi="Arial" w:cs="Arial"/>
                            <w:sz w:val="22"/>
                          </w:rPr>
                        </w:pPr>
                        <w:r>
                          <w:rPr>
                            <w:rFonts w:ascii="Arial" w:eastAsia="Arial" w:hAnsi="Arial" w:cs="Arial"/>
                            <w:sz w:val="22"/>
                          </w:rPr>
                          <w:t>To a great extent</w:t>
                        </w:r>
                      </w:p>
                    </w:tc>
                  </w:tr>
                </w:tbl>
                <w:p w14:paraId="4583EE2F" w14:textId="77777777" w:rsidR="00F96CF5" w:rsidRDefault="00F96CF5">
                  <w:pPr>
                    <w:rPr>
                      <w:rFonts w:ascii="Arial" w:eastAsia="Arial" w:hAnsi="Arial" w:cs="Arial"/>
                      <w:sz w:val="22"/>
                    </w:rPr>
                  </w:pPr>
                </w:p>
              </w:tc>
            </w:tr>
          </w:tbl>
          <w:p w14:paraId="730EFA52" w14:textId="77777777" w:rsidR="00F96CF5" w:rsidRDefault="00F96CF5">
            <w:pPr>
              <w:rPr>
                <w:rFonts w:ascii="Arial" w:eastAsia="Arial" w:hAnsi="Arial" w:cs="Arial"/>
                <w:sz w:val="22"/>
              </w:rPr>
            </w:pPr>
          </w:p>
        </w:tc>
      </w:tr>
    </w:tbl>
    <w:p w14:paraId="1F3C34A5" w14:textId="77777777" w:rsidR="00F96CF5" w:rsidRDefault="00F96CF5">
      <w:pPr>
        <w:rPr>
          <w:rFonts w:ascii="Arial" w:eastAsia="Arial" w:hAnsi="Arial" w:cs="Arial"/>
          <w:sz w:val="22"/>
        </w:rPr>
        <w:sectPr w:rsidR="00F96CF5">
          <w:pgSz w:w="12240" w:h="15840"/>
          <w:pgMar w:top="1440" w:right="1800" w:bottom="1440" w:left="1800" w:header="708"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4B91DBC6" w14:textId="77777777">
        <w:trPr>
          <w:trHeight w:val="330"/>
        </w:trPr>
        <w:tc>
          <w:tcPr>
            <w:tcW w:w="0" w:type="auto"/>
            <w:tcBorders>
              <w:top w:val="single" w:sz="4" w:space="0" w:color="auto"/>
              <w:left w:val="single" w:sz="4" w:space="0" w:color="auto"/>
              <w:bottom w:val="single" w:sz="4" w:space="0" w:color="auto"/>
              <w:right w:val="single" w:sz="4" w:space="0" w:color="auto"/>
            </w:tcBorders>
            <w:shd w:val="clear" w:color="auto" w:fill="D3D3D3"/>
            <w:tcMar>
              <w:top w:w="80" w:type="dxa"/>
              <w:bottom w:w="80" w:type="dxa"/>
            </w:tcMar>
            <w:vAlign w:val="center"/>
          </w:tcPr>
          <w:p w14:paraId="63BC583C" w14:textId="77777777" w:rsidR="00F96CF5" w:rsidRDefault="00F96CF5">
            <w:pPr>
              <w:rPr>
                <w:rFonts w:ascii="Arial" w:eastAsia="Arial" w:hAnsi="Arial" w:cs="Arial"/>
                <w:b/>
                <w:sz w:val="22"/>
              </w:rPr>
            </w:pPr>
            <w:r>
              <w:rPr>
                <w:rFonts w:ascii="Arial" w:eastAsia="Arial" w:hAnsi="Arial" w:cs="Arial"/>
                <w:b/>
                <w:sz w:val="22"/>
              </w:rPr>
              <w:lastRenderedPageBreak/>
              <w:t>C. Lending</w:t>
            </w:r>
          </w:p>
        </w:tc>
      </w:tr>
      <w:tr w:rsidR="00F96CF5" w14:paraId="3C91B18D" w14:textId="77777777">
        <w:trPr>
          <w:trHeight w:val="330"/>
        </w:trPr>
        <w:tc>
          <w:tcPr>
            <w:tcW w:w="0" w:type="auto"/>
            <w:tcBorders>
              <w:top w:val="single" w:sz="4" w:space="0" w:color="auto"/>
              <w:left w:val="single" w:sz="4" w:space="0" w:color="auto"/>
              <w:bottom w:val="single" w:sz="4" w:space="0" w:color="auto"/>
              <w:right w:val="single" w:sz="4" w:space="0" w:color="auto"/>
            </w:tcBorders>
            <w:shd w:val="clear" w:color="auto" w:fill="D3D3D3"/>
            <w:tcMar>
              <w:top w:w="80" w:type="dxa"/>
              <w:bottom w:w="80" w:type="dxa"/>
            </w:tcMar>
            <w:vAlign w:val="center"/>
          </w:tcPr>
          <w:p w14:paraId="35A91CF0" w14:textId="77777777" w:rsidR="00F96CF5" w:rsidRDefault="00F96CF5">
            <w:pPr>
              <w:rPr>
                <w:rFonts w:ascii="Arial" w:eastAsia="Arial" w:hAnsi="Arial" w:cs="Arial"/>
                <w:sz w:val="20"/>
              </w:rPr>
            </w:pPr>
            <w:r>
              <w:rPr>
                <w:rFonts w:ascii="Arial" w:eastAsia="Arial" w:hAnsi="Arial" w:cs="Arial"/>
                <w:sz w:val="20"/>
              </w:rPr>
              <w:t>Consider it, If all of the below is Correct :</w:t>
            </w:r>
          </w:p>
          <w:p w14:paraId="33C7ED25" w14:textId="77777777" w:rsidR="00F96CF5" w:rsidRDefault="00F96CF5">
            <w:pPr>
              <w:numPr>
                <w:ilvl w:val="0"/>
                <w:numId w:val="29"/>
              </w:numPr>
              <w:rPr>
                <w:rFonts w:ascii="Arial" w:eastAsia="Arial" w:hAnsi="Arial" w:cs="Arial"/>
                <w:sz w:val="20"/>
              </w:rPr>
            </w:pPr>
            <w:r>
              <w:rPr>
                <w:rFonts w:ascii="Arial" w:eastAsia="Arial" w:hAnsi="Arial" w:cs="Arial"/>
                <w:sz w:val="20"/>
              </w:rPr>
              <w:t>Have you worked on climate change-related issues during the evaluation period (2021-2025) as part of your IMF assignments?  equals "Yes"</w:t>
            </w:r>
          </w:p>
          <w:p w14:paraId="17E162A2" w14:textId="77777777" w:rsidR="00F96CF5" w:rsidRDefault="00F96CF5">
            <w:pPr>
              <w:rPr>
                <w:rFonts w:ascii="Arial" w:eastAsia="Arial" w:hAnsi="Arial" w:cs="Arial"/>
                <w:sz w:val="20"/>
              </w:rPr>
            </w:pPr>
          </w:p>
        </w:tc>
      </w:tr>
    </w:tbl>
    <w:p w14:paraId="3C5539C0" w14:textId="77777777" w:rsidR="00F96CF5" w:rsidRDefault="00F96CF5">
      <w:pPr>
        <w:keepNext/>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F96CF5" w14:paraId="7864F051" w14:textId="77777777">
        <w:tc>
          <w:tcPr>
            <w:tcW w:w="0" w:type="auto"/>
            <w:tcBorders>
              <w:top w:val="nil"/>
              <w:left w:val="nil"/>
              <w:bottom w:val="nil"/>
              <w:right w:val="nil"/>
            </w:tcBorders>
            <w:tcMar>
              <w:top w:w="100" w:type="dxa"/>
              <w:bottom w:w="100" w:type="dxa"/>
            </w:tcMar>
            <w:vAlign w:val="center"/>
          </w:tcPr>
          <w:p w14:paraId="2C955830" w14:textId="77777777" w:rsidR="00F96CF5" w:rsidRDefault="00F96CF5">
            <w:pPr>
              <w:jc w:val="center"/>
              <w:rPr>
                <w:rFonts w:ascii="Arial" w:eastAsia="Arial" w:hAnsi="Arial" w:cs="Arial"/>
                <w:sz w:val="22"/>
              </w:rPr>
            </w:pPr>
            <w:r>
              <w:t>C. Lending</w:t>
            </w:r>
          </w:p>
        </w:tc>
      </w:tr>
    </w:tbl>
    <w:p w14:paraId="53644D2F"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5FD2608E" w14:textId="77777777">
        <w:tc>
          <w:tcPr>
            <w:tcW w:w="0" w:type="auto"/>
            <w:tcMar>
              <w:top w:w="80" w:type="dxa"/>
              <w:bottom w:w="80" w:type="dxa"/>
            </w:tcMar>
          </w:tcPr>
          <w:p w14:paraId="49F1E45B" w14:textId="77777777" w:rsidR="00F96CF5" w:rsidRDefault="00F96CF5">
            <w:pPr>
              <w:keepNext/>
              <w:rPr>
                <w:rFonts w:ascii="Arial" w:eastAsia="Arial" w:hAnsi="Arial" w:cs="Arial"/>
                <w:b/>
                <w:sz w:val="22"/>
              </w:rPr>
            </w:pPr>
            <w:r>
              <w:rPr>
                <w:rFonts w:ascii="Arial" w:eastAsia="Arial" w:hAnsi="Arial" w:cs="Arial"/>
                <w:b/>
                <w:sz w:val="22"/>
              </w:rPr>
              <w:t>*5. To what extent have you worked on climate change-related issues in the following IMF lending contexts?</w:t>
            </w:r>
            <w:r>
              <w:rPr>
                <w:rFonts w:ascii="Arial" w:eastAsia="Arial" w:hAnsi="Arial" w:cs="Arial"/>
                <w:sz w:val="22"/>
              </w:rPr>
              <w:t>(*Required)</w:t>
            </w:r>
          </w:p>
        </w:tc>
      </w:tr>
      <w:tr w:rsidR="00F96CF5" w14:paraId="1027C850"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78D9C989"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
                    <w:gridCol w:w="5203"/>
                    <w:gridCol w:w="2723"/>
                  </w:tblGrid>
                  <w:tr w:rsidR="00F96CF5" w14:paraId="02A4B898" w14:textId="77777777">
                    <w:tc>
                      <w:tcPr>
                        <w:tcW w:w="0" w:type="auto"/>
                        <w:tcMar>
                          <w:top w:w="80" w:type="dxa"/>
                          <w:bottom w:w="80" w:type="dxa"/>
                        </w:tcMar>
                      </w:tcPr>
                      <w:p w14:paraId="24CF1E33" w14:textId="77777777" w:rsidR="00F96CF5" w:rsidRDefault="00F96CF5">
                        <w:pPr>
                          <w:rPr>
                            <w:rFonts w:ascii="Arial" w:eastAsia="Arial" w:hAnsi="Arial" w:cs="Arial"/>
                            <w:b/>
                            <w:sz w:val="22"/>
                          </w:rPr>
                        </w:pPr>
                      </w:p>
                    </w:tc>
                    <w:tc>
                      <w:tcPr>
                        <w:tcW w:w="0" w:type="auto"/>
                        <w:tcMar>
                          <w:top w:w="80" w:type="dxa"/>
                          <w:bottom w:w="80" w:type="dxa"/>
                        </w:tcMar>
                      </w:tcPr>
                      <w:p w14:paraId="38C6529C"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2B5BFA79"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06D16D25" w14:textId="77777777">
                    <w:tc>
                      <w:tcPr>
                        <w:tcW w:w="0" w:type="auto"/>
                        <w:tcMar>
                          <w:top w:w="80" w:type="dxa"/>
                          <w:bottom w:w="80" w:type="dxa"/>
                        </w:tcMar>
                      </w:tcPr>
                      <w:p w14:paraId="044A6162" w14:textId="01D8339B" w:rsidR="00F96CF5" w:rsidRDefault="00773C45">
                        <w:pPr>
                          <w:rPr>
                            <w:rFonts w:ascii="Arial" w:eastAsia="Arial" w:hAnsi="Arial" w:cs="Arial"/>
                            <w:sz w:val="22"/>
                          </w:rPr>
                        </w:pPr>
                        <w:r>
                          <w:rPr>
                            <w:noProof/>
                          </w:rPr>
                          <mc:AlternateContent>
                            <mc:Choice Requires="wps">
                              <w:drawing>
                                <wp:anchor distT="0" distB="0" distL="114300" distR="114300" simplePos="0" relativeHeight="251658554" behindDoc="0" locked="1" layoutInCell="1" allowOverlap="1" wp14:anchorId="0BD7685E" wp14:editId="78236B4C">
                                  <wp:simplePos x="0" y="0"/>
                                  <wp:positionH relativeFrom="column">
                                    <wp:align>center</wp:align>
                                  </wp:positionH>
                                  <wp:positionV relativeFrom="paragraph">
                                    <wp:posOffset>25400</wp:posOffset>
                                  </wp:positionV>
                                  <wp:extent cx="88900" cy="88900"/>
                                  <wp:effectExtent l="9525" t="13970" r="6350" b="11430"/>
                                  <wp:wrapNone/>
                                  <wp:docPr id="1425853913" name="Oval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9A52F3D" id="Oval 325" o:spid="_x0000_s1026" style="position:absolute;margin-left:0;margin-top:2pt;width:7pt;height:7pt;z-index:2516357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486AEFE" w14:textId="77777777" w:rsidR="00F96CF5" w:rsidRDefault="00F96CF5">
                        <w:pPr>
                          <w:rPr>
                            <w:rFonts w:ascii="Arial" w:eastAsia="Arial" w:hAnsi="Arial" w:cs="Arial"/>
                            <w:sz w:val="22"/>
                          </w:rPr>
                        </w:pPr>
                        <w:r>
                          <w:rPr>
                            <w:rFonts w:ascii="Arial" w:eastAsia="Arial" w:hAnsi="Arial" w:cs="Arial"/>
                            <w:sz w:val="22"/>
                          </w:rPr>
                          <w:t>Resilience and Sustainability Facility (RSF)</w:t>
                        </w:r>
                      </w:p>
                    </w:tc>
                    <w:tc>
                      <w:tcPr>
                        <w:tcW w:w="0" w:type="auto"/>
                        <w:tcMar>
                          <w:top w:w="80" w:type="dxa"/>
                          <w:bottom w:w="80" w:type="dxa"/>
                        </w:tcMar>
                        <w:vAlign w:val="center"/>
                      </w:tcPr>
                      <w:p w14:paraId="2DF40E32"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0F7D7E3" w14:textId="77777777">
                    <w:tc>
                      <w:tcPr>
                        <w:tcW w:w="0" w:type="auto"/>
                        <w:tcMar>
                          <w:top w:w="80" w:type="dxa"/>
                          <w:bottom w:w="80" w:type="dxa"/>
                        </w:tcMar>
                      </w:tcPr>
                      <w:p w14:paraId="2B54DF86" w14:textId="257615A0" w:rsidR="00F96CF5" w:rsidRDefault="00773C45">
                        <w:pPr>
                          <w:rPr>
                            <w:rFonts w:ascii="Arial" w:eastAsia="Arial" w:hAnsi="Arial" w:cs="Arial"/>
                            <w:sz w:val="22"/>
                          </w:rPr>
                        </w:pPr>
                        <w:r>
                          <w:rPr>
                            <w:noProof/>
                          </w:rPr>
                          <mc:AlternateContent>
                            <mc:Choice Requires="wps">
                              <w:drawing>
                                <wp:anchor distT="0" distB="0" distL="114300" distR="114300" simplePos="0" relativeHeight="251658555" behindDoc="0" locked="1" layoutInCell="1" allowOverlap="1" wp14:anchorId="61CB8CD4" wp14:editId="335D82F7">
                                  <wp:simplePos x="0" y="0"/>
                                  <wp:positionH relativeFrom="column">
                                    <wp:align>center</wp:align>
                                  </wp:positionH>
                                  <wp:positionV relativeFrom="paragraph">
                                    <wp:posOffset>25400</wp:posOffset>
                                  </wp:positionV>
                                  <wp:extent cx="88900" cy="88900"/>
                                  <wp:effectExtent l="9525" t="10160" r="6350" b="5715"/>
                                  <wp:wrapNone/>
                                  <wp:docPr id="1997656234" name="Oval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3DF802A" id="Oval 326" o:spid="_x0000_s1026" style="position:absolute;margin-left:0;margin-top:2pt;width:7pt;height:7pt;z-index:2516367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20FE6EA" w14:textId="77777777" w:rsidR="00F96CF5" w:rsidRDefault="00F96CF5">
                        <w:pPr>
                          <w:rPr>
                            <w:rFonts w:ascii="Arial" w:eastAsia="Arial" w:hAnsi="Arial" w:cs="Arial"/>
                            <w:sz w:val="22"/>
                          </w:rPr>
                        </w:pPr>
                        <w:r>
                          <w:rPr>
                            <w:rFonts w:ascii="Arial" w:eastAsia="Arial" w:hAnsi="Arial" w:cs="Arial"/>
                            <w:sz w:val="22"/>
                          </w:rPr>
                          <w:t>Resilience and Sustainability Facility (RSF)</w:t>
                        </w:r>
                      </w:p>
                    </w:tc>
                    <w:tc>
                      <w:tcPr>
                        <w:tcW w:w="0" w:type="auto"/>
                        <w:tcMar>
                          <w:top w:w="80" w:type="dxa"/>
                          <w:bottom w:w="80" w:type="dxa"/>
                        </w:tcMar>
                        <w:vAlign w:val="center"/>
                      </w:tcPr>
                      <w:p w14:paraId="671A8F49"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D6787A5" w14:textId="77777777">
                    <w:tc>
                      <w:tcPr>
                        <w:tcW w:w="0" w:type="auto"/>
                        <w:tcMar>
                          <w:top w:w="80" w:type="dxa"/>
                          <w:bottom w:w="80" w:type="dxa"/>
                        </w:tcMar>
                      </w:tcPr>
                      <w:p w14:paraId="3F21D650" w14:textId="52E90CBA" w:rsidR="00F96CF5" w:rsidRDefault="00773C45">
                        <w:pPr>
                          <w:rPr>
                            <w:rFonts w:ascii="Arial" w:eastAsia="Arial" w:hAnsi="Arial" w:cs="Arial"/>
                            <w:sz w:val="22"/>
                          </w:rPr>
                        </w:pPr>
                        <w:r>
                          <w:rPr>
                            <w:noProof/>
                          </w:rPr>
                          <mc:AlternateContent>
                            <mc:Choice Requires="wps">
                              <w:drawing>
                                <wp:anchor distT="0" distB="0" distL="114300" distR="114300" simplePos="0" relativeHeight="251658556" behindDoc="0" locked="1" layoutInCell="1" allowOverlap="1" wp14:anchorId="58E68113" wp14:editId="494E10D8">
                                  <wp:simplePos x="0" y="0"/>
                                  <wp:positionH relativeFrom="column">
                                    <wp:align>center</wp:align>
                                  </wp:positionH>
                                  <wp:positionV relativeFrom="paragraph">
                                    <wp:posOffset>25400</wp:posOffset>
                                  </wp:positionV>
                                  <wp:extent cx="88900" cy="88900"/>
                                  <wp:effectExtent l="9525" t="6350" r="6350" b="9525"/>
                                  <wp:wrapNone/>
                                  <wp:docPr id="1196492853" name="Oval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C3A5FAA" id="Oval 327" o:spid="_x0000_s1026" style="position:absolute;margin-left:0;margin-top:2pt;width:7pt;height:7pt;z-index:2516377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0279368" w14:textId="77777777" w:rsidR="00F96CF5" w:rsidRDefault="00F96CF5">
                        <w:pPr>
                          <w:rPr>
                            <w:rFonts w:ascii="Arial" w:eastAsia="Arial" w:hAnsi="Arial" w:cs="Arial"/>
                            <w:sz w:val="22"/>
                          </w:rPr>
                        </w:pPr>
                        <w:r>
                          <w:rPr>
                            <w:rFonts w:ascii="Arial" w:eastAsia="Arial" w:hAnsi="Arial" w:cs="Arial"/>
                            <w:sz w:val="22"/>
                          </w:rPr>
                          <w:t>Resilience and Sustainability Facility (RSF)</w:t>
                        </w:r>
                      </w:p>
                    </w:tc>
                    <w:tc>
                      <w:tcPr>
                        <w:tcW w:w="0" w:type="auto"/>
                        <w:tcMar>
                          <w:top w:w="80" w:type="dxa"/>
                          <w:bottom w:w="80" w:type="dxa"/>
                        </w:tcMar>
                        <w:vAlign w:val="center"/>
                      </w:tcPr>
                      <w:p w14:paraId="594EC1A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02E3C68" w14:textId="77777777">
                    <w:tc>
                      <w:tcPr>
                        <w:tcW w:w="0" w:type="auto"/>
                        <w:tcMar>
                          <w:top w:w="80" w:type="dxa"/>
                          <w:bottom w:w="80" w:type="dxa"/>
                        </w:tcMar>
                      </w:tcPr>
                      <w:p w14:paraId="47CBA154" w14:textId="342672C6" w:rsidR="00F96CF5" w:rsidRDefault="00773C45">
                        <w:pPr>
                          <w:rPr>
                            <w:rFonts w:ascii="Arial" w:eastAsia="Arial" w:hAnsi="Arial" w:cs="Arial"/>
                            <w:sz w:val="22"/>
                          </w:rPr>
                        </w:pPr>
                        <w:r>
                          <w:rPr>
                            <w:noProof/>
                          </w:rPr>
                          <mc:AlternateContent>
                            <mc:Choice Requires="wps">
                              <w:drawing>
                                <wp:anchor distT="0" distB="0" distL="114300" distR="114300" simplePos="0" relativeHeight="251658557" behindDoc="0" locked="1" layoutInCell="1" allowOverlap="1" wp14:anchorId="1DF28A80" wp14:editId="3F1217C3">
                                  <wp:simplePos x="0" y="0"/>
                                  <wp:positionH relativeFrom="column">
                                    <wp:align>center</wp:align>
                                  </wp:positionH>
                                  <wp:positionV relativeFrom="paragraph">
                                    <wp:posOffset>25400</wp:posOffset>
                                  </wp:positionV>
                                  <wp:extent cx="88900" cy="88900"/>
                                  <wp:effectExtent l="9525" t="12065" r="6350" b="13335"/>
                                  <wp:wrapNone/>
                                  <wp:docPr id="2094243185" name="Oval 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460EFC5" id="Oval 328" o:spid="_x0000_s1026" style="position:absolute;margin-left:0;margin-top:2pt;width:7pt;height:7pt;z-index:2516387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9F8EBEE" w14:textId="77777777" w:rsidR="00F96CF5" w:rsidRDefault="00F96CF5">
                        <w:pPr>
                          <w:rPr>
                            <w:rFonts w:ascii="Arial" w:eastAsia="Arial" w:hAnsi="Arial" w:cs="Arial"/>
                            <w:sz w:val="22"/>
                          </w:rPr>
                        </w:pPr>
                        <w:r>
                          <w:rPr>
                            <w:rFonts w:ascii="Arial" w:eastAsia="Arial" w:hAnsi="Arial" w:cs="Arial"/>
                            <w:sz w:val="22"/>
                          </w:rPr>
                          <w:t>Resilience and Sustainability Facility (RSF)</w:t>
                        </w:r>
                      </w:p>
                    </w:tc>
                    <w:tc>
                      <w:tcPr>
                        <w:tcW w:w="0" w:type="auto"/>
                        <w:tcMar>
                          <w:top w:w="80" w:type="dxa"/>
                          <w:bottom w:w="80" w:type="dxa"/>
                        </w:tcMar>
                        <w:vAlign w:val="center"/>
                      </w:tcPr>
                      <w:p w14:paraId="0D7FF031"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9E06E64" w14:textId="77777777">
                    <w:tc>
                      <w:tcPr>
                        <w:tcW w:w="0" w:type="auto"/>
                        <w:tcMar>
                          <w:top w:w="80" w:type="dxa"/>
                          <w:bottom w:w="80" w:type="dxa"/>
                        </w:tcMar>
                      </w:tcPr>
                      <w:p w14:paraId="08D00287" w14:textId="1521AFAF" w:rsidR="00F96CF5" w:rsidRDefault="00773C45">
                        <w:pPr>
                          <w:rPr>
                            <w:rFonts w:ascii="Arial" w:eastAsia="Arial" w:hAnsi="Arial" w:cs="Arial"/>
                            <w:sz w:val="22"/>
                          </w:rPr>
                        </w:pPr>
                        <w:r>
                          <w:rPr>
                            <w:noProof/>
                          </w:rPr>
                          <mc:AlternateContent>
                            <mc:Choice Requires="wps">
                              <w:drawing>
                                <wp:anchor distT="0" distB="0" distL="114300" distR="114300" simplePos="0" relativeHeight="251658558" behindDoc="0" locked="1" layoutInCell="1" allowOverlap="1" wp14:anchorId="7CB806BF" wp14:editId="1C4EC67F">
                                  <wp:simplePos x="0" y="0"/>
                                  <wp:positionH relativeFrom="column">
                                    <wp:align>center</wp:align>
                                  </wp:positionH>
                                  <wp:positionV relativeFrom="paragraph">
                                    <wp:posOffset>25400</wp:posOffset>
                                  </wp:positionV>
                                  <wp:extent cx="88900" cy="88900"/>
                                  <wp:effectExtent l="9525" t="8255" r="6350" b="7620"/>
                                  <wp:wrapNone/>
                                  <wp:docPr id="65878147" name="Oval 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A624C30" id="Oval 329" o:spid="_x0000_s1026" style="position:absolute;margin-left:0;margin-top:2pt;width:7pt;height:7pt;z-index:2516398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EFDB6FC" w14:textId="77777777" w:rsidR="00F96CF5" w:rsidRDefault="00F96CF5">
                        <w:pPr>
                          <w:rPr>
                            <w:rFonts w:ascii="Arial" w:eastAsia="Arial" w:hAnsi="Arial" w:cs="Arial"/>
                            <w:sz w:val="22"/>
                          </w:rPr>
                        </w:pPr>
                        <w:r>
                          <w:rPr>
                            <w:rFonts w:ascii="Arial" w:eastAsia="Arial" w:hAnsi="Arial" w:cs="Arial"/>
                            <w:sz w:val="22"/>
                          </w:rPr>
                          <w:t>Other IMF Facilities</w:t>
                        </w:r>
                      </w:p>
                    </w:tc>
                    <w:tc>
                      <w:tcPr>
                        <w:tcW w:w="0" w:type="auto"/>
                        <w:tcMar>
                          <w:top w:w="80" w:type="dxa"/>
                          <w:bottom w:w="80" w:type="dxa"/>
                        </w:tcMar>
                        <w:vAlign w:val="center"/>
                      </w:tcPr>
                      <w:p w14:paraId="56619D67"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56213BD" w14:textId="77777777">
                    <w:tc>
                      <w:tcPr>
                        <w:tcW w:w="0" w:type="auto"/>
                        <w:tcMar>
                          <w:top w:w="80" w:type="dxa"/>
                          <w:bottom w:w="80" w:type="dxa"/>
                        </w:tcMar>
                      </w:tcPr>
                      <w:p w14:paraId="31F7DF20" w14:textId="6ABFE209" w:rsidR="00F96CF5" w:rsidRDefault="00773C45">
                        <w:pPr>
                          <w:rPr>
                            <w:rFonts w:ascii="Arial" w:eastAsia="Arial" w:hAnsi="Arial" w:cs="Arial"/>
                            <w:sz w:val="22"/>
                          </w:rPr>
                        </w:pPr>
                        <w:r>
                          <w:rPr>
                            <w:noProof/>
                          </w:rPr>
                          <mc:AlternateContent>
                            <mc:Choice Requires="wps">
                              <w:drawing>
                                <wp:anchor distT="0" distB="0" distL="114300" distR="114300" simplePos="0" relativeHeight="251658559" behindDoc="0" locked="1" layoutInCell="1" allowOverlap="1" wp14:anchorId="3AE7BAB5" wp14:editId="62B23C4B">
                                  <wp:simplePos x="0" y="0"/>
                                  <wp:positionH relativeFrom="column">
                                    <wp:align>center</wp:align>
                                  </wp:positionH>
                                  <wp:positionV relativeFrom="paragraph">
                                    <wp:posOffset>25400</wp:posOffset>
                                  </wp:positionV>
                                  <wp:extent cx="88900" cy="88900"/>
                                  <wp:effectExtent l="9525" t="13970" r="6350" b="11430"/>
                                  <wp:wrapNone/>
                                  <wp:docPr id="378564275" name="Oval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216C539" id="Oval 330" o:spid="_x0000_s1026" style="position:absolute;margin-left:0;margin-top:2pt;width:7pt;height:7pt;z-index:2516408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D379E94" w14:textId="77777777" w:rsidR="00F96CF5" w:rsidRDefault="00F96CF5">
                        <w:pPr>
                          <w:rPr>
                            <w:rFonts w:ascii="Arial" w:eastAsia="Arial" w:hAnsi="Arial" w:cs="Arial"/>
                            <w:sz w:val="22"/>
                          </w:rPr>
                        </w:pPr>
                        <w:r>
                          <w:rPr>
                            <w:rFonts w:ascii="Arial" w:eastAsia="Arial" w:hAnsi="Arial" w:cs="Arial"/>
                            <w:sz w:val="22"/>
                          </w:rPr>
                          <w:t>Other IMF Facilities</w:t>
                        </w:r>
                      </w:p>
                    </w:tc>
                    <w:tc>
                      <w:tcPr>
                        <w:tcW w:w="0" w:type="auto"/>
                        <w:tcMar>
                          <w:top w:w="80" w:type="dxa"/>
                          <w:bottom w:w="80" w:type="dxa"/>
                        </w:tcMar>
                        <w:vAlign w:val="center"/>
                      </w:tcPr>
                      <w:p w14:paraId="29CB3FFA"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243177B" w14:textId="77777777">
                    <w:tc>
                      <w:tcPr>
                        <w:tcW w:w="0" w:type="auto"/>
                        <w:tcMar>
                          <w:top w:w="80" w:type="dxa"/>
                          <w:bottom w:w="80" w:type="dxa"/>
                        </w:tcMar>
                      </w:tcPr>
                      <w:p w14:paraId="4E9C2329" w14:textId="15FF12CA" w:rsidR="00F96CF5" w:rsidRDefault="00773C45">
                        <w:pPr>
                          <w:rPr>
                            <w:rFonts w:ascii="Arial" w:eastAsia="Arial" w:hAnsi="Arial" w:cs="Arial"/>
                            <w:sz w:val="22"/>
                          </w:rPr>
                        </w:pPr>
                        <w:r>
                          <w:rPr>
                            <w:noProof/>
                          </w:rPr>
                          <mc:AlternateContent>
                            <mc:Choice Requires="wps">
                              <w:drawing>
                                <wp:anchor distT="0" distB="0" distL="114300" distR="114300" simplePos="0" relativeHeight="251658560" behindDoc="0" locked="1" layoutInCell="1" allowOverlap="1" wp14:anchorId="66F28C31" wp14:editId="6399953C">
                                  <wp:simplePos x="0" y="0"/>
                                  <wp:positionH relativeFrom="column">
                                    <wp:align>center</wp:align>
                                  </wp:positionH>
                                  <wp:positionV relativeFrom="paragraph">
                                    <wp:posOffset>25400</wp:posOffset>
                                  </wp:positionV>
                                  <wp:extent cx="88900" cy="88900"/>
                                  <wp:effectExtent l="9525" t="10160" r="6350" b="5715"/>
                                  <wp:wrapNone/>
                                  <wp:docPr id="1523837375" name="Oval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A207A60" id="Oval 331" o:spid="_x0000_s1026" style="position:absolute;margin-left:0;margin-top:2pt;width:7pt;height:7pt;z-index:2516418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6FDAC24" w14:textId="77777777" w:rsidR="00F96CF5" w:rsidRDefault="00F96CF5">
                        <w:pPr>
                          <w:rPr>
                            <w:rFonts w:ascii="Arial" w:eastAsia="Arial" w:hAnsi="Arial" w:cs="Arial"/>
                            <w:sz w:val="22"/>
                          </w:rPr>
                        </w:pPr>
                        <w:r>
                          <w:rPr>
                            <w:rFonts w:ascii="Arial" w:eastAsia="Arial" w:hAnsi="Arial" w:cs="Arial"/>
                            <w:sz w:val="22"/>
                          </w:rPr>
                          <w:t>Other IMF Facilities</w:t>
                        </w:r>
                      </w:p>
                    </w:tc>
                    <w:tc>
                      <w:tcPr>
                        <w:tcW w:w="0" w:type="auto"/>
                        <w:tcMar>
                          <w:top w:w="80" w:type="dxa"/>
                          <w:bottom w:w="80" w:type="dxa"/>
                        </w:tcMar>
                        <w:vAlign w:val="center"/>
                      </w:tcPr>
                      <w:p w14:paraId="5CC1CF85"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7E8E73D5" w14:textId="77777777">
                    <w:tc>
                      <w:tcPr>
                        <w:tcW w:w="0" w:type="auto"/>
                        <w:tcMar>
                          <w:top w:w="80" w:type="dxa"/>
                          <w:bottom w:w="80" w:type="dxa"/>
                        </w:tcMar>
                      </w:tcPr>
                      <w:p w14:paraId="32E88E52" w14:textId="7C3D4EE6" w:rsidR="00F96CF5" w:rsidRDefault="00773C45">
                        <w:pPr>
                          <w:rPr>
                            <w:rFonts w:ascii="Arial" w:eastAsia="Arial" w:hAnsi="Arial" w:cs="Arial"/>
                            <w:sz w:val="22"/>
                          </w:rPr>
                        </w:pPr>
                        <w:r>
                          <w:rPr>
                            <w:noProof/>
                          </w:rPr>
                          <mc:AlternateContent>
                            <mc:Choice Requires="wps">
                              <w:drawing>
                                <wp:anchor distT="0" distB="0" distL="114300" distR="114300" simplePos="0" relativeHeight="251658561" behindDoc="0" locked="1" layoutInCell="1" allowOverlap="1" wp14:anchorId="01F916DC" wp14:editId="5657AAB9">
                                  <wp:simplePos x="0" y="0"/>
                                  <wp:positionH relativeFrom="column">
                                    <wp:align>center</wp:align>
                                  </wp:positionH>
                                  <wp:positionV relativeFrom="paragraph">
                                    <wp:posOffset>25400</wp:posOffset>
                                  </wp:positionV>
                                  <wp:extent cx="88900" cy="88900"/>
                                  <wp:effectExtent l="9525" t="6350" r="6350" b="9525"/>
                                  <wp:wrapNone/>
                                  <wp:docPr id="1975946000" name="Oval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B230291" id="Oval 332" o:spid="_x0000_s1026" style="position:absolute;margin-left:0;margin-top:2pt;width:7pt;height:7pt;z-index:2516428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EA8A1F4" w14:textId="77777777" w:rsidR="00F96CF5" w:rsidRDefault="00F96CF5">
                        <w:pPr>
                          <w:rPr>
                            <w:rFonts w:ascii="Arial" w:eastAsia="Arial" w:hAnsi="Arial" w:cs="Arial"/>
                            <w:sz w:val="22"/>
                          </w:rPr>
                        </w:pPr>
                        <w:r>
                          <w:rPr>
                            <w:rFonts w:ascii="Arial" w:eastAsia="Arial" w:hAnsi="Arial" w:cs="Arial"/>
                            <w:sz w:val="22"/>
                          </w:rPr>
                          <w:t>Other IMF Facilities</w:t>
                        </w:r>
                      </w:p>
                    </w:tc>
                    <w:tc>
                      <w:tcPr>
                        <w:tcW w:w="0" w:type="auto"/>
                        <w:tcMar>
                          <w:top w:w="80" w:type="dxa"/>
                          <w:bottom w:w="80" w:type="dxa"/>
                        </w:tcMar>
                        <w:vAlign w:val="center"/>
                      </w:tcPr>
                      <w:p w14:paraId="4659D007" w14:textId="77777777" w:rsidR="00F96CF5" w:rsidRDefault="00F96CF5">
                        <w:pPr>
                          <w:rPr>
                            <w:rFonts w:ascii="Arial" w:eastAsia="Arial" w:hAnsi="Arial" w:cs="Arial"/>
                            <w:sz w:val="22"/>
                          </w:rPr>
                        </w:pPr>
                        <w:r>
                          <w:rPr>
                            <w:rFonts w:ascii="Arial" w:eastAsia="Arial" w:hAnsi="Arial" w:cs="Arial"/>
                            <w:sz w:val="22"/>
                          </w:rPr>
                          <w:t>To a great extent</w:t>
                        </w:r>
                      </w:p>
                    </w:tc>
                  </w:tr>
                </w:tbl>
                <w:p w14:paraId="39FEA3AC" w14:textId="77777777" w:rsidR="00F96CF5" w:rsidRDefault="00F96CF5">
                  <w:pPr>
                    <w:rPr>
                      <w:rFonts w:ascii="Arial" w:eastAsia="Arial" w:hAnsi="Arial" w:cs="Arial"/>
                      <w:sz w:val="22"/>
                    </w:rPr>
                  </w:pPr>
                </w:p>
              </w:tc>
            </w:tr>
          </w:tbl>
          <w:p w14:paraId="5615749E" w14:textId="77777777" w:rsidR="00F96CF5" w:rsidRDefault="00F96CF5">
            <w:pPr>
              <w:rPr>
                <w:rFonts w:ascii="Arial" w:eastAsia="Arial" w:hAnsi="Arial" w:cs="Arial"/>
                <w:sz w:val="22"/>
              </w:rPr>
            </w:pPr>
          </w:p>
        </w:tc>
      </w:tr>
    </w:tbl>
    <w:p w14:paraId="613C62A7"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23ABCA78" w14:textId="77777777">
        <w:tc>
          <w:tcPr>
            <w:tcW w:w="0" w:type="auto"/>
            <w:tcMar>
              <w:top w:w="80" w:type="dxa"/>
              <w:bottom w:w="80" w:type="dxa"/>
            </w:tcMar>
          </w:tcPr>
          <w:p w14:paraId="64A18658" w14:textId="77777777" w:rsidR="00F96CF5" w:rsidRDefault="00F96CF5">
            <w:pPr>
              <w:keepNext/>
              <w:rPr>
                <w:rFonts w:ascii="Arial" w:eastAsia="Arial" w:hAnsi="Arial" w:cs="Arial"/>
                <w:b/>
                <w:sz w:val="22"/>
              </w:rPr>
            </w:pPr>
            <w:r>
              <w:rPr>
                <w:rFonts w:ascii="Arial" w:eastAsia="Arial" w:hAnsi="Arial" w:cs="Arial"/>
                <w:b/>
                <w:sz w:val="22"/>
              </w:rPr>
              <w:t>*5.1. Based on your experience, to what extent is/does the design of the RSF instrument:</w:t>
            </w:r>
            <w:r>
              <w:rPr>
                <w:rFonts w:ascii="Arial" w:eastAsia="Arial" w:hAnsi="Arial" w:cs="Arial"/>
                <w:sz w:val="22"/>
              </w:rPr>
              <w:t>(*Required)</w:t>
            </w:r>
          </w:p>
        </w:tc>
      </w:tr>
      <w:tr w:rsidR="00F96CF5" w14:paraId="124B2294" w14:textId="77777777">
        <w:tc>
          <w:tcPr>
            <w:tcW w:w="0" w:type="auto"/>
            <w:tcMar>
              <w:top w:w="80" w:type="dxa"/>
              <w:bottom w:w="80" w:type="dxa"/>
            </w:tcMar>
          </w:tcPr>
          <w:p w14:paraId="108311AC"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IMF lending contexts? " Question:</w:t>
            </w:r>
          </w:p>
          <w:p w14:paraId="0F49B02E" w14:textId="77777777" w:rsidR="00F96CF5" w:rsidRDefault="00F96CF5">
            <w:pPr>
              <w:keepNext/>
              <w:numPr>
                <w:ilvl w:val="0"/>
                <w:numId w:val="30"/>
              </w:numPr>
              <w:rPr>
                <w:rFonts w:ascii="Arial" w:eastAsia="Arial" w:hAnsi="Arial" w:cs="Arial"/>
                <w:sz w:val="20"/>
              </w:rPr>
            </w:pPr>
            <w:r>
              <w:rPr>
                <w:rFonts w:ascii="Arial" w:eastAsia="Arial" w:hAnsi="Arial" w:cs="Arial"/>
                <w:sz w:val="20"/>
              </w:rPr>
              <w:t>Resilience and Sustainability Facility (RSF): To a slight extent,To a moderate extent,To a great extent</w:t>
            </w:r>
          </w:p>
          <w:p w14:paraId="18F88D22" w14:textId="77777777" w:rsidR="00F96CF5" w:rsidRDefault="00F96CF5">
            <w:pPr>
              <w:keepNext/>
              <w:rPr>
                <w:rFonts w:ascii="Arial" w:eastAsia="Arial" w:hAnsi="Arial" w:cs="Arial"/>
                <w:sz w:val="20"/>
              </w:rPr>
            </w:pPr>
          </w:p>
        </w:tc>
      </w:tr>
      <w:tr w:rsidR="00F96CF5" w14:paraId="055139F0"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677D7DDF"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316"/>
                    <w:gridCol w:w="1650"/>
                  </w:tblGrid>
                  <w:tr w:rsidR="00F96CF5" w14:paraId="6A728944" w14:textId="77777777">
                    <w:tc>
                      <w:tcPr>
                        <w:tcW w:w="0" w:type="auto"/>
                        <w:tcMar>
                          <w:top w:w="80" w:type="dxa"/>
                          <w:bottom w:w="80" w:type="dxa"/>
                        </w:tcMar>
                      </w:tcPr>
                      <w:p w14:paraId="677A3758" w14:textId="77777777" w:rsidR="00F96CF5" w:rsidRDefault="00F96CF5">
                        <w:pPr>
                          <w:rPr>
                            <w:rFonts w:ascii="Arial" w:eastAsia="Arial" w:hAnsi="Arial" w:cs="Arial"/>
                            <w:b/>
                            <w:sz w:val="22"/>
                          </w:rPr>
                        </w:pPr>
                      </w:p>
                    </w:tc>
                    <w:tc>
                      <w:tcPr>
                        <w:tcW w:w="0" w:type="auto"/>
                        <w:tcMar>
                          <w:top w:w="80" w:type="dxa"/>
                          <w:bottom w:w="80" w:type="dxa"/>
                        </w:tcMar>
                      </w:tcPr>
                      <w:p w14:paraId="56AA11EB"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557E543D"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5D100B7D" w14:textId="77777777">
                    <w:tc>
                      <w:tcPr>
                        <w:tcW w:w="0" w:type="auto"/>
                        <w:tcMar>
                          <w:top w:w="80" w:type="dxa"/>
                          <w:bottom w:w="80" w:type="dxa"/>
                        </w:tcMar>
                      </w:tcPr>
                      <w:p w14:paraId="4708DF21" w14:textId="10252086" w:rsidR="00F96CF5" w:rsidRDefault="00773C45">
                        <w:pPr>
                          <w:rPr>
                            <w:rFonts w:ascii="Arial" w:eastAsia="Arial" w:hAnsi="Arial" w:cs="Arial"/>
                            <w:sz w:val="22"/>
                          </w:rPr>
                        </w:pPr>
                        <w:r>
                          <w:rPr>
                            <w:noProof/>
                          </w:rPr>
                          <mc:AlternateContent>
                            <mc:Choice Requires="wps">
                              <w:drawing>
                                <wp:anchor distT="0" distB="0" distL="114300" distR="114300" simplePos="0" relativeHeight="251658562" behindDoc="0" locked="1" layoutInCell="1" allowOverlap="1" wp14:anchorId="4BEEAE58" wp14:editId="12563467">
                                  <wp:simplePos x="0" y="0"/>
                                  <wp:positionH relativeFrom="column">
                                    <wp:align>center</wp:align>
                                  </wp:positionH>
                                  <wp:positionV relativeFrom="paragraph">
                                    <wp:posOffset>25400</wp:posOffset>
                                  </wp:positionV>
                                  <wp:extent cx="88900" cy="88900"/>
                                  <wp:effectExtent l="12065" t="12065" r="13335" b="13335"/>
                                  <wp:wrapNone/>
                                  <wp:docPr id="2019991831" name="Oval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6E061B5" id="Oval 333" o:spid="_x0000_s1026" style="position:absolute;margin-left:0;margin-top:2pt;width:7pt;height:7pt;z-index:251643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A64BE45" w14:textId="77777777" w:rsidR="00F96CF5" w:rsidRDefault="00F96CF5">
                        <w:pPr>
                          <w:rPr>
                            <w:rFonts w:ascii="Arial" w:eastAsia="Arial" w:hAnsi="Arial" w:cs="Arial"/>
                            <w:sz w:val="22"/>
                          </w:rPr>
                        </w:pPr>
                        <w:r>
                          <w:rPr>
                            <w:rFonts w:ascii="Arial" w:eastAsia="Arial" w:hAnsi="Arial" w:cs="Arial"/>
                            <w:sz w:val="22"/>
                          </w:rPr>
                          <w:t>Appropriate in requiring an underlying UCT arrangement</w:t>
                        </w:r>
                      </w:p>
                    </w:tc>
                    <w:tc>
                      <w:tcPr>
                        <w:tcW w:w="0" w:type="auto"/>
                        <w:tcMar>
                          <w:top w:w="80" w:type="dxa"/>
                          <w:bottom w:w="80" w:type="dxa"/>
                        </w:tcMar>
                        <w:vAlign w:val="center"/>
                      </w:tcPr>
                      <w:p w14:paraId="45E4294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6AF198D0" w14:textId="77777777">
                    <w:tc>
                      <w:tcPr>
                        <w:tcW w:w="0" w:type="auto"/>
                        <w:tcMar>
                          <w:top w:w="80" w:type="dxa"/>
                          <w:bottom w:w="80" w:type="dxa"/>
                        </w:tcMar>
                      </w:tcPr>
                      <w:p w14:paraId="4B95A8EE" w14:textId="2CAE8455" w:rsidR="00F96CF5" w:rsidRDefault="00773C45">
                        <w:pPr>
                          <w:rPr>
                            <w:rFonts w:ascii="Arial" w:eastAsia="Arial" w:hAnsi="Arial" w:cs="Arial"/>
                            <w:sz w:val="22"/>
                          </w:rPr>
                        </w:pPr>
                        <w:r>
                          <w:rPr>
                            <w:noProof/>
                          </w:rPr>
                          <mc:AlternateContent>
                            <mc:Choice Requires="wps">
                              <w:drawing>
                                <wp:anchor distT="0" distB="0" distL="114300" distR="114300" simplePos="0" relativeHeight="251658563" behindDoc="0" locked="1" layoutInCell="1" allowOverlap="1" wp14:anchorId="1EA33732" wp14:editId="7712F0D8">
                                  <wp:simplePos x="0" y="0"/>
                                  <wp:positionH relativeFrom="column">
                                    <wp:align>center</wp:align>
                                  </wp:positionH>
                                  <wp:positionV relativeFrom="paragraph">
                                    <wp:posOffset>25400</wp:posOffset>
                                  </wp:positionV>
                                  <wp:extent cx="88900" cy="88900"/>
                                  <wp:effectExtent l="12065" t="8255" r="13335" b="7620"/>
                                  <wp:wrapNone/>
                                  <wp:docPr id="975759791" name="Oval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9E0ECA4" id="Oval 334" o:spid="_x0000_s1026" style="position:absolute;margin-left:0;margin-top:2pt;width:7pt;height:7pt;z-index:2516449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77E893A" w14:textId="77777777" w:rsidR="00F96CF5" w:rsidRDefault="00F96CF5">
                        <w:pPr>
                          <w:rPr>
                            <w:rFonts w:ascii="Arial" w:eastAsia="Arial" w:hAnsi="Arial" w:cs="Arial"/>
                            <w:sz w:val="22"/>
                          </w:rPr>
                        </w:pPr>
                        <w:r>
                          <w:rPr>
                            <w:rFonts w:ascii="Arial" w:eastAsia="Arial" w:hAnsi="Arial" w:cs="Arial"/>
                            <w:sz w:val="22"/>
                          </w:rPr>
                          <w:t>Appropriate in requiring an underlying UCT arrangement</w:t>
                        </w:r>
                      </w:p>
                    </w:tc>
                    <w:tc>
                      <w:tcPr>
                        <w:tcW w:w="0" w:type="auto"/>
                        <w:tcMar>
                          <w:top w:w="80" w:type="dxa"/>
                          <w:bottom w:w="80" w:type="dxa"/>
                        </w:tcMar>
                        <w:vAlign w:val="center"/>
                      </w:tcPr>
                      <w:p w14:paraId="5C635CF2"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121EF52" w14:textId="77777777">
                    <w:tc>
                      <w:tcPr>
                        <w:tcW w:w="0" w:type="auto"/>
                        <w:tcMar>
                          <w:top w:w="80" w:type="dxa"/>
                          <w:bottom w:w="80" w:type="dxa"/>
                        </w:tcMar>
                      </w:tcPr>
                      <w:p w14:paraId="518048CA" w14:textId="63D4DD39" w:rsidR="00F96CF5" w:rsidRDefault="00773C45">
                        <w:pPr>
                          <w:rPr>
                            <w:rFonts w:ascii="Arial" w:eastAsia="Arial" w:hAnsi="Arial" w:cs="Arial"/>
                            <w:sz w:val="22"/>
                          </w:rPr>
                        </w:pPr>
                        <w:r>
                          <w:rPr>
                            <w:noProof/>
                          </w:rPr>
                          <mc:AlternateContent>
                            <mc:Choice Requires="wps">
                              <w:drawing>
                                <wp:anchor distT="0" distB="0" distL="114300" distR="114300" simplePos="0" relativeHeight="251658564" behindDoc="0" locked="1" layoutInCell="1" allowOverlap="1" wp14:anchorId="76893FBE" wp14:editId="4230C3D0">
                                  <wp:simplePos x="0" y="0"/>
                                  <wp:positionH relativeFrom="column">
                                    <wp:align>center</wp:align>
                                  </wp:positionH>
                                  <wp:positionV relativeFrom="paragraph">
                                    <wp:posOffset>25400</wp:posOffset>
                                  </wp:positionV>
                                  <wp:extent cx="88900" cy="88900"/>
                                  <wp:effectExtent l="12065" t="10160" r="13335" b="5715"/>
                                  <wp:wrapNone/>
                                  <wp:docPr id="1203465656" name="Oval 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CFD4AE3" id="Oval 335" o:spid="_x0000_s1026" style="position:absolute;margin-left:0;margin-top:2pt;width:7pt;height:7pt;z-index:2516459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1755682" w14:textId="77777777" w:rsidR="00F96CF5" w:rsidRDefault="00F96CF5">
                        <w:pPr>
                          <w:rPr>
                            <w:rFonts w:ascii="Arial" w:eastAsia="Arial" w:hAnsi="Arial" w:cs="Arial"/>
                            <w:sz w:val="22"/>
                          </w:rPr>
                        </w:pPr>
                        <w:r>
                          <w:rPr>
                            <w:rFonts w:ascii="Arial" w:eastAsia="Arial" w:hAnsi="Arial" w:cs="Arial"/>
                            <w:sz w:val="22"/>
                          </w:rPr>
                          <w:t>Appropriate in requiring an underlying UCT arrangement</w:t>
                        </w:r>
                      </w:p>
                    </w:tc>
                    <w:tc>
                      <w:tcPr>
                        <w:tcW w:w="0" w:type="auto"/>
                        <w:tcMar>
                          <w:top w:w="80" w:type="dxa"/>
                          <w:bottom w:w="80" w:type="dxa"/>
                        </w:tcMar>
                        <w:vAlign w:val="center"/>
                      </w:tcPr>
                      <w:p w14:paraId="4D848CFF"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B4B6C52" w14:textId="77777777">
                    <w:tc>
                      <w:tcPr>
                        <w:tcW w:w="0" w:type="auto"/>
                        <w:tcMar>
                          <w:top w:w="80" w:type="dxa"/>
                          <w:bottom w:w="80" w:type="dxa"/>
                        </w:tcMar>
                      </w:tcPr>
                      <w:p w14:paraId="3DE71114" w14:textId="46E9DDCE" w:rsidR="00F96CF5" w:rsidRDefault="00773C45">
                        <w:pPr>
                          <w:rPr>
                            <w:rFonts w:ascii="Arial" w:eastAsia="Arial" w:hAnsi="Arial" w:cs="Arial"/>
                            <w:sz w:val="22"/>
                          </w:rPr>
                        </w:pPr>
                        <w:r>
                          <w:rPr>
                            <w:noProof/>
                          </w:rPr>
                          <mc:AlternateContent>
                            <mc:Choice Requires="wps">
                              <w:drawing>
                                <wp:anchor distT="0" distB="0" distL="114300" distR="114300" simplePos="0" relativeHeight="251658565" behindDoc="0" locked="1" layoutInCell="1" allowOverlap="1" wp14:anchorId="0A5F6047" wp14:editId="00CCABDD">
                                  <wp:simplePos x="0" y="0"/>
                                  <wp:positionH relativeFrom="column">
                                    <wp:align>center</wp:align>
                                  </wp:positionH>
                                  <wp:positionV relativeFrom="paragraph">
                                    <wp:posOffset>25400</wp:posOffset>
                                  </wp:positionV>
                                  <wp:extent cx="88900" cy="88900"/>
                                  <wp:effectExtent l="12065" t="12065" r="13335" b="13335"/>
                                  <wp:wrapNone/>
                                  <wp:docPr id="1466229008" name="Oval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574B537" id="Oval 336" o:spid="_x0000_s1026" style="position:absolute;margin-left:0;margin-top:2pt;width:7pt;height:7pt;z-index:2516469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4870282" w14:textId="77777777" w:rsidR="00F96CF5" w:rsidRDefault="00F96CF5">
                        <w:pPr>
                          <w:rPr>
                            <w:rFonts w:ascii="Arial" w:eastAsia="Arial" w:hAnsi="Arial" w:cs="Arial"/>
                            <w:sz w:val="22"/>
                          </w:rPr>
                        </w:pPr>
                        <w:r>
                          <w:rPr>
                            <w:rFonts w:ascii="Arial" w:eastAsia="Arial" w:hAnsi="Arial" w:cs="Arial"/>
                            <w:sz w:val="22"/>
                          </w:rPr>
                          <w:t>Appropriate in requiring an underlying UCT arrangement</w:t>
                        </w:r>
                      </w:p>
                    </w:tc>
                    <w:tc>
                      <w:tcPr>
                        <w:tcW w:w="0" w:type="auto"/>
                        <w:tcMar>
                          <w:top w:w="80" w:type="dxa"/>
                          <w:bottom w:w="80" w:type="dxa"/>
                        </w:tcMar>
                        <w:vAlign w:val="center"/>
                      </w:tcPr>
                      <w:p w14:paraId="2A7811B1"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E1E6957" w14:textId="77777777">
                    <w:tc>
                      <w:tcPr>
                        <w:tcW w:w="0" w:type="auto"/>
                        <w:tcMar>
                          <w:top w:w="80" w:type="dxa"/>
                          <w:bottom w:w="80" w:type="dxa"/>
                        </w:tcMar>
                      </w:tcPr>
                      <w:p w14:paraId="77876864" w14:textId="7F001B4B"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566" behindDoc="0" locked="1" layoutInCell="1" allowOverlap="1" wp14:anchorId="07FD27D6" wp14:editId="6A41F27A">
                                  <wp:simplePos x="0" y="0"/>
                                  <wp:positionH relativeFrom="column">
                                    <wp:align>center</wp:align>
                                  </wp:positionH>
                                  <wp:positionV relativeFrom="paragraph">
                                    <wp:posOffset>25400</wp:posOffset>
                                  </wp:positionV>
                                  <wp:extent cx="88900" cy="88900"/>
                                  <wp:effectExtent l="12065" t="6350" r="13335" b="9525"/>
                                  <wp:wrapNone/>
                                  <wp:docPr id="1436281086" name="Oval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C9200AF" id="Oval 337" o:spid="_x0000_s1026" style="position:absolute;margin-left:0;margin-top:2pt;width:7pt;height:7pt;z-index:2516480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0BCC608" w14:textId="77777777" w:rsidR="00F96CF5" w:rsidRDefault="00F96CF5">
                        <w:pPr>
                          <w:rPr>
                            <w:rFonts w:ascii="Arial" w:eastAsia="Arial" w:hAnsi="Arial" w:cs="Arial"/>
                            <w:sz w:val="22"/>
                          </w:rPr>
                        </w:pPr>
                        <w:r>
                          <w:rPr>
                            <w:rFonts w:ascii="Arial" w:eastAsia="Arial" w:hAnsi="Arial" w:cs="Arial"/>
                            <w:sz w:val="22"/>
                          </w:rPr>
                          <w:t>Balance the short duration of the facility and long-term climate change goals</w:t>
                        </w:r>
                      </w:p>
                    </w:tc>
                    <w:tc>
                      <w:tcPr>
                        <w:tcW w:w="0" w:type="auto"/>
                        <w:tcMar>
                          <w:top w:w="80" w:type="dxa"/>
                          <w:bottom w:w="80" w:type="dxa"/>
                        </w:tcMar>
                        <w:vAlign w:val="center"/>
                      </w:tcPr>
                      <w:p w14:paraId="0505E492"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E9DFF86" w14:textId="77777777">
                    <w:tc>
                      <w:tcPr>
                        <w:tcW w:w="0" w:type="auto"/>
                        <w:tcMar>
                          <w:top w:w="80" w:type="dxa"/>
                          <w:bottom w:w="80" w:type="dxa"/>
                        </w:tcMar>
                      </w:tcPr>
                      <w:p w14:paraId="7FBC0033" w14:textId="5F203708" w:rsidR="00F96CF5" w:rsidRDefault="00773C45">
                        <w:pPr>
                          <w:rPr>
                            <w:rFonts w:ascii="Arial" w:eastAsia="Arial" w:hAnsi="Arial" w:cs="Arial"/>
                            <w:sz w:val="22"/>
                          </w:rPr>
                        </w:pPr>
                        <w:r>
                          <w:rPr>
                            <w:noProof/>
                          </w:rPr>
                          <mc:AlternateContent>
                            <mc:Choice Requires="wps">
                              <w:drawing>
                                <wp:anchor distT="0" distB="0" distL="114300" distR="114300" simplePos="0" relativeHeight="251658567" behindDoc="0" locked="1" layoutInCell="1" allowOverlap="1" wp14:anchorId="15EDFE62" wp14:editId="055669A9">
                                  <wp:simplePos x="0" y="0"/>
                                  <wp:positionH relativeFrom="column">
                                    <wp:align>center</wp:align>
                                  </wp:positionH>
                                  <wp:positionV relativeFrom="paragraph">
                                    <wp:posOffset>25400</wp:posOffset>
                                  </wp:positionV>
                                  <wp:extent cx="88900" cy="88900"/>
                                  <wp:effectExtent l="12065" t="8255" r="13335" b="7620"/>
                                  <wp:wrapNone/>
                                  <wp:docPr id="1762311309" name="Oval 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272709E" id="Oval 338" o:spid="_x0000_s1026" style="position:absolute;margin-left:0;margin-top:2pt;width:7pt;height:7pt;z-index:2516490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A609D4F" w14:textId="77777777" w:rsidR="00F96CF5" w:rsidRDefault="00F96CF5">
                        <w:pPr>
                          <w:rPr>
                            <w:rFonts w:ascii="Arial" w:eastAsia="Arial" w:hAnsi="Arial" w:cs="Arial"/>
                            <w:sz w:val="22"/>
                          </w:rPr>
                        </w:pPr>
                        <w:r>
                          <w:rPr>
                            <w:rFonts w:ascii="Arial" w:eastAsia="Arial" w:hAnsi="Arial" w:cs="Arial"/>
                            <w:sz w:val="22"/>
                          </w:rPr>
                          <w:t>Balance the short duration of the facility and long-term climate change goals</w:t>
                        </w:r>
                      </w:p>
                    </w:tc>
                    <w:tc>
                      <w:tcPr>
                        <w:tcW w:w="0" w:type="auto"/>
                        <w:tcMar>
                          <w:top w:w="80" w:type="dxa"/>
                          <w:bottom w:w="80" w:type="dxa"/>
                        </w:tcMar>
                        <w:vAlign w:val="center"/>
                      </w:tcPr>
                      <w:p w14:paraId="177FD869"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53BBF38" w14:textId="77777777">
                    <w:tc>
                      <w:tcPr>
                        <w:tcW w:w="0" w:type="auto"/>
                        <w:tcMar>
                          <w:top w:w="80" w:type="dxa"/>
                          <w:bottom w:w="80" w:type="dxa"/>
                        </w:tcMar>
                      </w:tcPr>
                      <w:p w14:paraId="2E60872E" w14:textId="5576D7DC" w:rsidR="00F96CF5" w:rsidRDefault="00773C45">
                        <w:pPr>
                          <w:rPr>
                            <w:rFonts w:ascii="Arial" w:eastAsia="Arial" w:hAnsi="Arial" w:cs="Arial"/>
                            <w:sz w:val="22"/>
                          </w:rPr>
                        </w:pPr>
                        <w:r>
                          <w:rPr>
                            <w:noProof/>
                          </w:rPr>
                          <mc:AlternateContent>
                            <mc:Choice Requires="wps">
                              <w:drawing>
                                <wp:anchor distT="0" distB="0" distL="114300" distR="114300" simplePos="0" relativeHeight="251658568" behindDoc="0" locked="1" layoutInCell="1" allowOverlap="1" wp14:anchorId="6644AD92" wp14:editId="502C7AFB">
                                  <wp:simplePos x="0" y="0"/>
                                  <wp:positionH relativeFrom="column">
                                    <wp:align>center</wp:align>
                                  </wp:positionH>
                                  <wp:positionV relativeFrom="paragraph">
                                    <wp:posOffset>25400</wp:posOffset>
                                  </wp:positionV>
                                  <wp:extent cx="88900" cy="88900"/>
                                  <wp:effectExtent l="12065" t="10160" r="13335" b="5715"/>
                                  <wp:wrapNone/>
                                  <wp:docPr id="762148869" name="Oval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8DDB084" id="Oval 339" o:spid="_x0000_s1026" style="position:absolute;margin-left:0;margin-top:2pt;width:7pt;height:7pt;z-index:2516500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82EBED6" w14:textId="77777777" w:rsidR="00F96CF5" w:rsidRDefault="00F96CF5">
                        <w:pPr>
                          <w:rPr>
                            <w:rFonts w:ascii="Arial" w:eastAsia="Arial" w:hAnsi="Arial" w:cs="Arial"/>
                            <w:sz w:val="22"/>
                          </w:rPr>
                        </w:pPr>
                        <w:r>
                          <w:rPr>
                            <w:rFonts w:ascii="Arial" w:eastAsia="Arial" w:hAnsi="Arial" w:cs="Arial"/>
                            <w:sz w:val="22"/>
                          </w:rPr>
                          <w:t>Balance the short duration of the facility and long-term climate change goals</w:t>
                        </w:r>
                      </w:p>
                    </w:tc>
                    <w:tc>
                      <w:tcPr>
                        <w:tcW w:w="0" w:type="auto"/>
                        <w:tcMar>
                          <w:top w:w="80" w:type="dxa"/>
                          <w:bottom w:w="80" w:type="dxa"/>
                        </w:tcMar>
                        <w:vAlign w:val="center"/>
                      </w:tcPr>
                      <w:p w14:paraId="445BEA63"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DD0F0EE" w14:textId="77777777">
                    <w:tc>
                      <w:tcPr>
                        <w:tcW w:w="0" w:type="auto"/>
                        <w:tcMar>
                          <w:top w:w="80" w:type="dxa"/>
                          <w:bottom w:w="80" w:type="dxa"/>
                        </w:tcMar>
                      </w:tcPr>
                      <w:p w14:paraId="3023865C" w14:textId="2F7D3D04" w:rsidR="00F96CF5" w:rsidRDefault="00773C45">
                        <w:pPr>
                          <w:rPr>
                            <w:rFonts w:ascii="Arial" w:eastAsia="Arial" w:hAnsi="Arial" w:cs="Arial"/>
                            <w:sz w:val="22"/>
                          </w:rPr>
                        </w:pPr>
                        <w:r>
                          <w:rPr>
                            <w:noProof/>
                          </w:rPr>
                          <mc:AlternateContent>
                            <mc:Choice Requires="wps">
                              <w:drawing>
                                <wp:anchor distT="0" distB="0" distL="114300" distR="114300" simplePos="0" relativeHeight="251658569" behindDoc="0" locked="1" layoutInCell="1" allowOverlap="1" wp14:anchorId="73C3AE2D" wp14:editId="30AB1CD1">
                                  <wp:simplePos x="0" y="0"/>
                                  <wp:positionH relativeFrom="column">
                                    <wp:align>center</wp:align>
                                  </wp:positionH>
                                  <wp:positionV relativeFrom="paragraph">
                                    <wp:posOffset>25400</wp:posOffset>
                                  </wp:positionV>
                                  <wp:extent cx="88900" cy="88900"/>
                                  <wp:effectExtent l="12065" t="12065" r="13335" b="13335"/>
                                  <wp:wrapNone/>
                                  <wp:docPr id="425129550" name="Oval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36076C2" id="Oval 340" o:spid="_x0000_s1026" style="position:absolute;margin-left:0;margin-top:2pt;width:7pt;height:7pt;z-index:2516510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DE6480B" w14:textId="77777777" w:rsidR="00F96CF5" w:rsidRDefault="00F96CF5">
                        <w:pPr>
                          <w:rPr>
                            <w:rFonts w:ascii="Arial" w:eastAsia="Arial" w:hAnsi="Arial" w:cs="Arial"/>
                            <w:sz w:val="22"/>
                          </w:rPr>
                        </w:pPr>
                        <w:r>
                          <w:rPr>
                            <w:rFonts w:ascii="Arial" w:eastAsia="Arial" w:hAnsi="Arial" w:cs="Arial"/>
                            <w:sz w:val="22"/>
                          </w:rPr>
                          <w:t>Balance the short duration of the facility and long-term climate change goals</w:t>
                        </w:r>
                      </w:p>
                    </w:tc>
                    <w:tc>
                      <w:tcPr>
                        <w:tcW w:w="0" w:type="auto"/>
                        <w:tcMar>
                          <w:top w:w="80" w:type="dxa"/>
                          <w:bottom w:w="80" w:type="dxa"/>
                        </w:tcMar>
                        <w:vAlign w:val="center"/>
                      </w:tcPr>
                      <w:p w14:paraId="6666B8EB"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22E14CA" w14:textId="77777777">
                    <w:tc>
                      <w:tcPr>
                        <w:tcW w:w="0" w:type="auto"/>
                        <w:tcMar>
                          <w:top w:w="80" w:type="dxa"/>
                          <w:bottom w:w="80" w:type="dxa"/>
                        </w:tcMar>
                      </w:tcPr>
                      <w:p w14:paraId="23B7A0F8" w14:textId="39D7D478" w:rsidR="00F96CF5" w:rsidRDefault="00773C45">
                        <w:pPr>
                          <w:rPr>
                            <w:rFonts w:ascii="Arial" w:eastAsia="Arial" w:hAnsi="Arial" w:cs="Arial"/>
                            <w:sz w:val="22"/>
                          </w:rPr>
                        </w:pPr>
                        <w:r>
                          <w:rPr>
                            <w:noProof/>
                          </w:rPr>
                          <mc:AlternateContent>
                            <mc:Choice Requires="wps">
                              <w:drawing>
                                <wp:anchor distT="0" distB="0" distL="114300" distR="114300" simplePos="0" relativeHeight="251658570" behindDoc="0" locked="1" layoutInCell="1" allowOverlap="1" wp14:anchorId="34FDE305" wp14:editId="4275BCC6">
                                  <wp:simplePos x="0" y="0"/>
                                  <wp:positionH relativeFrom="column">
                                    <wp:align>center</wp:align>
                                  </wp:positionH>
                                  <wp:positionV relativeFrom="paragraph">
                                    <wp:posOffset>25400</wp:posOffset>
                                  </wp:positionV>
                                  <wp:extent cx="88900" cy="88900"/>
                                  <wp:effectExtent l="12065" t="13970" r="13335" b="11430"/>
                                  <wp:wrapNone/>
                                  <wp:docPr id="1275130829" name="Oval 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EB1B583" id="Oval 341" o:spid="_x0000_s1026" style="position:absolute;margin-left:0;margin-top:2pt;width:7pt;height:7pt;z-index:2516520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6A72102" w14:textId="148EB518" w:rsidR="00F96CF5" w:rsidRPr="00816619" w:rsidRDefault="00F96CF5">
                        <w:pPr>
                          <w:rPr>
                            <w:rFonts w:ascii="Arial" w:eastAsia="Arial" w:hAnsi="Arial" w:cs="Arial"/>
                            <w:sz w:val="22"/>
                          </w:rPr>
                        </w:pPr>
                        <w:r w:rsidRPr="00816619">
                          <w:rPr>
                            <w:rFonts w:ascii="Arial" w:eastAsia="Arial" w:hAnsi="Arial" w:cs="Arial"/>
                            <w:sz w:val="22"/>
                          </w:rPr>
                          <w:t>Incorporate an adequate framework to follow up on Reform Measures</w:t>
                        </w:r>
                        <w:r w:rsidR="00996C06" w:rsidRPr="00816619">
                          <w:rPr>
                            <w:rFonts w:ascii="Arial" w:eastAsia="Arial" w:hAnsi="Arial" w:cs="Arial"/>
                            <w:sz w:val="22"/>
                          </w:rPr>
                          <w:t>’</w:t>
                        </w:r>
                        <w:r w:rsidRPr="00816619">
                          <w:rPr>
                            <w:rFonts w:ascii="Arial" w:eastAsia="Arial" w:hAnsi="Arial" w:cs="Arial"/>
                            <w:sz w:val="22"/>
                          </w:rPr>
                          <w:t xml:space="preserve"> (RM) objectives, and outcomes after program completion</w:t>
                        </w:r>
                      </w:p>
                    </w:tc>
                    <w:tc>
                      <w:tcPr>
                        <w:tcW w:w="0" w:type="auto"/>
                        <w:tcMar>
                          <w:top w:w="80" w:type="dxa"/>
                          <w:bottom w:w="80" w:type="dxa"/>
                        </w:tcMar>
                        <w:vAlign w:val="center"/>
                      </w:tcPr>
                      <w:p w14:paraId="64AA3E8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CA2BE66" w14:textId="77777777">
                    <w:tc>
                      <w:tcPr>
                        <w:tcW w:w="0" w:type="auto"/>
                        <w:tcMar>
                          <w:top w:w="80" w:type="dxa"/>
                          <w:bottom w:w="80" w:type="dxa"/>
                        </w:tcMar>
                      </w:tcPr>
                      <w:p w14:paraId="6CE06F5C" w14:textId="2463032F" w:rsidR="00F96CF5" w:rsidRDefault="00773C45">
                        <w:pPr>
                          <w:rPr>
                            <w:rFonts w:ascii="Arial" w:eastAsia="Arial" w:hAnsi="Arial" w:cs="Arial"/>
                            <w:sz w:val="22"/>
                          </w:rPr>
                        </w:pPr>
                        <w:r>
                          <w:rPr>
                            <w:noProof/>
                          </w:rPr>
                          <mc:AlternateContent>
                            <mc:Choice Requires="wps">
                              <w:drawing>
                                <wp:anchor distT="0" distB="0" distL="114300" distR="114300" simplePos="0" relativeHeight="251658571" behindDoc="0" locked="1" layoutInCell="1" allowOverlap="1" wp14:anchorId="0AFAF53C" wp14:editId="7601212F">
                                  <wp:simplePos x="0" y="0"/>
                                  <wp:positionH relativeFrom="column">
                                    <wp:align>center</wp:align>
                                  </wp:positionH>
                                  <wp:positionV relativeFrom="paragraph">
                                    <wp:posOffset>25400</wp:posOffset>
                                  </wp:positionV>
                                  <wp:extent cx="88900" cy="88900"/>
                                  <wp:effectExtent l="12065" t="12065" r="13335" b="13335"/>
                                  <wp:wrapNone/>
                                  <wp:docPr id="973557358" name="Oval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C143CFC" id="Oval 342" o:spid="_x0000_s1026" style="position:absolute;margin-left:0;margin-top:2pt;width:7pt;height:7pt;z-index:2516531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91CFE80" w14:textId="0C3ED72E" w:rsidR="00F96CF5" w:rsidRPr="00816619" w:rsidRDefault="00F96CF5">
                        <w:pPr>
                          <w:rPr>
                            <w:rFonts w:ascii="Arial" w:eastAsia="Arial" w:hAnsi="Arial" w:cs="Arial"/>
                            <w:sz w:val="22"/>
                          </w:rPr>
                        </w:pPr>
                        <w:r w:rsidRPr="00816619">
                          <w:rPr>
                            <w:rFonts w:ascii="Arial" w:eastAsia="Arial" w:hAnsi="Arial" w:cs="Arial"/>
                            <w:sz w:val="22"/>
                          </w:rPr>
                          <w:t>Incorporate an adequate framework to follow up on Reform Measures</w:t>
                        </w:r>
                        <w:r w:rsidR="008575C3" w:rsidRPr="00816619">
                          <w:rPr>
                            <w:rFonts w:ascii="Arial" w:eastAsia="Arial" w:hAnsi="Arial" w:cs="Arial"/>
                            <w:sz w:val="22"/>
                          </w:rPr>
                          <w:t>’</w:t>
                        </w:r>
                        <w:r w:rsidRPr="00816619">
                          <w:rPr>
                            <w:rFonts w:ascii="Arial" w:eastAsia="Arial" w:hAnsi="Arial" w:cs="Arial"/>
                            <w:sz w:val="22"/>
                          </w:rPr>
                          <w:t xml:space="preserve"> (RM) objectives, and outcomes after program completion</w:t>
                        </w:r>
                      </w:p>
                    </w:tc>
                    <w:tc>
                      <w:tcPr>
                        <w:tcW w:w="0" w:type="auto"/>
                        <w:tcMar>
                          <w:top w:w="80" w:type="dxa"/>
                          <w:bottom w:w="80" w:type="dxa"/>
                        </w:tcMar>
                        <w:vAlign w:val="center"/>
                      </w:tcPr>
                      <w:p w14:paraId="685C6BDC"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E7E300F" w14:textId="77777777">
                    <w:tc>
                      <w:tcPr>
                        <w:tcW w:w="0" w:type="auto"/>
                        <w:tcMar>
                          <w:top w:w="80" w:type="dxa"/>
                          <w:bottom w:w="80" w:type="dxa"/>
                        </w:tcMar>
                      </w:tcPr>
                      <w:p w14:paraId="4A6F22F9" w14:textId="712F73AE" w:rsidR="00F96CF5" w:rsidRDefault="00773C45">
                        <w:pPr>
                          <w:rPr>
                            <w:rFonts w:ascii="Arial" w:eastAsia="Arial" w:hAnsi="Arial" w:cs="Arial"/>
                            <w:sz w:val="22"/>
                          </w:rPr>
                        </w:pPr>
                        <w:r>
                          <w:rPr>
                            <w:noProof/>
                          </w:rPr>
                          <mc:AlternateContent>
                            <mc:Choice Requires="wps">
                              <w:drawing>
                                <wp:anchor distT="0" distB="0" distL="114300" distR="114300" simplePos="0" relativeHeight="251658572" behindDoc="0" locked="1" layoutInCell="1" allowOverlap="1" wp14:anchorId="589EBE09" wp14:editId="399A5804">
                                  <wp:simplePos x="0" y="0"/>
                                  <wp:positionH relativeFrom="column">
                                    <wp:align>center</wp:align>
                                  </wp:positionH>
                                  <wp:positionV relativeFrom="paragraph">
                                    <wp:posOffset>25400</wp:posOffset>
                                  </wp:positionV>
                                  <wp:extent cx="88900" cy="88900"/>
                                  <wp:effectExtent l="12065" t="10160" r="13335" b="5715"/>
                                  <wp:wrapNone/>
                                  <wp:docPr id="760024281" name="Oval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AFE25FE" id="Oval 343" o:spid="_x0000_s1026" style="position:absolute;margin-left:0;margin-top:2pt;width:7pt;height:7pt;z-index:2516541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49D9515" w14:textId="131D1C79" w:rsidR="00F96CF5" w:rsidRPr="00816619" w:rsidRDefault="00F96CF5">
                        <w:pPr>
                          <w:rPr>
                            <w:rFonts w:ascii="Arial" w:eastAsia="Arial" w:hAnsi="Arial" w:cs="Arial"/>
                            <w:sz w:val="22"/>
                          </w:rPr>
                        </w:pPr>
                        <w:r w:rsidRPr="00816619">
                          <w:rPr>
                            <w:rFonts w:ascii="Arial" w:eastAsia="Arial" w:hAnsi="Arial" w:cs="Arial"/>
                            <w:sz w:val="22"/>
                          </w:rPr>
                          <w:t>Incorporate an adequate framework to follow up on Reform Measures</w:t>
                        </w:r>
                        <w:r w:rsidR="008575C3" w:rsidRPr="00816619">
                          <w:rPr>
                            <w:rFonts w:ascii="Arial" w:eastAsia="Arial" w:hAnsi="Arial" w:cs="Arial"/>
                            <w:sz w:val="22"/>
                          </w:rPr>
                          <w:t>’</w:t>
                        </w:r>
                        <w:r w:rsidRPr="00816619">
                          <w:rPr>
                            <w:rFonts w:ascii="Arial" w:eastAsia="Arial" w:hAnsi="Arial" w:cs="Arial"/>
                            <w:sz w:val="22"/>
                          </w:rPr>
                          <w:t xml:space="preserve"> (RM) objectives, and outcomes after program completion</w:t>
                        </w:r>
                      </w:p>
                    </w:tc>
                    <w:tc>
                      <w:tcPr>
                        <w:tcW w:w="0" w:type="auto"/>
                        <w:tcMar>
                          <w:top w:w="80" w:type="dxa"/>
                          <w:bottom w:w="80" w:type="dxa"/>
                        </w:tcMar>
                        <w:vAlign w:val="center"/>
                      </w:tcPr>
                      <w:p w14:paraId="4C6D0C5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856D645" w14:textId="77777777">
                    <w:tc>
                      <w:tcPr>
                        <w:tcW w:w="0" w:type="auto"/>
                        <w:tcMar>
                          <w:top w:w="80" w:type="dxa"/>
                          <w:bottom w:w="80" w:type="dxa"/>
                        </w:tcMar>
                      </w:tcPr>
                      <w:p w14:paraId="1A065E82" w14:textId="4D63D61A" w:rsidR="00F96CF5" w:rsidRDefault="00773C45">
                        <w:pPr>
                          <w:rPr>
                            <w:rFonts w:ascii="Arial" w:eastAsia="Arial" w:hAnsi="Arial" w:cs="Arial"/>
                            <w:sz w:val="22"/>
                          </w:rPr>
                        </w:pPr>
                        <w:r>
                          <w:rPr>
                            <w:noProof/>
                          </w:rPr>
                          <mc:AlternateContent>
                            <mc:Choice Requires="wps">
                              <w:drawing>
                                <wp:anchor distT="0" distB="0" distL="114300" distR="114300" simplePos="0" relativeHeight="251658573" behindDoc="0" locked="1" layoutInCell="1" allowOverlap="1" wp14:anchorId="5CED44CC" wp14:editId="59848EB7">
                                  <wp:simplePos x="0" y="0"/>
                                  <wp:positionH relativeFrom="column">
                                    <wp:align>center</wp:align>
                                  </wp:positionH>
                                  <wp:positionV relativeFrom="paragraph">
                                    <wp:posOffset>25400</wp:posOffset>
                                  </wp:positionV>
                                  <wp:extent cx="88900" cy="88900"/>
                                  <wp:effectExtent l="12065" t="8255" r="13335" b="7620"/>
                                  <wp:wrapNone/>
                                  <wp:docPr id="2023184360" name="Oval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951B0AA" id="Oval 344" o:spid="_x0000_s1026" style="position:absolute;margin-left:0;margin-top:2pt;width:7pt;height:7pt;z-index:2516551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1645767" w14:textId="608C5DBF" w:rsidR="00F96CF5" w:rsidRDefault="00F96CF5">
                        <w:pPr>
                          <w:rPr>
                            <w:rFonts w:ascii="Arial" w:eastAsia="Arial" w:hAnsi="Arial" w:cs="Arial"/>
                            <w:sz w:val="22"/>
                          </w:rPr>
                        </w:pPr>
                        <w:r>
                          <w:rPr>
                            <w:rFonts w:ascii="Arial" w:eastAsia="Arial" w:hAnsi="Arial" w:cs="Arial"/>
                            <w:sz w:val="22"/>
                          </w:rPr>
                          <w:t>Incorporate an adequate framework to follow up on Reform Measures</w:t>
                        </w:r>
                        <w:r w:rsidR="008575C3">
                          <w:rPr>
                            <w:rFonts w:ascii="Arial" w:eastAsia="Arial" w:hAnsi="Arial" w:cs="Arial"/>
                            <w:sz w:val="22"/>
                          </w:rPr>
                          <w:t>’</w:t>
                        </w:r>
                        <w:r>
                          <w:rPr>
                            <w:rFonts w:ascii="Arial" w:eastAsia="Arial" w:hAnsi="Arial" w:cs="Arial"/>
                            <w:sz w:val="22"/>
                          </w:rPr>
                          <w:t xml:space="preserve"> (RM) objectives, and outcomes after program completion</w:t>
                        </w:r>
                      </w:p>
                    </w:tc>
                    <w:tc>
                      <w:tcPr>
                        <w:tcW w:w="0" w:type="auto"/>
                        <w:tcMar>
                          <w:top w:w="80" w:type="dxa"/>
                          <w:bottom w:w="80" w:type="dxa"/>
                        </w:tcMar>
                        <w:vAlign w:val="center"/>
                      </w:tcPr>
                      <w:p w14:paraId="0179CA69"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6D4E305" w14:textId="77777777">
                    <w:tc>
                      <w:tcPr>
                        <w:tcW w:w="0" w:type="auto"/>
                        <w:tcMar>
                          <w:top w:w="80" w:type="dxa"/>
                          <w:bottom w:w="80" w:type="dxa"/>
                        </w:tcMar>
                      </w:tcPr>
                      <w:p w14:paraId="7666D5E9" w14:textId="35BD2DF1" w:rsidR="00F96CF5" w:rsidRDefault="00773C45">
                        <w:pPr>
                          <w:rPr>
                            <w:rFonts w:ascii="Arial" w:eastAsia="Arial" w:hAnsi="Arial" w:cs="Arial"/>
                            <w:sz w:val="22"/>
                          </w:rPr>
                        </w:pPr>
                        <w:r>
                          <w:rPr>
                            <w:noProof/>
                          </w:rPr>
                          <mc:AlternateContent>
                            <mc:Choice Requires="wps">
                              <w:drawing>
                                <wp:anchor distT="0" distB="0" distL="114300" distR="114300" simplePos="0" relativeHeight="251658574" behindDoc="0" locked="1" layoutInCell="1" allowOverlap="1" wp14:anchorId="157524AC" wp14:editId="5A381CFE">
                                  <wp:simplePos x="0" y="0"/>
                                  <wp:positionH relativeFrom="column">
                                    <wp:align>center</wp:align>
                                  </wp:positionH>
                                  <wp:positionV relativeFrom="paragraph">
                                    <wp:posOffset>25400</wp:posOffset>
                                  </wp:positionV>
                                  <wp:extent cx="88900" cy="88900"/>
                                  <wp:effectExtent l="12065" t="6350" r="13335" b="9525"/>
                                  <wp:wrapNone/>
                                  <wp:docPr id="86049780" name="Oval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D1C41A6" id="Oval 345" o:spid="_x0000_s1026" style="position:absolute;margin-left:0;margin-top:2pt;width:7pt;height:7pt;z-index:251656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229501E" w14:textId="77777777" w:rsidR="00F96CF5" w:rsidRDefault="00F96CF5">
                        <w:pPr>
                          <w:rPr>
                            <w:rFonts w:ascii="Arial" w:eastAsia="Arial" w:hAnsi="Arial" w:cs="Arial"/>
                            <w:sz w:val="22"/>
                          </w:rPr>
                        </w:pPr>
                        <w:r>
                          <w:rPr>
                            <w:rFonts w:ascii="Arial" w:eastAsia="Arial" w:hAnsi="Arial" w:cs="Arial"/>
                            <w:sz w:val="22"/>
                          </w:rPr>
                          <w:t>Provide attractive financing terms</w:t>
                        </w:r>
                      </w:p>
                    </w:tc>
                    <w:tc>
                      <w:tcPr>
                        <w:tcW w:w="0" w:type="auto"/>
                        <w:tcMar>
                          <w:top w:w="80" w:type="dxa"/>
                          <w:bottom w:w="80" w:type="dxa"/>
                        </w:tcMar>
                        <w:vAlign w:val="center"/>
                      </w:tcPr>
                      <w:p w14:paraId="65F36E21"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AD7893F" w14:textId="77777777">
                    <w:tc>
                      <w:tcPr>
                        <w:tcW w:w="0" w:type="auto"/>
                        <w:tcMar>
                          <w:top w:w="80" w:type="dxa"/>
                          <w:bottom w:w="80" w:type="dxa"/>
                        </w:tcMar>
                      </w:tcPr>
                      <w:p w14:paraId="70161A65" w14:textId="22BF77F6" w:rsidR="00F96CF5" w:rsidRDefault="00773C45">
                        <w:pPr>
                          <w:rPr>
                            <w:rFonts w:ascii="Arial" w:eastAsia="Arial" w:hAnsi="Arial" w:cs="Arial"/>
                            <w:sz w:val="22"/>
                          </w:rPr>
                        </w:pPr>
                        <w:r>
                          <w:rPr>
                            <w:noProof/>
                          </w:rPr>
                          <mc:AlternateContent>
                            <mc:Choice Requires="wps">
                              <w:drawing>
                                <wp:anchor distT="0" distB="0" distL="114300" distR="114300" simplePos="0" relativeHeight="251658575" behindDoc="0" locked="1" layoutInCell="1" allowOverlap="1" wp14:anchorId="4A0C96CD" wp14:editId="1C4BCB35">
                                  <wp:simplePos x="0" y="0"/>
                                  <wp:positionH relativeFrom="column">
                                    <wp:align>center</wp:align>
                                  </wp:positionH>
                                  <wp:positionV relativeFrom="paragraph">
                                    <wp:posOffset>25400</wp:posOffset>
                                  </wp:positionV>
                                  <wp:extent cx="88900" cy="88900"/>
                                  <wp:effectExtent l="12065" t="12065" r="13335" b="13335"/>
                                  <wp:wrapNone/>
                                  <wp:docPr id="1325030923" name="Oval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D0335EA" id="Oval 346" o:spid="_x0000_s1026" style="position:absolute;margin-left:0;margin-top:2pt;width:7pt;height:7pt;z-index:2516572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AFF7DE5" w14:textId="77777777" w:rsidR="00F96CF5" w:rsidRDefault="00F96CF5">
                        <w:pPr>
                          <w:rPr>
                            <w:rFonts w:ascii="Arial" w:eastAsia="Arial" w:hAnsi="Arial" w:cs="Arial"/>
                            <w:sz w:val="22"/>
                          </w:rPr>
                        </w:pPr>
                        <w:r>
                          <w:rPr>
                            <w:rFonts w:ascii="Arial" w:eastAsia="Arial" w:hAnsi="Arial" w:cs="Arial"/>
                            <w:sz w:val="22"/>
                          </w:rPr>
                          <w:t>Provide attractive financing terms</w:t>
                        </w:r>
                      </w:p>
                    </w:tc>
                    <w:tc>
                      <w:tcPr>
                        <w:tcW w:w="0" w:type="auto"/>
                        <w:tcMar>
                          <w:top w:w="80" w:type="dxa"/>
                          <w:bottom w:w="80" w:type="dxa"/>
                        </w:tcMar>
                        <w:vAlign w:val="center"/>
                      </w:tcPr>
                      <w:p w14:paraId="568D6E91"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4D93331" w14:textId="77777777">
                    <w:tc>
                      <w:tcPr>
                        <w:tcW w:w="0" w:type="auto"/>
                        <w:tcMar>
                          <w:top w:w="80" w:type="dxa"/>
                          <w:bottom w:w="80" w:type="dxa"/>
                        </w:tcMar>
                      </w:tcPr>
                      <w:p w14:paraId="09B8DDD4" w14:textId="57AD1858" w:rsidR="00F96CF5" w:rsidRDefault="00773C45">
                        <w:pPr>
                          <w:rPr>
                            <w:rFonts w:ascii="Arial" w:eastAsia="Arial" w:hAnsi="Arial" w:cs="Arial"/>
                            <w:sz w:val="22"/>
                          </w:rPr>
                        </w:pPr>
                        <w:r>
                          <w:rPr>
                            <w:noProof/>
                          </w:rPr>
                          <mc:AlternateContent>
                            <mc:Choice Requires="wps">
                              <w:drawing>
                                <wp:anchor distT="0" distB="0" distL="114300" distR="114300" simplePos="0" relativeHeight="251658576" behindDoc="0" locked="1" layoutInCell="1" allowOverlap="1" wp14:anchorId="600218C7" wp14:editId="4676D3ED">
                                  <wp:simplePos x="0" y="0"/>
                                  <wp:positionH relativeFrom="column">
                                    <wp:align>center</wp:align>
                                  </wp:positionH>
                                  <wp:positionV relativeFrom="paragraph">
                                    <wp:posOffset>25400</wp:posOffset>
                                  </wp:positionV>
                                  <wp:extent cx="88900" cy="88900"/>
                                  <wp:effectExtent l="12065" t="13970" r="13335" b="11430"/>
                                  <wp:wrapNone/>
                                  <wp:docPr id="1007458108" name="Oval 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ED30288" id="Oval 347" o:spid="_x0000_s1026" style="position:absolute;margin-left:0;margin-top:2pt;width:7pt;height:7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422BA60" w14:textId="77777777" w:rsidR="00F96CF5" w:rsidRDefault="00F96CF5">
                        <w:pPr>
                          <w:rPr>
                            <w:rFonts w:ascii="Arial" w:eastAsia="Arial" w:hAnsi="Arial" w:cs="Arial"/>
                            <w:sz w:val="22"/>
                          </w:rPr>
                        </w:pPr>
                        <w:r>
                          <w:rPr>
                            <w:rFonts w:ascii="Arial" w:eastAsia="Arial" w:hAnsi="Arial" w:cs="Arial"/>
                            <w:sz w:val="22"/>
                          </w:rPr>
                          <w:t>Provide attractive financing terms</w:t>
                        </w:r>
                      </w:p>
                    </w:tc>
                    <w:tc>
                      <w:tcPr>
                        <w:tcW w:w="0" w:type="auto"/>
                        <w:tcMar>
                          <w:top w:w="80" w:type="dxa"/>
                          <w:bottom w:w="80" w:type="dxa"/>
                        </w:tcMar>
                        <w:vAlign w:val="center"/>
                      </w:tcPr>
                      <w:p w14:paraId="1354BCBC"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230FEE1" w14:textId="77777777">
                    <w:tc>
                      <w:tcPr>
                        <w:tcW w:w="0" w:type="auto"/>
                        <w:tcMar>
                          <w:top w:w="80" w:type="dxa"/>
                          <w:bottom w:w="80" w:type="dxa"/>
                        </w:tcMar>
                      </w:tcPr>
                      <w:p w14:paraId="0B8DAFCD" w14:textId="77D61B3A" w:rsidR="00F96CF5" w:rsidRDefault="00773C45">
                        <w:pPr>
                          <w:rPr>
                            <w:rFonts w:ascii="Arial" w:eastAsia="Arial" w:hAnsi="Arial" w:cs="Arial"/>
                            <w:sz w:val="22"/>
                          </w:rPr>
                        </w:pPr>
                        <w:r>
                          <w:rPr>
                            <w:noProof/>
                          </w:rPr>
                          <mc:AlternateContent>
                            <mc:Choice Requires="wps">
                              <w:drawing>
                                <wp:anchor distT="0" distB="0" distL="114300" distR="114300" simplePos="0" relativeHeight="251658577" behindDoc="0" locked="1" layoutInCell="1" allowOverlap="1" wp14:anchorId="4B7D701F" wp14:editId="47A09DE4">
                                  <wp:simplePos x="0" y="0"/>
                                  <wp:positionH relativeFrom="column">
                                    <wp:align>center</wp:align>
                                  </wp:positionH>
                                  <wp:positionV relativeFrom="paragraph">
                                    <wp:posOffset>25400</wp:posOffset>
                                  </wp:positionV>
                                  <wp:extent cx="88900" cy="88900"/>
                                  <wp:effectExtent l="12065" t="13970" r="13335" b="11430"/>
                                  <wp:wrapNone/>
                                  <wp:docPr id="1586225403" name="Oval 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77BB2BF" id="Oval 348" o:spid="_x0000_s1026" style="position:absolute;margin-left:0;margin-top:2pt;width:7pt;height:7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59E0C82" w14:textId="77777777" w:rsidR="00F96CF5" w:rsidRDefault="00F96CF5">
                        <w:pPr>
                          <w:rPr>
                            <w:rFonts w:ascii="Arial" w:eastAsia="Arial" w:hAnsi="Arial" w:cs="Arial"/>
                            <w:sz w:val="22"/>
                          </w:rPr>
                        </w:pPr>
                        <w:r>
                          <w:rPr>
                            <w:rFonts w:ascii="Arial" w:eastAsia="Arial" w:hAnsi="Arial" w:cs="Arial"/>
                            <w:sz w:val="22"/>
                          </w:rPr>
                          <w:t>Provide attractive financing terms</w:t>
                        </w:r>
                      </w:p>
                    </w:tc>
                    <w:tc>
                      <w:tcPr>
                        <w:tcW w:w="0" w:type="auto"/>
                        <w:tcMar>
                          <w:top w:w="80" w:type="dxa"/>
                          <w:bottom w:w="80" w:type="dxa"/>
                        </w:tcMar>
                        <w:vAlign w:val="center"/>
                      </w:tcPr>
                      <w:p w14:paraId="2B52CA8B" w14:textId="77777777" w:rsidR="00F96CF5" w:rsidRDefault="00F96CF5">
                        <w:pPr>
                          <w:rPr>
                            <w:rFonts w:ascii="Arial" w:eastAsia="Arial" w:hAnsi="Arial" w:cs="Arial"/>
                            <w:sz w:val="22"/>
                          </w:rPr>
                        </w:pPr>
                        <w:r>
                          <w:rPr>
                            <w:rFonts w:ascii="Arial" w:eastAsia="Arial" w:hAnsi="Arial" w:cs="Arial"/>
                            <w:sz w:val="22"/>
                          </w:rPr>
                          <w:t>To a great extent</w:t>
                        </w:r>
                      </w:p>
                    </w:tc>
                  </w:tr>
                </w:tbl>
                <w:p w14:paraId="4CAEC30C" w14:textId="77777777" w:rsidR="00F96CF5" w:rsidRDefault="00F96CF5">
                  <w:pPr>
                    <w:rPr>
                      <w:rFonts w:ascii="Arial" w:eastAsia="Arial" w:hAnsi="Arial" w:cs="Arial"/>
                      <w:sz w:val="22"/>
                    </w:rPr>
                  </w:pPr>
                </w:p>
              </w:tc>
            </w:tr>
          </w:tbl>
          <w:p w14:paraId="5452BE09" w14:textId="77777777" w:rsidR="00F96CF5" w:rsidRDefault="00F96CF5">
            <w:pPr>
              <w:rPr>
                <w:rFonts w:ascii="Arial" w:eastAsia="Arial" w:hAnsi="Arial" w:cs="Arial"/>
                <w:sz w:val="22"/>
              </w:rPr>
            </w:pPr>
          </w:p>
        </w:tc>
      </w:tr>
    </w:tbl>
    <w:p w14:paraId="1828576D"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6BBCAB60" w14:textId="77777777">
        <w:tc>
          <w:tcPr>
            <w:tcW w:w="0" w:type="auto"/>
            <w:tcMar>
              <w:top w:w="80" w:type="dxa"/>
              <w:bottom w:w="80" w:type="dxa"/>
            </w:tcMar>
          </w:tcPr>
          <w:p w14:paraId="5EAE9CA7" w14:textId="05C99E3E" w:rsidR="00F96CF5" w:rsidRDefault="00F96CF5">
            <w:pPr>
              <w:keepNext/>
              <w:rPr>
                <w:rFonts w:ascii="Arial" w:eastAsia="Arial" w:hAnsi="Arial" w:cs="Arial"/>
                <w:b/>
                <w:sz w:val="22"/>
              </w:rPr>
            </w:pPr>
            <w:r>
              <w:rPr>
                <w:rFonts w:ascii="Arial" w:eastAsia="Arial" w:hAnsi="Arial" w:cs="Arial"/>
                <w:b/>
                <w:sz w:val="22"/>
              </w:rPr>
              <w:t>*5.2. Based on your experience in the context of RSF arrangements, to what extent:</w:t>
            </w:r>
            <w:r>
              <w:rPr>
                <w:rFonts w:ascii="Arial" w:eastAsia="Arial" w:hAnsi="Arial" w:cs="Arial"/>
                <w:sz w:val="22"/>
              </w:rPr>
              <w:t>(*Required)</w:t>
            </w:r>
          </w:p>
        </w:tc>
      </w:tr>
      <w:tr w:rsidR="00F96CF5" w14:paraId="7A72C2C9" w14:textId="77777777">
        <w:tc>
          <w:tcPr>
            <w:tcW w:w="0" w:type="auto"/>
            <w:tcMar>
              <w:top w:w="80" w:type="dxa"/>
              <w:bottom w:w="80" w:type="dxa"/>
            </w:tcMar>
          </w:tcPr>
          <w:p w14:paraId="4007739E"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IMF lending contexts? " Question:</w:t>
            </w:r>
          </w:p>
          <w:p w14:paraId="78EB440B" w14:textId="77777777" w:rsidR="00F96CF5" w:rsidRDefault="00F96CF5">
            <w:pPr>
              <w:keepNext/>
              <w:numPr>
                <w:ilvl w:val="0"/>
                <w:numId w:val="31"/>
              </w:numPr>
              <w:rPr>
                <w:rFonts w:ascii="Arial" w:eastAsia="Arial" w:hAnsi="Arial" w:cs="Arial"/>
                <w:sz w:val="20"/>
              </w:rPr>
            </w:pPr>
            <w:r>
              <w:rPr>
                <w:rFonts w:ascii="Arial" w:eastAsia="Arial" w:hAnsi="Arial" w:cs="Arial"/>
                <w:sz w:val="20"/>
              </w:rPr>
              <w:t>Resilience and Sustainability Facility (RSF): To a slight extent,To a moderate extent,To a great extent</w:t>
            </w:r>
          </w:p>
          <w:p w14:paraId="749E5D6B" w14:textId="77777777" w:rsidR="00F96CF5" w:rsidRDefault="00F96CF5">
            <w:pPr>
              <w:keepNext/>
              <w:rPr>
                <w:rFonts w:ascii="Arial" w:eastAsia="Arial" w:hAnsi="Arial" w:cs="Arial"/>
                <w:sz w:val="20"/>
              </w:rPr>
            </w:pPr>
          </w:p>
        </w:tc>
      </w:tr>
      <w:tr w:rsidR="00F96CF5" w14:paraId="5D329AF8"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50451C04"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404"/>
                    <w:gridCol w:w="1562"/>
                  </w:tblGrid>
                  <w:tr w:rsidR="00F96CF5" w14:paraId="07DE902E" w14:textId="77777777">
                    <w:tc>
                      <w:tcPr>
                        <w:tcW w:w="0" w:type="auto"/>
                        <w:tcMar>
                          <w:top w:w="80" w:type="dxa"/>
                          <w:bottom w:w="80" w:type="dxa"/>
                        </w:tcMar>
                      </w:tcPr>
                      <w:p w14:paraId="1FA78F09" w14:textId="77777777" w:rsidR="00F96CF5" w:rsidRDefault="00F96CF5">
                        <w:pPr>
                          <w:rPr>
                            <w:rFonts w:ascii="Arial" w:eastAsia="Arial" w:hAnsi="Arial" w:cs="Arial"/>
                            <w:b/>
                            <w:sz w:val="22"/>
                          </w:rPr>
                        </w:pPr>
                      </w:p>
                    </w:tc>
                    <w:tc>
                      <w:tcPr>
                        <w:tcW w:w="0" w:type="auto"/>
                        <w:tcMar>
                          <w:top w:w="80" w:type="dxa"/>
                          <w:bottom w:w="80" w:type="dxa"/>
                        </w:tcMar>
                      </w:tcPr>
                      <w:p w14:paraId="7A27030A"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45AC8E5E"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107AF5D2" w14:textId="77777777">
                    <w:tc>
                      <w:tcPr>
                        <w:tcW w:w="0" w:type="auto"/>
                        <w:tcMar>
                          <w:top w:w="80" w:type="dxa"/>
                          <w:bottom w:w="80" w:type="dxa"/>
                        </w:tcMar>
                      </w:tcPr>
                      <w:p w14:paraId="004DFAFF" w14:textId="4ADA8B3C"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578" behindDoc="0" locked="1" layoutInCell="1" allowOverlap="1" wp14:anchorId="26432955" wp14:editId="480D8CAC">
                                  <wp:simplePos x="0" y="0"/>
                                  <wp:positionH relativeFrom="column">
                                    <wp:align>center</wp:align>
                                  </wp:positionH>
                                  <wp:positionV relativeFrom="paragraph">
                                    <wp:posOffset>25400</wp:posOffset>
                                  </wp:positionV>
                                  <wp:extent cx="88900" cy="88900"/>
                                  <wp:effectExtent l="12065" t="8255" r="13335" b="7620"/>
                                  <wp:wrapNone/>
                                  <wp:docPr id="1543767530" name="Oval 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7B691D4" id="Oval 349" o:spid="_x0000_s1026" style="position:absolute;margin-left:0;margin-top:2pt;width:7pt;height:7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AA2CAA6" w14:textId="77777777" w:rsidR="00F96CF5" w:rsidRDefault="00F96CF5">
                        <w:pPr>
                          <w:rPr>
                            <w:rFonts w:ascii="Arial" w:eastAsia="Arial" w:hAnsi="Arial" w:cs="Arial"/>
                            <w:sz w:val="22"/>
                          </w:rPr>
                        </w:pPr>
                        <w:r>
                          <w:rPr>
                            <w:rFonts w:ascii="Arial" w:eastAsia="Arial" w:hAnsi="Arial" w:cs="Arial"/>
                            <w:sz w:val="22"/>
                          </w:rPr>
                          <w:t>Have climate change-related issues been integrated within traditional IMF core policy areas (i.e., exchange rate, monetary, fiscal, and financial sector)</w:t>
                        </w:r>
                      </w:p>
                    </w:tc>
                    <w:tc>
                      <w:tcPr>
                        <w:tcW w:w="0" w:type="auto"/>
                        <w:tcMar>
                          <w:top w:w="80" w:type="dxa"/>
                          <w:bottom w:w="80" w:type="dxa"/>
                        </w:tcMar>
                        <w:vAlign w:val="center"/>
                      </w:tcPr>
                      <w:p w14:paraId="62451D1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3FB1BE4" w14:textId="77777777">
                    <w:tc>
                      <w:tcPr>
                        <w:tcW w:w="0" w:type="auto"/>
                        <w:tcMar>
                          <w:top w:w="80" w:type="dxa"/>
                          <w:bottom w:w="80" w:type="dxa"/>
                        </w:tcMar>
                      </w:tcPr>
                      <w:p w14:paraId="58353EAC" w14:textId="2ABE228E" w:rsidR="00F96CF5" w:rsidRDefault="00773C45">
                        <w:pPr>
                          <w:rPr>
                            <w:rFonts w:ascii="Arial" w:eastAsia="Arial" w:hAnsi="Arial" w:cs="Arial"/>
                            <w:sz w:val="22"/>
                          </w:rPr>
                        </w:pPr>
                        <w:r>
                          <w:rPr>
                            <w:noProof/>
                          </w:rPr>
                          <mc:AlternateContent>
                            <mc:Choice Requires="wps">
                              <w:drawing>
                                <wp:anchor distT="0" distB="0" distL="114300" distR="114300" simplePos="0" relativeHeight="251658579" behindDoc="0" locked="1" layoutInCell="1" allowOverlap="1" wp14:anchorId="79957412" wp14:editId="394F1AA6">
                                  <wp:simplePos x="0" y="0"/>
                                  <wp:positionH relativeFrom="column">
                                    <wp:align>center</wp:align>
                                  </wp:positionH>
                                  <wp:positionV relativeFrom="paragraph">
                                    <wp:posOffset>25400</wp:posOffset>
                                  </wp:positionV>
                                  <wp:extent cx="88900" cy="88900"/>
                                  <wp:effectExtent l="12065" t="12065" r="13335" b="13335"/>
                                  <wp:wrapNone/>
                                  <wp:docPr id="1987382353" name="Oval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AA0AAFD" id="Oval 350" o:spid="_x0000_s1026" style="position:absolute;margin-left:0;margin-top:2pt;width:7pt;height:7pt;z-index:251661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DB22DF8" w14:textId="77777777" w:rsidR="00F96CF5" w:rsidRDefault="00F96CF5">
                        <w:pPr>
                          <w:rPr>
                            <w:rFonts w:ascii="Arial" w:eastAsia="Arial" w:hAnsi="Arial" w:cs="Arial"/>
                            <w:sz w:val="22"/>
                          </w:rPr>
                        </w:pPr>
                        <w:r>
                          <w:rPr>
                            <w:rFonts w:ascii="Arial" w:eastAsia="Arial" w:hAnsi="Arial" w:cs="Arial"/>
                            <w:sz w:val="22"/>
                          </w:rPr>
                          <w:t>Have climate change-related issues been integrated within traditional IMF core policy areas (i.e., exchange rate, monetary, fiscal, and financial sector)</w:t>
                        </w:r>
                      </w:p>
                    </w:tc>
                    <w:tc>
                      <w:tcPr>
                        <w:tcW w:w="0" w:type="auto"/>
                        <w:tcMar>
                          <w:top w:w="80" w:type="dxa"/>
                          <w:bottom w:w="80" w:type="dxa"/>
                        </w:tcMar>
                        <w:vAlign w:val="center"/>
                      </w:tcPr>
                      <w:p w14:paraId="079A42A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8BFC61B" w14:textId="77777777">
                    <w:tc>
                      <w:tcPr>
                        <w:tcW w:w="0" w:type="auto"/>
                        <w:tcMar>
                          <w:top w:w="80" w:type="dxa"/>
                          <w:bottom w:w="80" w:type="dxa"/>
                        </w:tcMar>
                      </w:tcPr>
                      <w:p w14:paraId="1369C7E8" w14:textId="357E4964" w:rsidR="00F96CF5" w:rsidRDefault="00773C45">
                        <w:pPr>
                          <w:rPr>
                            <w:rFonts w:ascii="Arial" w:eastAsia="Arial" w:hAnsi="Arial" w:cs="Arial"/>
                            <w:sz w:val="22"/>
                          </w:rPr>
                        </w:pPr>
                        <w:r>
                          <w:rPr>
                            <w:noProof/>
                          </w:rPr>
                          <mc:AlternateContent>
                            <mc:Choice Requires="wps">
                              <w:drawing>
                                <wp:anchor distT="0" distB="0" distL="114300" distR="114300" simplePos="0" relativeHeight="251658580" behindDoc="0" locked="1" layoutInCell="1" allowOverlap="1" wp14:anchorId="7592E0B4" wp14:editId="43EEA6B5">
                                  <wp:simplePos x="0" y="0"/>
                                  <wp:positionH relativeFrom="column">
                                    <wp:align>center</wp:align>
                                  </wp:positionH>
                                  <wp:positionV relativeFrom="paragraph">
                                    <wp:posOffset>25400</wp:posOffset>
                                  </wp:positionV>
                                  <wp:extent cx="88900" cy="88900"/>
                                  <wp:effectExtent l="12065" t="10160" r="13335" b="5715"/>
                                  <wp:wrapNone/>
                                  <wp:docPr id="72252597" name="Oval 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F6A762A" id="Oval 351" o:spid="_x0000_s1026" style="position:absolute;margin-left:0;margin-top:2pt;width:7pt;height:7pt;z-index:2516623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C26CD18" w14:textId="77777777" w:rsidR="00F96CF5" w:rsidRDefault="00F96CF5">
                        <w:pPr>
                          <w:rPr>
                            <w:rFonts w:ascii="Arial" w:eastAsia="Arial" w:hAnsi="Arial" w:cs="Arial"/>
                            <w:sz w:val="22"/>
                          </w:rPr>
                        </w:pPr>
                        <w:r>
                          <w:rPr>
                            <w:rFonts w:ascii="Arial" w:eastAsia="Arial" w:hAnsi="Arial" w:cs="Arial"/>
                            <w:sz w:val="22"/>
                          </w:rPr>
                          <w:t>Have climate change-related issues been integrated within traditional IMF core policy areas (i.e., exchange rate, monetary, fiscal, and financial sector)</w:t>
                        </w:r>
                      </w:p>
                    </w:tc>
                    <w:tc>
                      <w:tcPr>
                        <w:tcW w:w="0" w:type="auto"/>
                        <w:tcMar>
                          <w:top w:w="80" w:type="dxa"/>
                          <w:bottom w:w="80" w:type="dxa"/>
                        </w:tcMar>
                        <w:vAlign w:val="center"/>
                      </w:tcPr>
                      <w:p w14:paraId="57970C4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9D34281" w14:textId="77777777">
                    <w:tc>
                      <w:tcPr>
                        <w:tcW w:w="0" w:type="auto"/>
                        <w:tcMar>
                          <w:top w:w="80" w:type="dxa"/>
                          <w:bottom w:w="80" w:type="dxa"/>
                        </w:tcMar>
                      </w:tcPr>
                      <w:p w14:paraId="501FD55F" w14:textId="45535506" w:rsidR="00F96CF5" w:rsidRDefault="00773C45">
                        <w:pPr>
                          <w:rPr>
                            <w:rFonts w:ascii="Arial" w:eastAsia="Arial" w:hAnsi="Arial" w:cs="Arial"/>
                            <w:sz w:val="22"/>
                          </w:rPr>
                        </w:pPr>
                        <w:r>
                          <w:rPr>
                            <w:noProof/>
                          </w:rPr>
                          <mc:AlternateContent>
                            <mc:Choice Requires="wps">
                              <w:drawing>
                                <wp:anchor distT="0" distB="0" distL="114300" distR="114300" simplePos="0" relativeHeight="251658581" behindDoc="0" locked="1" layoutInCell="1" allowOverlap="1" wp14:anchorId="1EC3577F" wp14:editId="790B65F5">
                                  <wp:simplePos x="0" y="0"/>
                                  <wp:positionH relativeFrom="column">
                                    <wp:align>center</wp:align>
                                  </wp:positionH>
                                  <wp:positionV relativeFrom="paragraph">
                                    <wp:posOffset>25400</wp:posOffset>
                                  </wp:positionV>
                                  <wp:extent cx="88900" cy="88900"/>
                                  <wp:effectExtent l="12065" t="8255" r="13335" b="7620"/>
                                  <wp:wrapNone/>
                                  <wp:docPr id="1783712519" name="Oval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85598E5" id="Oval 352" o:spid="_x0000_s1026" style="position:absolute;margin-left:0;margin-top:2pt;width:7pt;height:7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0497600" w14:textId="77777777" w:rsidR="00F96CF5" w:rsidRDefault="00F96CF5">
                        <w:pPr>
                          <w:rPr>
                            <w:rFonts w:ascii="Arial" w:eastAsia="Arial" w:hAnsi="Arial" w:cs="Arial"/>
                            <w:sz w:val="22"/>
                          </w:rPr>
                        </w:pPr>
                        <w:r>
                          <w:rPr>
                            <w:rFonts w:ascii="Arial" w:eastAsia="Arial" w:hAnsi="Arial" w:cs="Arial"/>
                            <w:sz w:val="22"/>
                          </w:rPr>
                          <w:t>Have climate change-related issues been integrated within traditional IMF core policy areas (i.e., exchange rate, monetary, fiscal, and financial sector)</w:t>
                        </w:r>
                      </w:p>
                    </w:tc>
                    <w:tc>
                      <w:tcPr>
                        <w:tcW w:w="0" w:type="auto"/>
                        <w:tcMar>
                          <w:top w:w="80" w:type="dxa"/>
                          <w:bottom w:w="80" w:type="dxa"/>
                        </w:tcMar>
                        <w:vAlign w:val="center"/>
                      </w:tcPr>
                      <w:p w14:paraId="4D40CBB2"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66454D41" w14:textId="77777777">
                    <w:tc>
                      <w:tcPr>
                        <w:tcW w:w="0" w:type="auto"/>
                        <w:tcMar>
                          <w:top w:w="80" w:type="dxa"/>
                          <w:bottom w:w="80" w:type="dxa"/>
                        </w:tcMar>
                      </w:tcPr>
                      <w:p w14:paraId="48AB3CB5" w14:textId="5A8CB110" w:rsidR="00F96CF5" w:rsidRDefault="00773C45">
                        <w:pPr>
                          <w:rPr>
                            <w:rFonts w:ascii="Arial" w:eastAsia="Arial" w:hAnsi="Arial" w:cs="Arial"/>
                            <w:sz w:val="22"/>
                          </w:rPr>
                        </w:pPr>
                        <w:r>
                          <w:rPr>
                            <w:noProof/>
                          </w:rPr>
                          <mc:AlternateContent>
                            <mc:Choice Requires="wps">
                              <w:drawing>
                                <wp:anchor distT="0" distB="0" distL="114300" distR="114300" simplePos="0" relativeHeight="251658582" behindDoc="0" locked="1" layoutInCell="1" allowOverlap="1" wp14:anchorId="47007196" wp14:editId="5C62EF8C">
                                  <wp:simplePos x="0" y="0"/>
                                  <wp:positionH relativeFrom="column">
                                    <wp:align>center</wp:align>
                                  </wp:positionH>
                                  <wp:positionV relativeFrom="paragraph">
                                    <wp:posOffset>25400</wp:posOffset>
                                  </wp:positionV>
                                  <wp:extent cx="88900" cy="88900"/>
                                  <wp:effectExtent l="12065" t="6350" r="13335" b="9525"/>
                                  <wp:wrapNone/>
                                  <wp:docPr id="1122604342" name="Oval 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F0A8C31" id="Oval 353" o:spid="_x0000_s1026" style="position:absolute;margin-left:0;margin-top:2pt;width:7pt;height:7pt;z-index:251664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44D088" w14:textId="77777777" w:rsidR="00F96CF5" w:rsidRDefault="00F96CF5">
                        <w:pPr>
                          <w:rPr>
                            <w:rFonts w:ascii="Arial" w:eastAsia="Arial" w:hAnsi="Arial" w:cs="Arial"/>
                            <w:sz w:val="22"/>
                          </w:rPr>
                        </w:pPr>
                        <w:r>
                          <w:rPr>
                            <w:rFonts w:ascii="Arial" w:eastAsia="Arial" w:hAnsi="Arial" w:cs="Arial"/>
                            <w:sz w:val="22"/>
                          </w:rPr>
                          <w:t>Have the RMs been tailored to the countries’ capacity and political economy context</w:t>
                        </w:r>
                      </w:p>
                    </w:tc>
                    <w:tc>
                      <w:tcPr>
                        <w:tcW w:w="0" w:type="auto"/>
                        <w:tcMar>
                          <w:top w:w="80" w:type="dxa"/>
                          <w:bottom w:w="80" w:type="dxa"/>
                        </w:tcMar>
                        <w:vAlign w:val="center"/>
                      </w:tcPr>
                      <w:p w14:paraId="2700D703"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8E36AA5" w14:textId="77777777">
                    <w:tc>
                      <w:tcPr>
                        <w:tcW w:w="0" w:type="auto"/>
                        <w:tcMar>
                          <w:top w:w="80" w:type="dxa"/>
                          <w:bottom w:w="80" w:type="dxa"/>
                        </w:tcMar>
                      </w:tcPr>
                      <w:p w14:paraId="0BB1952D" w14:textId="20BDF783" w:rsidR="00F96CF5" w:rsidRDefault="00773C45">
                        <w:pPr>
                          <w:rPr>
                            <w:rFonts w:ascii="Arial" w:eastAsia="Arial" w:hAnsi="Arial" w:cs="Arial"/>
                            <w:sz w:val="22"/>
                          </w:rPr>
                        </w:pPr>
                        <w:r>
                          <w:rPr>
                            <w:noProof/>
                          </w:rPr>
                          <mc:AlternateContent>
                            <mc:Choice Requires="wps">
                              <w:drawing>
                                <wp:anchor distT="0" distB="0" distL="114300" distR="114300" simplePos="0" relativeHeight="251658583" behindDoc="0" locked="1" layoutInCell="1" allowOverlap="1" wp14:anchorId="77126826" wp14:editId="386F4BDC">
                                  <wp:simplePos x="0" y="0"/>
                                  <wp:positionH relativeFrom="column">
                                    <wp:align>center</wp:align>
                                  </wp:positionH>
                                  <wp:positionV relativeFrom="paragraph">
                                    <wp:posOffset>25400</wp:posOffset>
                                  </wp:positionV>
                                  <wp:extent cx="88900" cy="88900"/>
                                  <wp:effectExtent l="12065" t="8255" r="13335" b="7620"/>
                                  <wp:wrapNone/>
                                  <wp:docPr id="1363391955" name="Oval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9A8BE24" id="Oval 354" o:spid="_x0000_s1026" style="position:absolute;margin-left:0;margin-top:2pt;width:7pt;height:7pt;z-index:251665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6B49BAA" w14:textId="77777777" w:rsidR="00F96CF5" w:rsidRDefault="00F96CF5">
                        <w:pPr>
                          <w:rPr>
                            <w:rFonts w:ascii="Arial" w:eastAsia="Arial" w:hAnsi="Arial" w:cs="Arial"/>
                            <w:sz w:val="22"/>
                          </w:rPr>
                        </w:pPr>
                        <w:r>
                          <w:rPr>
                            <w:rFonts w:ascii="Arial" w:eastAsia="Arial" w:hAnsi="Arial" w:cs="Arial"/>
                            <w:sz w:val="22"/>
                          </w:rPr>
                          <w:t>Have the RMs been tailored to the countries’ capacity and political economy context</w:t>
                        </w:r>
                      </w:p>
                    </w:tc>
                    <w:tc>
                      <w:tcPr>
                        <w:tcW w:w="0" w:type="auto"/>
                        <w:tcMar>
                          <w:top w:w="80" w:type="dxa"/>
                          <w:bottom w:w="80" w:type="dxa"/>
                        </w:tcMar>
                        <w:vAlign w:val="center"/>
                      </w:tcPr>
                      <w:p w14:paraId="49C4AB10"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1F06113" w14:textId="77777777">
                    <w:tc>
                      <w:tcPr>
                        <w:tcW w:w="0" w:type="auto"/>
                        <w:tcMar>
                          <w:top w:w="80" w:type="dxa"/>
                          <w:bottom w:w="80" w:type="dxa"/>
                        </w:tcMar>
                      </w:tcPr>
                      <w:p w14:paraId="677EE9A5" w14:textId="074AAD8E" w:rsidR="00F96CF5" w:rsidRDefault="00773C45">
                        <w:pPr>
                          <w:rPr>
                            <w:rFonts w:ascii="Arial" w:eastAsia="Arial" w:hAnsi="Arial" w:cs="Arial"/>
                            <w:sz w:val="22"/>
                          </w:rPr>
                        </w:pPr>
                        <w:r>
                          <w:rPr>
                            <w:noProof/>
                          </w:rPr>
                          <mc:AlternateContent>
                            <mc:Choice Requires="wps">
                              <w:drawing>
                                <wp:anchor distT="0" distB="0" distL="114300" distR="114300" simplePos="0" relativeHeight="251658584" behindDoc="0" locked="1" layoutInCell="1" allowOverlap="1" wp14:anchorId="18325FC9" wp14:editId="04F0070A">
                                  <wp:simplePos x="0" y="0"/>
                                  <wp:positionH relativeFrom="column">
                                    <wp:align>center</wp:align>
                                  </wp:positionH>
                                  <wp:positionV relativeFrom="paragraph">
                                    <wp:posOffset>25400</wp:posOffset>
                                  </wp:positionV>
                                  <wp:extent cx="88900" cy="88900"/>
                                  <wp:effectExtent l="12065" t="10160" r="13335" b="5715"/>
                                  <wp:wrapNone/>
                                  <wp:docPr id="1371140347" name="Oval 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3B0CE25" id="Oval 355" o:spid="_x0000_s1026" style="position:absolute;margin-left:0;margin-top:2pt;width:7pt;height:7pt;z-index:251666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AD65781" w14:textId="77777777" w:rsidR="00F96CF5" w:rsidRDefault="00F96CF5">
                        <w:pPr>
                          <w:rPr>
                            <w:rFonts w:ascii="Arial" w:eastAsia="Arial" w:hAnsi="Arial" w:cs="Arial"/>
                            <w:sz w:val="22"/>
                          </w:rPr>
                        </w:pPr>
                        <w:r>
                          <w:rPr>
                            <w:rFonts w:ascii="Arial" w:eastAsia="Arial" w:hAnsi="Arial" w:cs="Arial"/>
                            <w:sz w:val="22"/>
                          </w:rPr>
                          <w:t>Have the RMs been tailored to the countries’ capacity and political economy context</w:t>
                        </w:r>
                      </w:p>
                    </w:tc>
                    <w:tc>
                      <w:tcPr>
                        <w:tcW w:w="0" w:type="auto"/>
                        <w:tcMar>
                          <w:top w:w="80" w:type="dxa"/>
                          <w:bottom w:w="80" w:type="dxa"/>
                        </w:tcMar>
                        <w:vAlign w:val="center"/>
                      </w:tcPr>
                      <w:p w14:paraId="5BE7AD4E"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804D31B" w14:textId="77777777">
                    <w:tc>
                      <w:tcPr>
                        <w:tcW w:w="0" w:type="auto"/>
                        <w:tcMar>
                          <w:top w:w="80" w:type="dxa"/>
                          <w:bottom w:w="80" w:type="dxa"/>
                        </w:tcMar>
                      </w:tcPr>
                      <w:p w14:paraId="5DC90AA4" w14:textId="441142C0" w:rsidR="00F96CF5" w:rsidRDefault="00773C45">
                        <w:pPr>
                          <w:rPr>
                            <w:rFonts w:ascii="Arial" w:eastAsia="Arial" w:hAnsi="Arial" w:cs="Arial"/>
                            <w:sz w:val="22"/>
                          </w:rPr>
                        </w:pPr>
                        <w:r>
                          <w:rPr>
                            <w:noProof/>
                          </w:rPr>
                          <mc:AlternateContent>
                            <mc:Choice Requires="wps">
                              <w:drawing>
                                <wp:anchor distT="0" distB="0" distL="114300" distR="114300" simplePos="0" relativeHeight="251658585" behindDoc="0" locked="1" layoutInCell="1" allowOverlap="1" wp14:anchorId="5F915DBC" wp14:editId="5219D51B">
                                  <wp:simplePos x="0" y="0"/>
                                  <wp:positionH relativeFrom="column">
                                    <wp:align>center</wp:align>
                                  </wp:positionH>
                                  <wp:positionV relativeFrom="paragraph">
                                    <wp:posOffset>25400</wp:posOffset>
                                  </wp:positionV>
                                  <wp:extent cx="88900" cy="88900"/>
                                  <wp:effectExtent l="12065" t="8255" r="13335" b="7620"/>
                                  <wp:wrapNone/>
                                  <wp:docPr id="2129671778" name="Oval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C3FFDAC" id="Oval 356" o:spid="_x0000_s1026" style="position:absolute;margin-left:0;margin-top:2pt;width:7pt;height:7pt;z-index:2516674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4AA0F45" w14:textId="77777777" w:rsidR="00F96CF5" w:rsidRDefault="00F96CF5">
                        <w:pPr>
                          <w:rPr>
                            <w:rFonts w:ascii="Arial" w:eastAsia="Arial" w:hAnsi="Arial" w:cs="Arial"/>
                            <w:sz w:val="22"/>
                          </w:rPr>
                        </w:pPr>
                        <w:r>
                          <w:rPr>
                            <w:rFonts w:ascii="Arial" w:eastAsia="Arial" w:hAnsi="Arial" w:cs="Arial"/>
                            <w:sz w:val="22"/>
                          </w:rPr>
                          <w:t>Have the RMs been tailored to the countries’ capacity and political economy context</w:t>
                        </w:r>
                      </w:p>
                    </w:tc>
                    <w:tc>
                      <w:tcPr>
                        <w:tcW w:w="0" w:type="auto"/>
                        <w:tcMar>
                          <w:top w:w="80" w:type="dxa"/>
                          <w:bottom w:w="80" w:type="dxa"/>
                        </w:tcMar>
                        <w:vAlign w:val="center"/>
                      </w:tcPr>
                      <w:p w14:paraId="0B188DCE"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1D65D955" w14:textId="77777777">
                    <w:tc>
                      <w:tcPr>
                        <w:tcW w:w="0" w:type="auto"/>
                        <w:tcMar>
                          <w:top w:w="80" w:type="dxa"/>
                          <w:bottom w:w="80" w:type="dxa"/>
                        </w:tcMar>
                      </w:tcPr>
                      <w:p w14:paraId="7C238048" w14:textId="47ED7109" w:rsidR="00F96CF5" w:rsidRDefault="00773C45">
                        <w:pPr>
                          <w:rPr>
                            <w:rFonts w:ascii="Arial" w:eastAsia="Arial" w:hAnsi="Arial" w:cs="Arial"/>
                            <w:sz w:val="22"/>
                          </w:rPr>
                        </w:pPr>
                        <w:r>
                          <w:rPr>
                            <w:noProof/>
                          </w:rPr>
                          <mc:AlternateContent>
                            <mc:Choice Requires="wps">
                              <w:drawing>
                                <wp:anchor distT="0" distB="0" distL="114300" distR="114300" simplePos="0" relativeHeight="251658586" behindDoc="0" locked="1" layoutInCell="1" allowOverlap="1" wp14:anchorId="66C5EC95" wp14:editId="61C1191E">
                                  <wp:simplePos x="0" y="0"/>
                                  <wp:positionH relativeFrom="column">
                                    <wp:align>center</wp:align>
                                  </wp:positionH>
                                  <wp:positionV relativeFrom="paragraph">
                                    <wp:posOffset>25400</wp:posOffset>
                                  </wp:positionV>
                                  <wp:extent cx="88900" cy="88900"/>
                                  <wp:effectExtent l="12065" t="10160" r="13335" b="5715"/>
                                  <wp:wrapNone/>
                                  <wp:docPr id="1739111659" name="Oval 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4018000" id="Oval 357" o:spid="_x0000_s1026" style="position:absolute;margin-left:0;margin-top:2pt;width:7pt;height:7pt;z-index:2516684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8FD4350" w14:textId="77777777" w:rsidR="00F96CF5" w:rsidRDefault="00F96CF5">
                        <w:pPr>
                          <w:rPr>
                            <w:rFonts w:ascii="Arial" w:eastAsia="Arial" w:hAnsi="Arial" w:cs="Arial"/>
                            <w:sz w:val="22"/>
                          </w:rPr>
                        </w:pPr>
                        <w:r>
                          <w:rPr>
                            <w:rFonts w:ascii="Arial" w:eastAsia="Arial" w:hAnsi="Arial" w:cs="Arial"/>
                            <w:sz w:val="22"/>
                          </w:rPr>
                          <w:t>Have the RMs reflected an adequate level of ambition</w:t>
                        </w:r>
                      </w:p>
                    </w:tc>
                    <w:tc>
                      <w:tcPr>
                        <w:tcW w:w="0" w:type="auto"/>
                        <w:tcMar>
                          <w:top w:w="80" w:type="dxa"/>
                          <w:bottom w:w="80" w:type="dxa"/>
                        </w:tcMar>
                        <w:vAlign w:val="center"/>
                      </w:tcPr>
                      <w:p w14:paraId="270C4954"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82E9723" w14:textId="77777777">
                    <w:tc>
                      <w:tcPr>
                        <w:tcW w:w="0" w:type="auto"/>
                        <w:tcMar>
                          <w:top w:w="80" w:type="dxa"/>
                          <w:bottom w:w="80" w:type="dxa"/>
                        </w:tcMar>
                      </w:tcPr>
                      <w:p w14:paraId="674F6619" w14:textId="00697C9F" w:rsidR="00F96CF5" w:rsidRDefault="00773C45">
                        <w:pPr>
                          <w:rPr>
                            <w:rFonts w:ascii="Arial" w:eastAsia="Arial" w:hAnsi="Arial" w:cs="Arial"/>
                            <w:sz w:val="22"/>
                          </w:rPr>
                        </w:pPr>
                        <w:r>
                          <w:rPr>
                            <w:noProof/>
                          </w:rPr>
                          <mc:AlternateContent>
                            <mc:Choice Requires="wps">
                              <w:drawing>
                                <wp:anchor distT="0" distB="0" distL="114300" distR="114300" simplePos="0" relativeHeight="251658587" behindDoc="0" locked="1" layoutInCell="1" allowOverlap="1" wp14:anchorId="5211F090" wp14:editId="7285570D">
                                  <wp:simplePos x="0" y="0"/>
                                  <wp:positionH relativeFrom="column">
                                    <wp:align>center</wp:align>
                                  </wp:positionH>
                                  <wp:positionV relativeFrom="paragraph">
                                    <wp:posOffset>25400</wp:posOffset>
                                  </wp:positionV>
                                  <wp:extent cx="88900" cy="88900"/>
                                  <wp:effectExtent l="12065" t="6350" r="13335" b="9525"/>
                                  <wp:wrapNone/>
                                  <wp:docPr id="1598364576" name="Oval 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473DBB9" id="Oval 358" o:spid="_x0000_s1026" style="position:absolute;margin-left:0;margin-top:2pt;width:7pt;height:7pt;z-index:2516695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0CAD36" w14:textId="77777777" w:rsidR="00F96CF5" w:rsidRDefault="00F96CF5">
                        <w:pPr>
                          <w:rPr>
                            <w:rFonts w:ascii="Arial" w:eastAsia="Arial" w:hAnsi="Arial" w:cs="Arial"/>
                            <w:sz w:val="22"/>
                          </w:rPr>
                        </w:pPr>
                        <w:r>
                          <w:rPr>
                            <w:rFonts w:ascii="Arial" w:eastAsia="Arial" w:hAnsi="Arial" w:cs="Arial"/>
                            <w:sz w:val="22"/>
                          </w:rPr>
                          <w:t>Have the RMs reflected an adequate level of ambition</w:t>
                        </w:r>
                      </w:p>
                    </w:tc>
                    <w:tc>
                      <w:tcPr>
                        <w:tcW w:w="0" w:type="auto"/>
                        <w:tcMar>
                          <w:top w:w="80" w:type="dxa"/>
                          <w:bottom w:w="80" w:type="dxa"/>
                        </w:tcMar>
                        <w:vAlign w:val="center"/>
                      </w:tcPr>
                      <w:p w14:paraId="3D5DF28B"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95BD101" w14:textId="77777777">
                    <w:tc>
                      <w:tcPr>
                        <w:tcW w:w="0" w:type="auto"/>
                        <w:tcMar>
                          <w:top w:w="80" w:type="dxa"/>
                          <w:bottom w:w="80" w:type="dxa"/>
                        </w:tcMar>
                      </w:tcPr>
                      <w:p w14:paraId="0E68EEFD" w14:textId="34011820" w:rsidR="00F96CF5" w:rsidRDefault="00773C45">
                        <w:pPr>
                          <w:rPr>
                            <w:rFonts w:ascii="Arial" w:eastAsia="Arial" w:hAnsi="Arial" w:cs="Arial"/>
                            <w:sz w:val="22"/>
                          </w:rPr>
                        </w:pPr>
                        <w:r>
                          <w:rPr>
                            <w:noProof/>
                          </w:rPr>
                          <mc:AlternateContent>
                            <mc:Choice Requires="wps">
                              <w:drawing>
                                <wp:anchor distT="0" distB="0" distL="114300" distR="114300" simplePos="0" relativeHeight="251658588" behindDoc="0" locked="1" layoutInCell="1" allowOverlap="1" wp14:anchorId="15469563" wp14:editId="58EDC08F">
                                  <wp:simplePos x="0" y="0"/>
                                  <wp:positionH relativeFrom="column">
                                    <wp:align>center</wp:align>
                                  </wp:positionH>
                                  <wp:positionV relativeFrom="paragraph">
                                    <wp:posOffset>25400</wp:posOffset>
                                  </wp:positionV>
                                  <wp:extent cx="88900" cy="88900"/>
                                  <wp:effectExtent l="12065" t="8255" r="13335" b="7620"/>
                                  <wp:wrapNone/>
                                  <wp:docPr id="1076783739" name="Oval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F2496BF" id="Oval 359" o:spid="_x0000_s1026" style="position:absolute;margin-left:0;margin-top:2pt;width:7pt;height:7pt;z-index:2516705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AA50825" w14:textId="77777777" w:rsidR="00F96CF5" w:rsidRDefault="00F96CF5">
                        <w:pPr>
                          <w:rPr>
                            <w:rFonts w:ascii="Arial" w:eastAsia="Arial" w:hAnsi="Arial" w:cs="Arial"/>
                            <w:sz w:val="22"/>
                          </w:rPr>
                        </w:pPr>
                        <w:r>
                          <w:rPr>
                            <w:rFonts w:ascii="Arial" w:eastAsia="Arial" w:hAnsi="Arial" w:cs="Arial"/>
                            <w:sz w:val="22"/>
                          </w:rPr>
                          <w:t>Have the RMs reflected an adequate level of ambition</w:t>
                        </w:r>
                      </w:p>
                    </w:tc>
                    <w:tc>
                      <w:tcPr>
                        <w:tcW w:w="0" w:type="auto"/>
                        <w:tcMar>
                          <w:top w:w="80" w:type="dxa"/>
                          <w:bottom w:w="80" w:type="dxa"/>
                        </w:tcMar>
                        <w:vAlign w:val="center"/>
                      </w:tcPr>
                      <w:p w14:paraId="58366209"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DF8C5C0" w14:textId="77777777">
                    <w:tc>
                      <w:tcPr>
                        <w:tcW w:w="0" w:type="auto"/>
                        <w:tcMar>
                          <w:top w:w="80" w:type="dxa"/>
                          <w:bottom w:w="80" w:type="dxa"/>
                        </w:tcMar>
                      </w:tcPr>
                      <w:p w14:paraId="126DF61F" w14:textId="62458383" w:rsidR="00F96CF5" w:rsidRDefault="00773C45">
                        <w:pPr>
                          <w:rPr>
                            <w:rFonts w:ascii="Arial" w:eastAsia="Arial" w:hAnsi="Arial" w:cs="Arial"/>
                            <w:sz w:val="22"/>
                          </w:rPr>
                        </w:pPr>
                        <w:r>
                          <w:rPr>
                            <w:noProof/>
                          </w:rPr>
                          <mc:AlternateContent>
                            <mc:Choice Requires="wps">
                              <w:drawing>
                                <wp:anchor distT="0" distB="0" distL="114300" distR="114300" simplePos="0" relativeHeight="251658589" behindDoc="0" locked="1" layoutInCell="1" allowOverlap="1" wp14:anchorId="4FDDBEF8" wp14:editId="1A7DAC3E">
                                  <wp:simplePos x="0" y="0"/>
                                  <wp:positionH relativeFrom="column">
                                    <wp:align>center</wp:align>
                                  </wp:positionH>
                                  <wp:positionV relativeFrom="paragraph">
                                    <wp:posOffset>25400</wp:posOffset>
                                  </wp:positionV>
                                  <wp:extent cx="88900" cy="88900"/>
                                  <wp:effectExtent l="12065" t="13970" r="13335" b="11430"/>
                                  <wp:wrapNone/>
                                  <wp:docPr id="573238514" name="Oval 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D604D30" id="Oval 360" o:spid="_x0000_s1026" style="position:absolute;margin-left:0;margin-top:2pt;width:7pt;height:7pt;z-index:2516715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F87C62D" w14:textId="77777777" w:rsidR="00F96CF5" w:rsidRDefault="00F96CF5">
                        <w:pPr>
                          <w:rPr>
                            <w:rFonts w:ascii="Arial" w:eastAsia="Arial" w:hAnsi="Arial" w:cs="Arial"/>
                            <w:sz w:val="22"/>
                          </w:rPr>
                        </w:pPr>
                        <w:r>
                          <w:rPr>
                            <w:rFonts w:ascii="Arial" w:eastAsia="Arial" w:hAnsi="Arial" w:cs="Arial"/>
                            <w:sz w:val="22"/>
                          </w:rPr>
                          <w:t>Have the RMs reflected an adequate level of ambition</w:t>
                        </w:r>
                      </w:p>
                    </w:tc>
                    <w:tc>
                      <w:tcPr>
                        <w:tcW w:w="0" w:type="auto"/>
                        <w:tcMar>
                          <w:top w:w="80" w:type="dxa"/>
                          <w:bottom w:w="80" w:type="dxa"/>
                        </w:tcMar>
                        <w:vAlign w:val="center"/>
                      </w:tcPr>
                      <w:p w14:paraId="36CA67B1"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1B711086" w14:textId="77777777">
                    <w:tc>
                      <w:tcPr>
                        <w:tcW w:w="0" w:type="auto"/>
                        <w:tcMar>
                          <w:top w:w="80" w:type="dxa"/>
                          <w:bottom w:w="80" w:type="dxa"/>
                        </w:tcMar>
                      </w:tcPr>
                      <w:p w14:paraId="1BC6FF10" w14:textId="5BE3551E" w:rsidR="00F96CF5" w:rsidRDefault="00773C45">
                        <w:pPr>
                          <w:rPr>
                            <w:rFonts w:ascii="Arial" w:eastAsia="Arial" w:hAnsi="Arial" w:cs="Arial"/>
                            <w:sz w:val="22"/>
                          </w:rPr>
                        </w:pPr>
                        <w:r>
                          <w:rPr>
                            <w:noProof/>
                          </w:rPr>
                          <mc:AlternateContent>
                            <mc:Choice Requires="wps">
                              <w:drawing>
                                <wp:anchor distT="0" distB="0" distL="114300" distR="114300" simplePos="0" relativeHeight="251658590" behindDoc="0" locked="1" layoutInCell="1" allowOverlap="1" wp14:anchorId="08F41F4B" wp14:editId="06E35FEA">
                                  <wp:simplePos x="0" y="0"/>
                                  <wp:positionH relativeFrom="column">
                                    <wp:align>center</wp:align>
                                  </wp:positionH>
                                  <wp:positionV relativeFrom="paragraph">
                                    <wp:posOffset>25400</wp:posOffset>
                                  </wp:positionV>
                                  <wp:extent cx="88900" cy="88900"/>
                                  <wp:effectExtent l="12065" t="6350" r="13335" b="9525"/>
                                  <wp:wrapNone/>
                                  <wp:docPr id="504072383" name="Oval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09C80B1" id="Oval 361" o:spid="_x0000_s1026" style="position:absolute;margin-left:0;margin-top:2pt;width:7pt;height:7pt;z-index:2516725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C33D803" w14:textId="7A04CCEB" w:rsidR="00F96CF5" w:rsidRDefault="00F96CF5">
                        <w:pPr>
                          <w:rPr>
                            <w:rFonts w:ascii="Arial" w:eastAsia="Arial" w:hAnsi="Arial" w:cs="Arial"/>
                            <w:sz w:val="22"/>
                          </w:rPr>
                        </w:pPr>
                        <w:r>
                          <w:rPr>
                            <w:rFonts w:ascii="Arial" w:eastAsia="Arial" w:hAnsi="Arial" w:cs="Arial"/>
                            <w:sz w:val="22"/>
                          </w:rPr>
                          <w:t>Were the RMs already</w:t>
                        </w:r>
                        <w:r w:rsidR="006B132D">
                          <w:rPr>
                            <w:rFonts w:ascii="Arial" w:eastAsia="Arial" w:hAnsi="Arial" w:cs="Arial"/>
                            <w:sz w:val="22"/>
                          </w:rPr>
                          <w:t xml:space="preserve"> in the</w:t>
                        </w:r>
                        <w:r>
                          <w:rPr>
                            <w:rFonts w:ascii="Arial" w:eastAsia="Arial" w:hAnsi="Arial" w:cs="Arial"/>
                            <w:sz w:val="22"/>
                          </w:rPr>
                          <w:t xml:space="preserve"> member country</w:t>
                        </w:r>
                        <w:r w:rsidR="006B132D">
                          <w:rPr>
                            <w:rFonts w:ascii="Arial" w:eastAsia="Arial" w:hAnsi="Arial" w:cs="Arial"/>
                            <w:sz w:val="22"/>
                          </w:rPr>
                          <w:t>’s agenda before the RSF</w:t>
                        </w:r>
                      </w:p>
                    </w:tc>
                    <w:tc>
                      <w:tcPr>
                        <w:tcW w:w="0" w:type="auto"/>
                        <w:tcMar>
                          <w:top w:w="80" w:type="dxa"/>
                          <w:bottom w:w="80" w:type="dxa"/>
                        </w:tcMar>
                        <w:vAlign w:val="center"/>
                      </w:tcPr>
                      <w:p w14:paraId="2BF2C4B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44C449F" w14:textId="77777777">
                    <w:tc>
                      <w:tcPr>
                        <w:tcW w:w="0" w:type="auto"/>
                        <w:tcMar>
                          <w:top w:w="80" w:type="dxa"/>
                          <w:bottom w:w="80" w:type="dxa"/>
                        </w:tcMar>
                      </w:tcPr>
                      <w:p w14:paraId="5B93A411" w14:textId="434CB492" w:rsidR="00F96CF5" w:rsidRDefault="00773C45">
                        <w:pPr>
                          <w:rPr>
                            <w:rFonts w:ascii="Arial" w:eastAsia="Arial" w:hAnsi="Arial" w:cs="Arial"/>
                            <w:sz w:val="22"/>
                          </w:rPr>
                        </w:pPr>
                        <w:r>
                          <w:rPr>
                            <w:noProof/>
                          </w:rPr>
                          <mc:AlternateContent>
                            <mc:Choice Requires="wps">
                              <w:drawing>
                                <wp:anchor distT="0" distB="0" distL="114300" distR="114300" simplePos="0" relativeHeight="251658591" behindDoc="0" locked="1" layoutInCell="1" allowOverlap="1" wp14:anchorId="186122A4" wp14:editId="36BB1CCD">
                                  <wp:simplePos x="0" y="0"/>
                                  <wp:positionH relativeFrom="column">
                                    <wp:align>center</wp:align>
                                  </wp:positionH>
                                  <wp:positionV relativeFrom="paragraph">
                                    <wp:posOffset>25400</wp:posOffset>
                                  </wp:positionV>
                                  <wp:extent cx="88900" cy="88900"/>
                                  <wp:effectExtent l="12065" t="8255" r="13335" b="7620"/>
                                  <wp:wrapNone/>
                                  <wp:docPr id="861902671" name="Oval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FE30F83" id="Oval 362" o:spid="_x0000_s1026" style="position:absolute;margin-left:0;margin-top:2pt;width:7pt;height:7pt;z-index:2516736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A0A13A4" w14:textId="3B308B95" w:rsidR="00F96CF5" w:rsidRDefault="00F96CF5">
                        <w:pPr>
                          <w:rPr>
                            <w:rFonts w:ascii="Arial" w:eastAsia="Arial" w:hAnsi="Arial" w:cs="Arial"/>
                            <w:sz w:val="22"/>
                          </w:rPr>
                        </w:pPr>
                        <w:r>
                          <w:rPr>
                            <w:rFonts w:ascii="Arial" w:eastAsia="Arial" w:hAnsi="Arial" w:cs="Arial"/>
                            <w:sz w:val="22"/>
                          </w:rPr>
                          <w:t xml:space="preserve">Were the RMs already </w:t>
                        </w:r>
                        <w:r w:rsidR="00076BEF">
                          <w:rPr>
                            <w:rFonts w:ascii="Arial" w:eastAsia="Arial" w:hAnsi="Arial" w:cs="Arial"/>
                            <w:sz w:val="22"/>
                          </w:rPr>
                          <w:t>in</w:t>
                        </w:r>
                        <w:r>
                          <w:rPr>
                            <w:rFonts w:ascii="Arial" w:eastAsia="Arial" w:hAnsi="Arial" w:cs="Arial"/>
                            <w:sz w:val="22"/>
                          </w:rPr>
                          <w:t xml:space="preserve"> the member country</w:t>
                        </w:r>
                        <w:r w:rsidR="00076BEF">
                          <w:rPr>
                            <w:rFonts w:ascii="Arial" w:eastAsia="Arial" w:hAnsi="Arial" w:cs="Arial"/>
                            <w:sz w:val="22"/>
                          </w:rPr>
                          <w:t>’s agenda before the RSF</w:t>
                        </w:r>
                      </w:p>
                    </w:tc>
                    <w:tc>
                      <w:tcPr>
                        <w:tcW w:w="0" w:type="auto"/>
                        <w:tcMar>
                          <w:top w:w="80" w:type="dxa"/>
                          <w:bottom w:w="80" w:type="dxa"/>
                        </w:tcMar>
                        <w:vAlign w:val="center"/>
                      </w:tcPr>
                      <w:p w14:paraId="7FA050E4"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708B7AB" w14:textId="77777777">
                    <w:tc>
                      <w:tcPr>
                        <w:tcW w:w="0" w:type="auto"/>
                        <w:tcMar>
                          <w:top w:w="80" w:type="dxa"/>
                          <w:bottom w:w="80" w:type="dxa"/>
                        </w:tcMar>
                      </w:tcPr>
                      <w:p w14:paraId="3CF1631A" w14:textId="3B7E6B80" w:rsidR="00F96CF5" w:rsidRDefault="00773C45">
                        <w:pPr>
                          <w:rPr>
                            <w:rFonts w:ascii="Arial" w:eastAsia="Arial" w:hAnsi="Arial" w:cs="Arial"/>
                            <w:sz w:val="22"/>
                          </w:rPr>
                        </w:pPr>
                        <w:r>
                          <w:rPr>
                            <w:noProof/>
                          </w:rPr>
                          <mc:AlternateContent>
                            <mc:Choice Requires="wps">
                              <w:drawing>
                                <wp:anchor distT="0" distB="0" distL="114300" distR="114300" simplePos="0" relativeHeight="251658592" behindDoc="0" locked="1" layoutInCell="1" allowOverlap="1" wp14:anchorId="617AAF5D" wp14:editId="00042EA7">
                                  <wp:simplePos x="0" y="0"/>
                                  <wp:positionH relativeFrom="column">
                                    <wp:align>center</wp:align>
                                  </wp:positionH>
                                  <wp:positionV relativeFrom="paragraph">
                                    <wp:posOffset>25400</wp:posOffset>
                                  </wp:positionV>
                                  <wp:extent cx="88900" cy="88900"/>
                                  <wp:effectExtent l="12065" t="10160" r="13335" b="5715"/>
                                  <wp:wrapNone/>
                                  <wp:docPr id="849037441" name="Oval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5A1ACAF" id="Oval 363" o:spid="_x0000_s1026" style="position:absolute;margin-left:0;margin-top:2pt;width:7pt;height:7pt;z-index:2516746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373A009" w14:textId="5E46E0FE" w:rsidR="00F96CF5" w:rsidRDefault="00F96CF5">
                        <w:pPr>
                          <w:rPr>
                            <w:rFonts w:ascii="Arial" w:eastAsia="Arial" w:hAnsi="Arial" w:cs="Arial"/>
                            <w:sz w:val="22"/>
                          </w:rPr>
                        </w:pPr>
                        <w:r>
                          <w:rPr>
                            <w:rFonts w:ascii="Arial" w:eastAsia="Arial" w:hAnsi="Arial" w:cs="Arial"/>
                            <w:sz w:val="22"/>
                          </w:rPr>
                          <w:t>Were the RMs already</w:t>
                        </w:r>
                        <w:r w:rsidR="00076BEF">
                          <w:rPr>
                            <w:rFonts w:ascii="Arial" w:eastAsia="Arial" w:hAnsi="Arial" w:cs="Arial"/>
                            <w:sz w:val="22"/>
                          </w:rPr>
                          <w:t xml:space="preserve"> in</w:t>
                        </w:r>
                        <w:r>
                          <w:rPr>
                            <w:rFonts w:ascii="Arial" w:eastAsia="Arial" w:hAnsi="Arial" w:cs="Arial"/>
                            <w:sz w:val="22"/>
                          </w:rPr>
                          <w:t xml:space="preserve"> the member country</w:t>
                        </w:r>
                        <w:r w:rsidR="00076BEF">
                          <w:rPr>
                            <w:rFonts w:ascii="Arial" w:eastAsia="Arial" w:hAnsi="Arial" w:cs="Arial"/>
                            <w:sz w:val="22"/>
                          </w:rPr>
                          <w:t>’ s agenda before the RSF</w:t>
                        </w:r>
                      </w:p>
                    </w:tc>
                    <w:tc>
                      <w:tcPr>
                        <w:tcW w:w="0" w:type="auto"/>
                        <w:tcMar>
                          <w:top w:w="80" w:type="dxa"/>
                          <w:bottom w:w="80" w:type="dxa"/>
                        </w:tcMar>
                        <w:vAlign w:val="center"/>
                      </w:tcPr>
                      <w:p w14:paraId="55CF269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B1AF73E" w14:textId="77777777">
                    <w:tc>
                      <w:tcPr>
                        <w:tcW w:w="0" w:type="auto"/>
                        <w:tcMar>
                          <w:top w:w="80" w:type="dxa"/>
                          <w:bottom w:w="80" w:type="dxa"/>
                        </w:tcMar>
                      </w:tcPr>
                      <w:p w14:paraId="747AC6CD" w14:textId="2B1D0C84" w:rsidR="00F96CF5" w:rsidRDefault="00773C45">
                        <w:pPr>
                          <w:rPr>
                            <w:rFonts w:ascii="Arial" w:eastAsia="Arial" w:hAnsi="Arial" w:cs="Arial"/>
                            <w:sz w:val="22"/>
                          </w:rPr>
                        </w:pPr>
                        <w:r>
                          <w:rPr>
                            <w:noProof/>
                          </w:rPr>
                          <mc:AlternateContent>
                            <mc:Choice Requires="wps">
                              <w:drawing>
                                <wp:anchor distT="0" distB="0" distL="114300" distR="114300" simplePos="0" relativeHeight="251658593" behindDoc="0" locked="1" layoutInCell="1" allowOverlap="1" wp14:anchorId="3AA66F0F" wp14:editId="70E8B963">
                                  <wp:simplePos x="0" y="0"/>
                                  <wp:positionH relativeFrom="column">
                                    <wp:align>center</wp:align>
                                  </wp:positionH>
                                  <wp:positionV relativeFrom="paragraph">
                                    <wp:posOffset>25400</wp:posOffset>
                                  </wp:positionV>
                                  <wp:extent cx="88900" cy="88900"/>
                                  <wp:effectExtent l="12065" t="8255" r="13335" b="7620"/>
                                  <wp:wrapNone/>
                                  <wp:docPr id="1674096481" name="Oval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0B3C16C" id="Oval 364" o:spid="_x0000_s1026" style="position:absolute;margin-left:0;margin-top:2pt;width:7pt;height:7pt;z-index:2516756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529A2B5" w14:textId="5758C2DA" w:rsidR="00F96CF5" w:rsidRDefault="00F96CF5">
                        <w:pPr>
                          <w:rPr>
                            <w:rFonts w:ascii="Arial" w:eastAsia="Arial" w:hAnsi="Arial" w:cs="Arial"/>
                            <w:sz w:val="22"/>
                          </w:rPr>
                        </w:pPr>
                        <w:r>
                          <w:rPr>
                            <w:rFonts w:ascii="Arial" w:eastAsia="Arial" w:hAnsi="Arial" w:cs="Arial"/>
                            <w:sz w:val="22"/>
                          </w:rPr>
                          <w:t xml:space="preserve">Were the RMs already </w:t>
                        </w:r>
                        <w:r w:rsidR="00076BEF">
                          <w:rPr>
                            <w:rFonts w:ascii="Arial" w:eastAsia="Arial" w:hAnsi="Arial" w:cs="Arial"/>
                            <w:sz w:val="22"/>
                          </w:rPr>
                          <w:t xml:space="preserve">in </w:t>
                        </w:r>
                        <w:r>
                          <w:rPr>
                            <w:rFonts w:ascii="Arial" w:eastAsia="Arial" w:hAnsi="Arial" w:cs="Arial"/>
                            <w:sz w:val="22"/>
                          </w:rPr>
                          <w:t>the member country</w:t>
                        </w:r>
                        <w:r w:rsidR="00076BEF">
                          <w:rPr>
                            <w:rFonts w:ascii="Arial" w:eastAsia="Arial" w:hAnsi="Arial" w:cs="Arial"/>
                            <w:sz w:val="22"/>
                          </w:rPr>
                          <w:t>’ s agenda before the RSF</w:t>
                        </w:r>
                      </w:p>
                    </w:tc>
                    <w:tc>
                      <w:tcPr>
                        <w:tcW w:w="0" w:type="auto"/>
                        <w:tcMar>
                          <w:top w:w="80" w:type="dxa"/>
                          <w:bottom w:w="80" w:type="dxa"/>
                        </w:tcMar>
                        <w:vAlign w:val="center"/>
                      </w:tcPr>
                      <w:p w14:paraId="4953B386"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DB29CC5" w14:textId="77777777">
                    <w:tc>
                      <w:tcPr>
                        <w:tcW w:w="0" w:type="auto"/>
                        <w:tcMar>
                          <w:top w:w="80" w:type="dxa"/>
                          <w:bottom w:w="80" w:type="dxa"/>
                        </w:tcMar>
                      </w:tcPr>
                      <w:p w14:paraId="448BDE04" w14:textId="70A3BBE8"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594" behindDoc="0" locked="1" layoutInCell="1" allowOverlap="1" wp14:anchorId="1DFF57FC" wp14:editId="0C3BE3ED">
                                  <wp:simplePos x="0" y="0"/>
                                  <wp:positionH relativeFrom="column">
                                    <wp:align>center</wp:align>
                                  </wp:positionH>
                                  <wp:positionV relativeFrom="paragraph">
                                    <wp:posOffset>25400</wp:posOffset>
                                  </wp:positionV>
                                  <wp:extent cx="88900" cy="88900"/>
                                  <wp:effectExtent l="12065" t="10160" r="13335" b="5715"/>
                                  <wp:wrapNone/>
                                  <wp:docPr id="655298027" name="Oval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17E0E5C" id="Oval 365" o:spid="_x0000_s1026" style="position:absolute;margin-left:0;margin-top:2pt;width:7pt;height:7pt;z-index:2516766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4D106C9" w14:textId="32946379" w:rsidR="00F96CF5" w:rsidRDefault="00F96CF5">
                        <w:pPr>
                          <w:rPr>
                            <w:rFonts w:ascii="Arial" w:eastAsia="Arial" w:hAnsi="Arial" w:cs="Arial"/>
                            <w:sz w:val="22"/>
                          </w:rPr>
                        </w:pPr>
                        <w:r>
                          <w:rPr>
                            <w:rFonts w:ascii="Arial" w:eastAsia="Arial" w:hAnsi="Arial" w:cs="Arial"/>
                            <w:sz w:val="22"/>
                          </w:rPr>
                          <w:t xml:space="preserve">Did </w:t>
                        </w:r>
                        <w:r w:rsidR="005421C4">
                          <w:rPr>
                            <w:rFonts w:ascii="Arial" w:eastAsia="Arial" w:hAnsi="Arial" w:cs="Arial"/>
                            <w:sz w:val="22"/>
                          </w:rPr>
                          <w:t>the</w:t>
                        </w:r>
                        <w:r>
                          <w:rPr>
                            <w:rFonts w:ascii="Arial" w:eastAsia="Arial" w:hAnsi="Arial" w:cs="Arial"/>
                            <w:sz w:val="22"/>
                          </w:rPr>
                          <w:t xml:space="preserve"> RMs balance the member’s adaptation, mitigation, and transition priorities</w:t>
                        </w:r>
                      </w:p>
                    </w:tc>
                    <w:tc>
                      <w:tcPr>
                        <w:tcW w:w="0" w:type="auto"/>
                        <w:tcMar>
                          <w:top w:w="80" w:type="dxa"/>
                          <w:bottom w:w="80" w:type="dxa"/>
                        </w:tcMar>
                        <w:vAlign w:val="center"/>
                      </w:tcPr>
                      <w:p w14:paraId="21FE23DD"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6FBD0A6B" w14:textId="77777777">
                    <w:tc>
                      <w:tcPr>
                        <w:tcW w:w="0" w:type="auto"/>
                        <w:tcMar>
                          <w:top w:w="80" w:type="dxa"/>
                          <w:bottom w:w="80" w:type="dxa"/>
                        </w:tcMar>
                      </w:tcPr>
                      <w:p w14:paraId="3834EFFC" w14:textId="3BDC0378" w:rsidR="00F96CF5" w:rsidRDefault="00773C45">
                        <w:pPr>
                          <w:rPr>
                            <w:rFonts w:ascii="Arial" w:eastAsia="Arial" w:hAnsi="Arial" w:cs="Arial"/>
                            <w:sz w:val="22"/>
                          </w:rPr>
                        </w:pPr>
                        <w:r>
                          <w:rPr>
                            <w:noProof/>
                          </w:rPr>
                          <mc:AlternateContent>
                            <mc:Choice Requires="wps">
                              <w:drawing>
                                <wp:anchor distT="0" distB="0" distL="114300" distR="114300" simplePos="0" relativeHeight="251658595" behindDoc="0" locked="1" layoutInCell="1" allowOverlap="1" wp14:anchorId="67DF279A" wp14:editId="0D922D2E">
                                  <wp:simplePos x="0" y="0"/>
                                  <wp:positionH relativeFrom="column">
                                    <wp:align>center</wp:align>
                                  </wp:positionH>
                                  <wp:positionV relativeFrom="paragraph">
                                    <wp:posOffset>25400</wp:posOffset>
                                  </wp:positionV>
                                  <wp:extent cx="88900" cy="88900"/>
                                  <wp:effectExtent l="12065" t="6350" r="13335" b="9525"/>
                                  <wp:wrapNone/>
                                  <wp:docPr id="67204485" name="Oval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7CBA45D" id="Oval 366" o:spid="_x0000_s1026" style="position:absolute;margin-left:0;margin-top:2pt;width:7pt;height:7pt;z-index:2516776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1E755C9" w14:textId="083EE0BE" w:rsidR="00F96CF5" w:rsidRDefault="00F96CF5">
                        <w:pPr>
                          <w:rPr>
                            <w:rFonts w:ascii="Arial" w:eastAsia="Arial" w:hAnsi="Arial" w:cs="Arial"/>
                            <w:sz w:val="22"/>
                          </w:rPr>
                        </w:pPr>
                        <w:r>
                          <w:rPr>
                            <w:rFonts w:ascii="Arial" w:eastAsia="Arial" w:hAnsi="Arial" w:cs="Arial"/>
                            <w:sz w:val="22"/>
                          </w:rPr>
                          <w:t xml:space="preserve">Did </w:t>
                        </w:r>
                        <w:r w:rsidR="005421C4">
                          <w:rPr>
                            <w:rFonts w:ascii="Arial" w:eastAsia="Arial" w:hAnsi="Arial" w:cs="Arial"/>
                            <w:sz w:val="22"/>
                          </w:rPr>
                          <w:t>the</w:t>
                        </w:r>
                        <w:r>
                          <w:rPr>
                            <w:rFonts w:ascii="Arial" w:eastAsia="Arial" w:hAnsi="Arial" w:cs="Arial"/>
                            <w:sz w:val="22"/>
                          </w:rPr>
                          <w:t xml:space="preserve"> RMs balance the member’s adaptation, mitigation, and transition priorities</w:t>
                        </w:r>
                      </w:p>
                    </w:tc>
                    <w:tc>
                      <w:tcPr>
                        <w:tcW w:w="0" w:type="auto"/>
                        <w:tcMar>
                          <w:top w:w="80" w:type="dxa"/>
                          <w:bottom w:w="80" w:type="dxa"/>
                        </w:tcMar>
                        <w:vAlign w:val="center"/>
                      </w:tcPr>
                      <w:p w14:paraId="02D2E58D"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ED6F785" w14:textId="77777777">
                    <w:tc>
                      <w:tcPr>
                        <w:tcW w:w="0" w:type="auto"/>
                        <w:tcMar>
                          <w:top w:w="80" w:type="dxa"/>
                          <w:bottom w:w="80" w:type="dxa"/>
                        </w:tcMar>
                      </w:tcPr>
                      <w:p w14:paraId="42458D8E" w14:textId="650376E1" w:rsidR="00F96CF5" w:rsidRDefault="00773C45">
                        <w:pPr>
                          <w:rPr>
                            <w:rFonts w:ascii="Arial" w:eastAsia="Arial" w:hAnsi="Arial" w:cs="Arial"/>
                            <w:sz w:val="22"/>
                          </w:rPr>
                        </w:pPr>
                        <w:r>
                          <w:rPr>
                            <w:noProof/>
                          </w:rPr>
                          <mc:AlternateContent>
                            <mc:Choice Requires="wps">
                              <w:drawing>
                                <wp:anchor distT="0" distB="0" distL="114300" distR="114300" simplePos="0" relativeHeight="251658596" behindDoc="0" locked="1" layoutInCell="1" allowOverlap="1" wp14:anchorId="76FF1C9A" wp14:editId="74E735AF">
                                  <wp:simplePos x="0" y="0"/>
                                  <wp:positionH relativeFrom="column">
                                    <wp:align>center</wp:align>
                                  </wp:positionH>
                                  <wp:positionV relativeFrom="paragraph">
                                    <wp:posOffset>25400</wp:posOffset>
                                  </wp:positionV>
                                  <wp:extent cx="88900" cy="88900"/>
                                  <wp:effectExtent l="12065" t="8255" r="13335" b="7620"/>
                                  <wp:wrapNone/>
                                  <wp:docPr id="1581487547" name="Oval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CFEE2DA" id="Oval 367" o:spid="_x0000_s1026" style="position:absolute;margin-left:0;margin-top:2pt;width:7pt;height:7pt;z-index:2516787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1545389" w14:textId="376FA0F5" w:rsidR="00F96CF5" w:rsidRDefault="00F96CF5">
                        <w:pPr>
                          <w:rPr>
                            <w:rFonts w:ascii="Arial" w:eastAsia="Arial" w:hAnsi="Arial" w:cs="Arial"/>
                            <w:sz w:val="22"/>
                          </w:rPr>
                        </w:pPr>
                        <w:r>
                          <w:rPr>
                            <w:rFonts w:ascii="Arial" w:eastAsia="Arial" w:hAnsi="Arial" w:cs="Arial"/>
                            <w:sz w:val="22"/>
                          </w:rPr>
                          <w:t xml:space="preserve">Did </w:t>
                        </w:r>
                        <w:r w:rsidR="005421C4">
                          <w:rPr>
                            <w:rFonts w:ascii="Arial" w:eastAsia="Arial" w:hAnsi="Arial" w:cs="Arial"/>
                            <w:sz w:val="22"/>
                          </w:rPr>
                          <w:t>the</w:t>
                        </w:r>
                        <w:r>
                          <w:rPr>
                            <w:rFonts w:ascii="Arial" w:eastAsia="Arial" w:hAnsi="Arial" w:cs="Arial"/>
                            <w:sz w:val="22"/>
                          </w:rPr>
                          <w:t xml:space="preserve"> RMs balance the member’s adaptation, mitigation, and transition priorities</w:t>
                        </w:r>
                      </w:p>
                    </w:tc>
                    <w:tc>
                      <w:tcPr>
                        <w:tcW w:w="0" w:type="auto"/>
                        <w:tcMar>
                          <w:top w:w="80" w:type="dxa"/>
                          <w:bottom w:w="80" w:type="dxa"/>
                        </w:tcMar>
                        <w:vAlign w:val="center"/>
                      </w:tcPr>
                      <w:p w14:paraId="1B15652C"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BF7E5BE" w14:textId="77777777">
                    <w:tc>
                      <w:tcPr>
                        <w:tcW w:w="0" w:type="auto"/>
                        <w:tcMar>
                          <w:top w:w="80" w:type="dxa"/>
                          <w:bottom w:w="80" w:type="dxa"/>
                        </w:tcMar>
                      </w:tcPr>
                      <w:p w14:paraId="37E26094" w14:textId="3BEEA004" w:rsidR="00F96CF5" w:rsidRDefault="00773C45">
                        <w:pPr>
                          <w:rPr>
                            <w:rFonts w:ascii="Arial" w:eastAsia="Arial" w:hAnsi="Arial" w:cs="Arial"/>
                            <w:sz w:val="22"/>
                          </w:rPr>
                        </w:pPr>
                        <w:r>
                          <w:rPr>
                            <w:noProof/>
                          </w:rPr>
                          <mc:AlternateContent>
                            <mc:Choice Requires="wps">
                              <w:drawing>
                                <wp:anchor distT="0" distB="0" distL="114300" distR="114300" simplePos="0" relativeHeight="251658597" behindDoc="0" locked="1" layoutInCell="1" allowOverlap="1" wp14:anchorId="33F94219" wp14:editId="36DF9F4A">
                                  <wp:simplePos x="0" y="0"/>
                                  <wp:positionH relativeFrom="column">
                                    <wp:align>center</wp:align>
                                  </wp:positionH>
                                  <wp:positionV relativeFrom="paragraph">
                                    <wp:posOffset>25400</wp:posOffset>
                                  </wp:positionV>
                                  <wp:extent cx="88900" cy="88900"/>
                                  <wp:effectExtent l="12065" t="6350" r="13335" b="9525"/>
                                  <wp:wrapNone/>
                                  <wp:docPr id="1064123644" name="Oval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B762A35" id="Oval 368" o:spid="_x0000_s1026" style="position:absolute;margin-left:0;margin-top:2pt;width:7pt;height:7pt;z-index:2516797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29FD2E4" w14:textId="4A2D6DAD" w:rsidR="00F96CF5" w:rsidRDefault="00F96CF5">
                        <w:pPr>
                          <w:rPr>
                            <w:rFonts w:ascii="Arial" w:eastAsia="Arial" w:hAnsi="Arial" w:cs="Arial"/>
                            <w:sz w:val="22"/>
                          </w:rPr>
                        </w:pPr>
                        <w:r>
                          <w:rPr>
                            <w:rFonts w:ascii="Arial" w:eastAsia="Arial" w:hAnsi="Arial" w:cs="Arial"/>
                            <w:sz w:val="22"/>
                          </w:rPr>
                          <w:t xml:space="preserve">Did </w:t>
                        </w:r>
                        <w:r w:rsidR="005421C4">
                          <w:rPr>
                            <w:rFonts w:ascii="Arial" w:eastAsia="Arial" w:hAnsi="Arial" w:cs="Arial"/>
                            <w:sz w:val="22"/>
                          </w:rPr>
                          <w:t>the</w:t>
                        </w:r>
                        <w:r>
                          <w:rPr>
                            <w:rFonts w:ascii="Arial" w:eastAsia="Arial" w:hAnsi="Arial" w:cs="Arial"/>
                            <w:sz w:val="22"/>
                          </w:rPr>
                          <w:t xml:space="preserve"> RMs balance the member’s adaptation, mitigation, and transition priorities</w:t>
                        </w:r>
                      </w:p>
                    </w:tc>
                    <w:tc>
                      <w:tcPr>
                        <w:tcW w:w="0" w:type="auto"/>
                        <w:tcMar>
                          <w:top w:w="80" w:type="dxa"/>
                          <w:bottom w:w="80" w:type="dxa"/>
                        </w:tcMar>
                        <w:vAlign w:val="center"/>
                      </w:tcPr>
                      <w:p w14:paraId="486A2AC7" w14:textId="77777777" w:rsidR="00F96CF5" w:rsidRDefault="00F96CF5">
                        <w:pPr>
                          <w:rPr>
                            <w:rFonts w:ascii="Arial" w:eastAsia="Arial" w:hAnsi="Arial" w:cs="Arial"/>
                            <w:sz w:val="22"/>
                          </w:rPr>
                        </w:pPr>
                        <w:r>
                          <w:rPr>
                            <w:rFonts w:ascii="Arial" w:eastAsia="Arial" w:hAnsi="Arial" w:cs="Arial"/>
                            <w:sz w:val="22"/>
                          </w:rPr>
                          <w:t>To a great extent</w:t>
                        </w:r>
                      </w:p>
                    </w:tc>
                  </w:tr>
                  <w:tr w:rsidR="00D16400" w14:paraId="2A7444AD" w14:textId="77777777">
                    <w:tc>
                      <w:tcPr>
                        <w:tcW w:w="0" w:type="auto"/>
                        <w:tcMar>
                          <w:top w:w="80" w:type="dxa"/>
                          <w:bottom w:w="80" w:type="dxa"/>
                        </w:tcMar>
                      </w:tcPr>
                      <w:p w14:paraId="0F7CD7B0" w14:textId="62E5F6E4" w:rsidR="00D16400" w:rsidRDefault="00D16400" w:rsidP="00D16400">
                        <w:pPr>
                          <w:rPr>
                            <w:noProof/>
                          </w:rPr>
                        </w:pPr>
                        <w:r>
                          <w:rPr>
                            <w:noProof/>
                          </w:rPr>
                          <mc:AlternateContent>
                            <mc:Choice Requires="wps">
                              <w:drawing>
                                <wp:anchor distT="0" distB="0" distL="114300" distR="114300" simplePos="0" relativeHeight="251658949" behindDoc="0" locked="1" layoutInCell="1" allowOverlap="1" wp14:anchorId="2B3D6CA2" wp14:editId="6E7D5A97">
                                  <wp:simplePos x="0" y="0"/>
                                  <wp:positionH relativeFrom="column">
                                    <wp:posOffset>-5715</wp:posOffset>
                                  </wp:positionH>
                                  <wp:positionV relativeFrom="paragraph">
                                    <wp:posOffset>6985</wp:posOffset>
                                  </wp:positionV>
                                  <wp:extent cx="88900" cy="88900"/>
                                  <wp:effectExtent l="12065" t="6350" r="13335" b="9525"/>
                                  <wp:wrapNone/>
                                  <wp:docPr id="278641798" name="Oval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E057F4C" id="Oval 368" o:spid="_x0000_s1026" style="position:absolute;margin-left:-.45pt;margin-top:.55pt;width:7pt;height:7pt;z-index:2516589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">
                                  <w10:anchorlock/>
                                </v:oval>
                              </w:pict>
                            </mc:Fallback>
                          </mc:AlternateContent>
                        </w:r>
                      </w:p>
                    </w:tc>
                    <w:tc>
                      <w:tcPr>
                        <w:tcW w:w="0" w:type="auto"/>
                        <w:tcMar>
                          <w:top w:w="80" w:type="dxa"/>
                          <w:bottom w:w="80" w:type="dxa"/>
                        </w:tcMar>
                        <w:vAlign w:val="center"/>
                      </w:tcPr>
                      <w:p w14:paraId="436B46B1" w14:textId="290E7B30" w:rsidR="00D16400" w:rsidRDefault="006A1794" w:rsidP="00D16400">
                        <w:pPr>
                          <w:rPr>
                            <w:rFonts w:ascii="Arial" w:eastAsia="Arial" w:hAnsi="Arial" w:cs="Arial"/>
                            <w:sz w:val="22"/>
                          </w:rPr>
                        </w:pPr>
                        <w:r>
                          <w:rPr>
                            <w:rFonts w:ascii="Arial" w:eastAsia="Arial" w:hAnsi="Arial" w:cs="Arial"/>
                            <w:sz w:val="22"/>
                          </w:rPr>
                          <w:t>D</w:t>
                        </w:r>
                        <w:r w:rsidR="00D16400">
                          <w:rPr>
                            <w:rFonts w:ascii="Arial" w:eastAsia="Arial" w:hAnsi="Arial" w:cs="Arial"/>
                            <w:sz w:val="22"/>
                          </w:rPr>
                          <w:t xml:space="preserve">id the IMF provide TA </w:t>
                        </w:r>
                        <w:r>
                          <w:rPr>
                            <w:rFonts w:ascii="Arial" w:eastAsia="Arial" w:hAnsi="Arial" w:cs="Arial"/>
                            <w:sz w:val="22"/>
                          </w:rPr>
                          <w:t>to</w:t>
                        </w:r>
                        <w:r w:rsidR="00D16400">
                          <w:rPr>
                            <w:rFonts w:ascii="Arial" w:eastAsia="Arial" w:hAnsi="Arial" w:cs="Arial"/>
                            <w:sz w:val="22"/>
                          </w:rPr>
                          <w:t xml:space="preserve"> support RMs</w:t>
                        </w:r>
                      </w:p>
                    </w:tc>
                    <w:tc>
                      <w:tcPr>
                        <w:tcW w:w="0" w:type="auto"/>
                        <w:tcMar>
                          <w:top w:w="80" w:type="dxa"/>
                          <w:bottom w:w="80" w:type="dxa"/>
                        </w:tcMar>
                        <w:vAlign w:val="center"/>
                      </w:tcPr>
                      <w:p w14:paraId="0583C048" w14:textId="39DC8E05" w:rsidR="00D16400" w:rsidRDefault="00D16400" w:rsidP="00D16400">
                        <w:pPr>
                          <w:rPr>
                            <w:rFonts w:ascii="Arial" w:eastAsia="Arial" w:hAnsi="Arial" w:cs="Arial"/>
                            <w:sz w:val="22"/>
                          </w:rPr>
                        </w:pPr>
                        <w:r>
                          <w:rPr>
                            <w:rFonts w:ascii="Arial" w:eastAsia="Arial" w:hAnsi="Arial" w:cs="Arial"/>
                            <w:sz w:val="22"/>
                          </w:rPr>
                          <w:t>Not at all</w:t>
                        </w:r>
                      </w:p>
                    </w:tc>
                  </w:tr>
                  <w:tr w:rsidR="006A1794" w14:paraId="3976F6AA" w14:textId="77777777">
                    <w:tc>
                      <w:tcPr>
                        <w:tcW w:w="0" w:type="auto"/>
                        <w:tcMar>
                          <w:top w:w="80" w:type="dxa"/>
                          <w:bottom w:w="80" w:type="dxa"/>
                        </w:tcMar>
                      </w:tcPr>
                      <w:p w14:paraId="559C5C80" w14:textId="2B5803D5" w:rsidR="006A1794" w:rsidRDefault="006A1794" w:rsidP="006A1794">
                        <w:pPr>
                          <w:rPr>
                            <w:noProof/>
                          </w:rPr>
                        </w:pPr>
                        <w:r>
                          <w:rPr>
                            <w:noProof/>
                          </w:rPr>
                          <mc:AlternateContent>
                            <mc:Choice Requires="wps">
                              <w:drawing>
                                <wp:anchor distT="0" distB="0" distL="114300" distR="114300" simplePos="0" relativeHeight="251658950" behindDoc="0" locked="1" layoutInCell="1" allowOverlap="1" wp14:anchorId="6A97DF36" wp14:editId="5F5B1CD7">
                                  <wp:simplePos x="0" y="0"/>
                                  <wp:positionH relativeFrom="column">
                                    <wp:posOffset>-5715</wp:posOffset>
                                  </wp:positionH>
                                  <wp:positionV relativeFrom="paragraph">
                                    <wp:posOffset>6985</wp:posOffset>
                                  </wp:positionV>
                                  <wp:extent cx="88900" cy="88900"/>
                                  <wp:effectExtent l="12065" t="6350" r="13335" b="9525"/>
                                  <wp:wrapNone/>
                                  <wp:docPr id="886617980" name="Oval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8389753" id="Oval 368" o:spid="_x0000_s1026" style="position:absolute;margin-left:-.45pt;margin-top:.55pt;width:7pt;height:7pt;z-index:25165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">
                                  <w10:anchorlock/>
                                </v:oval>
                              </w:pict>
                            </mc:Fallback>
                          </mc:AlternateContent>
                        </w:r>
                      </w:p>
                    </w:tc>
                    <w:tc>
                      <w:tcPr>
                        <w:tcW w:w="0" w:type="auto"/>
                        <w:tcMar>
                          <w:top w:w="80" w:type="dxa"/>
                          <w:bottom w:w="80" w:type="dxa"/>
                        </w:tcMar>
                        <w:vAlign w:val="center"/>
                      </w:tcPr>
                      <w:p w14:paraId="6A958A25" w14:textId="40A54A6A" w:rsidR="006A1794" w:rsidRDefault="006A1794" w:rsidP="006A1794">
                        <w:pPr>
                          <w:rPr>
                            <w:rFonts w:ascii="Arial" w:eastAsia="Arial" w:hAnsi="Arial" w:cs="Arial"/>
                            <w:sz w:val="22"/>
                          </w:rPr>
                        </w:pPr>
                        <w:r>
                          <w:rPr>
                            <w:rFonts w:ascii="Arial" w:eastAsia="Arial" w:hAnsi="Arial" w:cs="Arial"/>
                            <w:sz w:val="22"/>
                          </w:rPr>
                          <w:t>Did the IMF provide TA to support RMs</w:t>
                        </w:r>
                      </w:p>
                    </w:tc>
                    <w:tc>
                      <w:tcPr>
                        <w:tcW w:w="0" w:type="auto"/>
                        <w:tcMar>
                          <w:top w:w="80" w:type="dxa"/>
                          <w:bottom w:w="80" w:type="dxa"/>
                        </w:tcMar>
                        <w:vAlign w:val="center"/>
                      </w:tcPr>
                      <w:p w14:paraId="05E190A6" w14:textId="5D413B45" w:rsidR="006A1794" w:rsidRDefault="006A1794" w:rsidP="006A1794">
                        <w:pPr>
                          <w:rPr>
                            <w:rFonts w:ascii="Arial" w:eastAsia="Arial" w:hAnsi="Arial" w:cs="Arial"/>
                            <w:sz w:val="22"/>
                          </w:rPr>
                        </w:pPr>
                        <w:r>
                          <w:rPr>
                            <w:rFonts w:ascii="Arial" w:eastAsia="Arial" w:hAnsi="Arial" w:cs="Arial"/>
                            <w:sz w:val="22"/>
                          </w:rPr>
                          <w:t>To a slight extent</w:t>
                        </w:r>
                      </w:p>
                    </w:tc>
                  </w:tr>
                  <w:tr w:rsidR="006A1794" w14:paraId="1F4CCC19" w14:textId="77777777">
                    <w:tc>
                      <w:tcPr>
                        <w:tcW w:w="0" w:type="auto"/>
                        <w:tcMar>
                          <w:top w:w="80" w:type="dxa"/>
                          <w:bottom w:w="80" w:type="dxa"/>
                        </w:tcMar>
                      </w:tcPr>
                      <w:p w14:paraId="6BB4F6AD" w14:textId="3544D0CE" w:rsidR="006A1794" w:rsidRDefault="006A1794" w:rsidP="006A1794">
                        <w:pPr>
                          <w:rPr>
                            <w:noProof/>
                          </w:rPr>
                        </w:pPr>
                        <w:r>
                          <w:rPr>
                            <w:noProof/>
                          </w:rPr>
                          <mc:AlternateContent>
                            <mc:Choice Requires="wps">
                              <w:drawing>
                                <wp:anchor distT="0" distB="0" distL="114300" distR="114300" simplePos="0" relativeHeight="251658951" behindDoc="0" locked="1" layoutInCell="1" allowOverlap="1" wp14:anchorId="2C0B472E" wp14:editId="47B6691B">
                                  <wp:simplePos x="0" y="0"/>
                                  <wp:positionH relativeFrom="column">
                                    <wp:posOffset>-5715</wp:posOffset>
                                  </wp:positionH>
                                  <wp:positionV relativeFrom="paragraph">
                                    <wp:posOffset>6985</wp:posOffset>
                                  </wp:positionV>
                                  <wp:extent cx="88900" cy="88900"/>
                                  <wp:effectExtent l="12065" t="6350" r="13335" b="9525"/>
                                  <wp:wrapNone/>
                                  <wp:docPr id="360033298" name="Oval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3AB4A16" id="Oval 368" o:spid="_x0000_s1026" style="position:absolute;margin-left:-.45pt;margin-top:.55pt;width:7pt;height:7pt;z-index:2516589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">
                                  <w10:anchorlock/>
                                </v:oval>
                              </w:pict>
                            </mc:Fallback>
                          </mc:AlternateContent>
                        </w:r>
                      </w:p>
                    </w:tc>
                    <w:tc>
                      <w:tcPr>
                        <w:tcW w:w="0" w:type="auto"/>
                        <w:tcMar>
                          <w:top w:w="80" w:type="dxa"/>
                          <w:bottom w:w="80" w:type="dxa"/>
                        </w:tcMar>
                        <w:vAlign w:val="center"/>
                      </w:tcPr>
                      <w:p w14:paraId="18684BBA" w14:textId="03762027" w:rsidR="006A1794" w:rsidRDefault="006A1794" w:rsidP="006A1794">
                        <w:pPr>
                          <w:rPr>
                            <w:rFonts w:ascii="Arial" w:eastAsia="Arial" w:hAnsi="Arial" w:cs="Arial"/>
                            <w:sz w:val="22"/>
                          </w:rPr>
                        </w:pPr>
                        <w:r>
                          <w:rPr>
                            <w:rFonts w:ascii="Arial" w:eastAsia="Arial" w:hAnsi="Arial" w:cs="Arial"/>
                            <w:sz w:val="22"/>
                          </w:rPr>
                          <w:t>Did the IMF provide TA to support RMs</w:t>
                        </w:r>
                      </w:p>
                    </w:tc>
                    <w:tc>
                      <w:tcPr>
                        <w:tcW w:w="0" w:type="auto"/>
                        <w:tcMar>
                          <w:top w:w="80" w:type="dxa"/>
                          <w:bottom w:w="80" w:type="dxa"/>
                        </w:tcMar>
                        <w:vAlign w:val="center"/>
                      </w:tcPr>
                      <w:p w14:paraId="742DE23A" w14:textId="2A8B9DA9" w:rsidR="006A1794" w:rsidRDefault="006A1794" w:rsidP="006A1794">
                        <w:pPr>
                          <w:rPr>
                            <w:rFonts w:ascii="Arial" w:eastAsia="Arial" w:hAnsi="Arial" w:cs="Arial"/>
                            <w:sz w:val="22"/>
                          </w:rPr>
                        </w:pPr>
                        <w:r>
                          <w:rPr>
                            <w:rFonts w:ascii="Arial" w:eastAsia="Arial" w:hAnsi="Arial" w:cs="Arial"/>
                            <w:sz w:val="22"/>
                          </w:rPr>
                          <w:t>To a moderate extent</w:t>
                        </w:r>
                      </w:p>
                    </w:tc>
                  </w:tr>
                  <w:tr w:rsidR="006A1794" w14:paraId="1F301C91" w14:textId="77777777">
                    <w:tc>
                      <w:tcPr>
                        <w:tcW w:w="0" w:type="auto"/>
                        <w:tcMar>
                          <w:top w:w="80" w:type="dxa"/>
                          <w:bottom w:w="80" w:type="dxa"/>
                        </w:tcMar>
                      </w:tcPr>
                      <w:p w14:paraId="0E124E09" w14:textId="43CD8AEC" w:rsidR="006A1794" w:rsidRDefault="006A1794" w:rsidP="006A1794">
                        <w:pPr>
                          <w:rPr>
                            <w:noProof/>
                          </w:rPr>
                        </w:pPr>
                        <w:r>
                          <w:rPr>
                            <w:noProof/>
                          </w:rPr>
                          <mc:AlternateContent>
                            <mc:Choice Requires="wps">
                              <w:drawing>
                                <wp:anchor distT="0" distB="0" distL="114300" distR="114300" simplePos="0" relativeHeight="251658952" behindDoc="0" locked="1" layoutInCell="1" allowOverlap="1" wp14:anchorId="3F576B8E" wp14:editId="17C60F0A">
                                  <wp:simplePos x="0" y="0"/>
                                  <wp:positionH relativeFrom="column">
                                    <wp:posOffset>-5715</wp:posOffset>
                                  </wp:positionH>
                                  <wp:positionV relativeFrom="paragraph">
                                    <wp:posOffset>6985</wp:posOffset>
                                  </wp:positionV>
                                  <wp:extent cx="88900" cy="88900"/>
                                  <wp:effectExtent l="12065" t="6350" r="13335" b="9525"/>
                                  <wp:wrapNone/>
                                  <wp:docPr id="1335689481" name="Oval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776BDAD" id="Oval 368" o:spid="_x0000_s1026" style="position:absolute;margin-left:-.45pt;margin-top:.55pt;width:7pt;height:7pt;z-index:2516589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">
                                  <w10:anchorlock/>
                                </v:oval>
                              </w:pict>
                            </mc:Fallback>
                          </mc:AlternateContent>
                        </w:r>
                      </w:p>
                    </w:tc>
                    <w:tc>
                      <w:tcPr>
                        <w:tcW w:w="0" w:type="auto"/>
                        <w:tcMar>
                          <w:top w:w="80" w:type="dxa"/>
                          <w:bottom w:w="80" w:type="dxa"/>
                        </w:tcMar>
                        <w:vAlign w:val="center"/>
                      </w:tcPr>
                      <w:p w14:paraId="6F487B05" w14:textId="4343C116" w:rsidR="006A1794" w:rsidRDefault="006A1794" w:rsidP="006A1794">
                        <w:pPr>
                          <w:rPr>
                            <w:rFonts w:ascii="Arial" w:eastAsia="Arial" w:hAnsi="Arial" w:cs="Arial"/>
                            <w:sz w:val="22"/>
                          </w:rPr>
                        </w:pPr>
                        <w:r>
                          <w:rPr>
                            <w:rFonts w:ascii="Arial" w:eastAsia="Arial" w:hAnsi="Arial" w:cs="Arial"/>
                            <w:sz w:val="22"/>
                          </w:rPr>
                          <w:t>Did the IMF provide TA to support RMs</w:t>
                        </w:r>
                      </w:p>
                    </w:tc>
                    <w:tc>
                      <w:tcPr>
                        <w:tcW w:w="0" w:type="auto"/>
                        <w:tcMar>
                          <w:top w:w="80" w:type="dxa"/>
                          <w:bottom w:w="80" w:type="dxa"/>
                        </w:tcMar>
                        <w:vAlign w:val="center"/>
                      </w:tcPr>
                      <w:p w14:paraId="4AA46128" w14:textId="492C1CD5" w:rsidR="006A1794" w:rsidRDefault="006A1794" w:rsidP="006A1794">
                        <w:pPr>
                          <w:rPr>
                            <w:rFonts w:ascii="Arial" w:eastAsia="Arial" w:hAnsi="Arial" w:cs="Arial"/>
                            <w:sz w:val="22"/>
                          </w:rPr>
                        </w:pPr>
                        <w:r>
                          <w:rPr>
                            <w:rFonts w:ascii="Arial" w:eastAsia="Arial" w:hAnsi="Arial" w:cs="Arial"/>
                            <w:sz w:val="22"/>
                          </w:rPr>
                          <w:t>To a great extent</w:t>
                        </w:r>
                      </w:p>
                    </w:tc>
                  </w:tr>
                  <w:tr w:rsidR="00F96CF5" w14:paraId="59F35B61" w14:textId="77777777">
                    <w:tc>
                      <w:tcPr>
                        <w:tcW w:w="0" w:type="auto"/>
                        <w:tcMar>
                          <w:top w:w="80" w:type="dxa"/>
                          <w:bottom w:w="80" w:type="dxa"/>
                        </w:tcMar>
                      </w:tcPr>
                      <w:p w14:paraId="60358582" w14:textId="48760430" w:rsidR="00F96CF5" w:rsidRDefault="00773C45">
                        <w:pPr>
                          <w:rPr>
                            <w:rFonts w:ascii="Arial" w:eastAsia="Arial" w:hAnsi="Arial" w:cs="Arial"/>
                            <w:sz w:val="22"/>
                          </w:rPr>
                        </w:pPr>
                        <w:r>
                          <w:rPr>
                            <w:noProof/>
                          </w:rPr>
                          <mc:AlternateContent>
                            <mc:Choice Requires="wps">
                              <w:drawing>
                                <wp:anchor distT="0" distB="0" distL="114300" distR="114300" simplePos="0" relativeHeight="251658598" behindDoc="0" locked="1" layoutInCell="1" allowOverlap="1" wp14:anchorId="7C698030" wp14:editId="2DE86BA2">
                                  <wp:simplePos x="0" y="0"/>
                                  <wp:positionH relativeFrom="column">
                                    <wp:align>center</wp:align>
                                  </wp:positionH>
                                  <wp:positionV relativeFrom="paragraph">
                                    <wp:posOffset>25400</wp:posOffset>
                                  </wp:positionV>
                                  <wp:extent cx="88900" cy="88900"/>
                                  <wp:effectExtent l="12065" t="8255" r="13335" b="7620"/>
                                  <wp:wrapNone/>
                                  <wp:docPr id="347664341" name="Oval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8DBC3B2" id="Oval 369" o:spid="_x0000_s1026" style="position:absolute;margin-left:0;margin-top:2pt;width:7pt;height:7pt;z-index:2516807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04FC41E" w14:textId="77777777" w:rsidR="00F96CF5" w:rsidRDefault="00F96CF5">
                        <w:pPr>
                          <w:rPr>
                            <w:rFonts w:ascii="Arial" w:eastAsia="Arial" w:hAnsi="Arial" w:cs="Arial"/>
                            <w:sz w:val="22"/>
                          </w:rPr>
                        </w:pPr>
                        <w:r>
                          <w:rPr>
                            <w:rFonts w:ascii="Arial" w:eastAsia="Arial" w:hAnsi="Arial" w:cs="Arial"/>
                            <w:sz w:val="22"/>
                          </w:rPr>
                          <w:t>Were the access levels determined based on clear criteria</w:t>
                        </w:r>
                      </w:p>
                    </w:tc>
                    <w:tc>
                      <w:tcPr>
                        <w:tcW w:w="0" w:type="auto"/>
                        <w:tcMar>
                          <w:top w:w="80" w:type="dxa"/>
                          <w:bottom w:w="80" w:type="dxa"/>
                        </w:tcMar>
                        <w:vAlign w:val="center"/>
                      </w:tcPr>
                      <w:p w14:paraId="0F2357F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CD8BB31" w14:textId="77777777">
                    <w:tc>
                      <w:tcPr>
                        <w:tcW w:w="0" w:type="auto"/>
                        <w:tcMar>
                          <w:top w:w="80" w:type="dxa"/>
                          <w:bottom w:w="80" w:type="dxa"/>
                        </w:tcMar>
                      </w:tcPr>
                      <w:p w14:paraId="6805719B" w14:textId="134A3F1A" w:rsidR="00F96CF5" w:rsidRDefault="00773C45">
                        <w:pPr>
                          <w:rPr>
                            <w:rFonts w:ascii="Arial" w:eastAsia="Arial" w:hAnsi="Arial" w:cs="Arial"/>
                            <w:sz w:val="22"/>
                          </w:rPr>
                        </w:pPr>
                        <w:r>
                          <w:rPr>
                            <w:noProof/>
                          </w:rPr>
                          <mc:AlternateContent>
                            <mc:Choice Requires="wps">
                              <w:drawing>
                                <wp:anchor distT="0" distB="0" distL="114300" distR="114300" simplePos="0" relativeHeight="251658599" behindDoc="0" locked="1" layoutInCell="1" allowOverlap="1" wp14:anchorId="766799BC" wp14:editId="42C178F6">
                                  <wp:simplePos x="0" y="0"/>
                                  <wp:positionH relativeFrom="column">
                                    <wp:align>center</wp:align>
                                  </wp:positionH>
                                  <wp:positionV relativeFrom="paragraph">
                                    <wp:posOffset>25400</wp:posOffset>
                                  </wp:positionV>
                                  <wp:extent cx="88900" cy="88900"/>
                                  <wp:effectExtent l="12065" t="13970" r="13335" b="11430"/>
                                  <wp:wrapNone/>
                                  <wp:docPr id="1864779246" name="Oval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4531F35" id="Oval 370" o:spid="_x0000_s1026" style="position:absolute;margin-left:0;margin-top:2pt;width:7pt;height:7pt;z-index:2516817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3E443C4" w14:textId="77777777" w:rsidR="00F96CF5" w:rsidRDefault="00F96CF5">
                        <w:pPr>
                          <w:rPr>
                            <w:rFonts w:ascii="Arial" w:eastAsia="Arial" w:hAnsi="Arial" w:cs="Arial"/>
                            <w:sz w:val="22"/>
                          </w:rPr>
                        </w:pPr>
                        <w:r>
                          <w:rPr>
                            <w:rFonts w:ascii="Arial" w:eastAsia="Arial" w:hAnsi="Arial" w:cs="Arial"/>
                            <w:sz w:val="22"/>
                          </w:rPr>
                          <w:t>Were the access levels determined based on clear criteria</w:t>
                        </w:r>
                      </w:p>
                    </w:tc>
                    <w:tc>
                      <w:tcPr>
                        <w:tcW w:w="0" w:type="auto"/>
                        <w:tcMar>
                          <w:top w:w="80" w:type="dxa"/>
                          <w:bottom w:w="80" w:type="dxa"/>
                        </w:tcMar>
                        <w:vAlign w:val="center"/>
                      </w:tcPr>
                      <w:p w14:paraId="570884BA"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4C6C01A" w14:textId="77777777">
                    <w:tc>
                      <w:tcPr>
                        <w:tcW w:w="0" w:type="auto"/>
                        <w:tcMar>
                          <w:top w:w="80" w:type="dxa"/>
                          <w:bottom w:w="80" w:type="dxa"/>
                        </w:tcMar>
                      </w:tcPr>
                      <w:p w14:paraId="21924F06" w14:textId="0DE29AE3" w:rsidR="00F96CF5" w:rsidRDefault="00773C45">
                        <w:pPr>
                          <w:rPr>
                            <w:rFonts w:ascii="Arial" w:eastAsia="Arial" w:hAnsi="Arial" w:cs="Arial"/>
                            <w:sz w:val="22"/>
                          </w:rPr>
                        </w:pPr>
                        <w:r>
                          <w:rPr>
                            <w:noProof/>
                          </w:rPr>
                          <mc:AlternateContent>
                            <mc:Choice Requires="wps">
                              <w:drawing>
                                <wp:anchor distT="0" distB="0" distL="114300" distR="114300" simplePos="0" relativeHeight="251658600" behindDoc="0" locked="1" layoutInCell="1" allowOverlap="1" wp14:anchorId="7F81BB80" wp14:editId="1BB1C516">
                                  <wp:simplePos x="0" y="0"/>
                                  <wp:positionH relativeFrom="column">
                                    <wp:align>center</wp:align>
                                  </wp:positionH>
                                  <wp:positionV relativeFrom="paragraph">
                                    <wp:posOffset>25400</wp:posOffset>
                                  </wp:positionV>
                                  <wp:extent cx="88900" cy="88900"/>
                                  <wp:effectExtent l="12065" t="6350" r="13335" b="9525"/>
                                  <wp:wrapNone/>
                                  <wp:docPr id="1899263326" name="Oval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E0CAA06" id="Oval 371" o:spid="_x0000_s1026" style="position:absolute;margin-left:0;margin-top:2pt;width:7pt;height:7pt;z-index:2516828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4EE555A" w14:textId="77777777" w:rsidR="00F96CF5" w:rsidRDefault="00F96CF5">
                        <w:pPr>
                          <w:rPr>
                            <w:rFonts w:ascii="Arial" w:eastAsia="Arial" w:hAnsi="Arial" w:cs="Arial"/>
                            <w:sz w:val="22"/>
                          </w:rPr>
                        </w:pPr>
                        <w:r>
                          <w:rPr>
                            <w:rFonts w:ascii="Arial" w:eastAsia="Arial" w:hAnsi="Arial" w:cs="Arial"/>
                            <w:sz w:val="22"/>
                          </w:rPr>
                          <w:t>Were the access levels determined based on clear criteria</w:t>
                        </w:r>
                      </w:p>
                    </w:tc>
                    <w:tc>
                      <w:tcPr>
                        <w:tcW w:w="0" w:type="auto"/>
                        <w:tcMar>
                          <w:top w:w="80" w:type="dxa"/>
                          <w:bottom w:w="80" w:type="dxa"/>
                        </w:tcMar>
                        <w:vAlign w:val="center"/>
                      </w:tcPr>
                      <w:p w14:paraId="464D0BB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E101692" w14:textId="77777777">
                    <w:tc>
                      <w:tcPr>
                        <w:tcW w:w="0" w:type="auto"/>
                        <w:tcMar>
                          <w:top w:w="80" w:type="dxa"/>
                          <w:bottom w:w="80" w:type="dxa"/>
                        </w:tcMar>
                      </w:tcPr>
                      <w:p w14:paraId="27C45267" w14:textId="4722C423" w:rsidR="00F96CF5" w:rsidRDefault="00773C45">
                        <w:pPr>
                          <w:rPr>
                            <w:rFonts w:ascii="Arial" w:eastAsia="Arial" w:hAnsi="Arial" w:cs="Arial"/>
                            <w:sz w:val="22"/>
                          </w:rPr>
                        </w:pPr>
                        <w:r>
                          <w:rPr>
                            <w:noProof/>
                          </w:rPr>
                          <mc:AlternateContent>
                            <mc:Choice Requires="wps">
                              <w:drawing>
                                <wp:anchor distT="0" distB="0" distL="114300" distR="114300" simplePos="0" relativeHeight="251658601" behindDoc="0" locked="1" layoutInCell="1" allowOverlap="1" wp14:anchorId="2F032798" wp14:editId="39B09A78">
                                  <wp:simplePos x="0" y="0"/>
                                  <wp:positionH relativeFrom="column">
                                    <wp:align>center</wp:align>
                                  </wp:positionH>
                                  <wp:positionV relativeFrom="paragraph">
                                    <wp:posOffset>25400</wp:posOffset>
                                  </wp:positionV>
                                  <wp:extent cx="88900" cy="88900"/>
                                  <wp:effectExtent l="12065" t="13970" r="13335" b="11430"/>
                                  <wp:wrapNone/>
                                  <wp:docPr id="812203108" name="Oval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852ECF4" id="Oval 372" o:spid="_x0000_s1026" style="position:absolute;margin-left:0;margin-top:2pt;width:7pt;height:7pt;z-index:2516838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19A12A9" w14:textId="77777777" w:rsidR="00F96CF5" w:rsidRDefault="00F96CF5">
                        <w:pPr>
                          <w:rPr>
                            <w:rFonts w:ascii="Arial" w:eastAsia="Arial" w:hAnsi="Arial" w:cs="Arial"/>
                            <w:sz w:val="22"/>
                          </w:rPr>
                        </w:pPr>
                        <w:r>
                          <w:rPr>
                            <w:rFonts w:ascii="Arial" w:eastAsia="Arial" w:hAnsi="Arial" w:cs="Arial"/>
                            <w:sz w:val="22"/>
                          </w:rPr>
                          <w:t>Were the access levels determined based on clear criteria</w:t>
                        </w:r>
                      </w:p>
                    </w:tc>
                    <w:tc>
                      <w:tcPr>
                        <w:tcW w:w="0" w:type="auto"/>
                        <w:tcMar>
                          <w:top w:w="80" w:type="dxa"/>
                          <w:bottom w:w="80" w:type="dxa"/>
                        </w:tcMar>
                        <w:vAlign w:val="center"/>
                      </w:tcPr>
                      <w:p w14:paraId="7ECA9DAE"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774D8A8" w14:textId="77777777">
                    <w:tc>
                      <w:tcPr>
                        <w:tcW w:w="0" w:type="auto"/>
                        <w:tcMar>
                          <w:top w:w="80" w:type="dxa"/>
                          <w:bottom w:w="80" w:type="dxa"/>
                        </w:tcMar>
                      </w:tcPr>
                      <w:p w14:paraId="0A3EAA58" w14:textId="0F4B9D07" w:rsidR="00F96CF5" w:rsidRDefault="00773C45">
                        <w:pPr>
                          <w:rPr>
                            <w:rFonts w:ascii="Arial" w:eastAsia="Arial" w:hAnsi="Arial" w:cs="Arial"/>
                            <w:sz w:val="22"/>
                          </w:rPr>
                        </w:pPr>
                        <w:r>
                          <w:rPr>
                            <w:noProof/>
                          </w:rPr>
                          <mc:AlternateContent>
                            <mc:Choice Requires="wps">
                              <w:drawing>
                                <wp:anchor distT="0" distB="0" distL="114300" distR="114300" simplePos="0" relativeHeight="251658602" behindDoc="0" locked="1" layoutInCell="1" allowOverlap="1" wp14:anchorId="2712C311" wp14:editId="14B56E0D">
                                  <wp:simplePos x="0" y="0"/>
                                  <wp:positionH relativeFrom="column">
                                    <wp:align>center</wp:align>
                                  </wp:positionH>
                                  <wp:positionV relativeFrom="paragraph">
                                    <wp:posOffset>25400</wp:posOffset>
                                  </wp:positionV>
                                  <wp:extent cx="88900" cy="88900"/>
                                  <wp:effectExtent l="12065" t="6350" r="13335" b="9525"/>
                                  <wp:wrapNone/>
                                  <wp:docPr id="1415579439" name="Oval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90AB845" id="Oval 373" o:spid="_x0000_s1026" style="position:absolute;margin-left:0;margin-top:2pt;width:7pt;height:7pt;z-index:2516848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119BA80" w14:textId="77777777" w:rsidR="00F96CF5" w:rsidRDefault="00F96CF5">
                        <w:pPr>
                          <w:rPr>
                            <w:rFonts w:ascii="Arial" w:eastAsia="Arial" w:hAnsi="Arial" w:cs="Arial"/>
                            <w:sz w:val="22"/>
                          </w:rPr>
                        </w:pPr>
                        <w:r>
                          <w:rPr>
                            <w:rFonts w:ascii="Arial" w:eastAsia="Arial" w:hAnsi="Arial" w:cs="Arial"/>
                            <w:sz w:val="22"/>
                          </w:rPr>
                          <w:t>Were access levels determined in accordance with the principle of uniformity of treatment</w:t>
                        </w:r>
                      </w:p>
                    </w:tc>
                    <w:tc>
                      <w:tcPr>
                        <w:tcW w:w="0" w:type="auto"/>
                        <w:tcMar>
                          <w:top w:w="80" w:type="dxa"/>
                          <w:bottom w:w="80" w:type="dxa"/>
                        </w:tcMar>
                        <w:vAlign w:val="center"/>
                      </w:tcPr>
                      <w:p w14:paraId="731493B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8A0C614" w14:textId="77777777">
                    <w:tc>
                      <w:tcPr>
                        <w:tcW w:w="0" w:type="auto"/>
                        <w:tcMar>
                          <w:top w:w="80" w:type="dxa"/>
                          <w:bottom w:w="80" w:type="dxa"/>
                        </w:tcMar>
                      </w:tcPr>
                      <w:p w14:paraId="58A88FF4" w14:textId="00465571" w:rsidR="00F96CF5" w:rsidRDefault="00773C45">
                        <w:pPr>
                          <w:rPr>
                            <w:rFonts w:ascii="Arial" w:eastAsia="Arial" w:hAnsi="Arial" w:cs="Arial"/>
                            <w:sz w:val="22"/>
                          </w:rPr>
                        </w:pPr>
                        <w:r>
                          <w:rPr>
                            <w:noProof/>
                          </w:rPr>
                          <mc:AlternateContent>
                            <mc:Choice Requires="wps">
                              <w:drawing>
                                <wp:anchor distT="0" distB="0" distL="114300" distR="114300" simplePos="0" relativeHeight="251658603" behindDoc="0" locked="1" layoutInCell="1" allowOverlap="1" wp14:anchorId="15D23CA5" wp14:editId="284BD565">
                                  <wp:simplePos x="0" y="0"/>
                                  <wp:positionH relativeFrom="column">
                                    <wp:align>center</wp:align>
                                  </wp:positionH>
                                  <wp:positionV relativeFrom="paragraph">
                                    <wp:posOffset>25400</wp:posOffset>
                                  </wp:positionV>
                                  <wp:extent cx="88900" cy="88900"/>
                                  <wp:effectExtent l="12065" t="8255" r="13335" b="7620"/>
                                  <wp:wrapNone/>
                                  <wp:docPr id="333530650" name="Oval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9D6BDFD" id="Oval 374" o:spid="_x0000_s1026" style="position:absolute;margin-left:0;margin-top:2pt;width:7pt;height:7pt;z-index:2516858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5A76545" w14:textId="77777777" w:rsidR="00F96CF5" w:rsidRDefault="00F96CF5">
                        <w:pPr>
                          <w:rPr>
                            <w:rFonts w:ascii="Arial" w:eastAsia="Arial" w:hAnsi="Arial" w:cs="Arial"/>
                            <w:sz w:val="22"/>
                          </w:rPr>
                        </w:pPr>
                        <w:r>
                          <w:rPr>
                            <w:rFonts w:ascii="Arial" w:eastAsia="Arial" w:hAnsi="Arial" w:cs="Arial"/>
                            <w:sz w:val="22"/>
                          </w:rPr>
                          <w:t>Were access levels determined in accordance with the principle of uniformity of treatment</w:t>
                        </w:r>
                      </w:p>
                    </w:tc>
                    <w:tc>
                      <w:tcPr>
                        <w:tcW w:w="0" w:type="auto"/>
                        <w:tcMar>
                          <w:top w:w="80" w:type="dxa"/>
                          <w:bottom w:w="80" w:type="dxa"/>
                        </w:tcMar>
                        <w:vAlign w:val="center"/>
                      </w:tcPr>
                      <w:p w14:paraId="11E4FBE9"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A770932" w14:textId="77777777">
                    <w:tc>
                      <w:tcPr>
                        <w:tcW w:w="0" w:type="auto"/>
                        <w:tcMar>
                          <w:top w:w="80" w:type="dxa"/>
                          <w:bottom w:w="80" w:type="dxa"/>
                        </w:tcMar>
                      </w:tcPr>
                      <w:p w14:paraId="6ADBBC17" w14:textId="40BC19C8" w:rsidR="00F96CF5" w:rsidRDefault="00773C45">
                        <w:pPr>
                          <w:rPr>
                            <w:rFonts w:ascii="Arial" w:eastAsia="Arial" w:hAnsi="Arial" w:cs="Arial"/>
                            <w:sz w:val="22"/>
                          </w:rPr>
                        </w:pPr>
                        <w:r>
                          <w:rPr>
                            <w:noProof/>
                          </w:rPr>
                          <mc:AlternateContent>
                            <mc:Choice Requires="wps">
                              <w:drawing>
                                <wp:anchor distT="0" distB="0" distL="114300" distR="114300" simplePos="0" relativeHeight="251658604" behindDoc="0" locked="1" layoutInCell="1" allowOverlap="1" wp14:anchorId="3D6D34C6" wp14:editId="7CC23019">
                                  <wp:simplePos x="0" y="0"/>
                                  <wp:positionH relativeFrom="column">
                                    <wp:align>center</wp:align>
                                  </wp:positionH>
                                  <wp:positionV relativeFrom="paragraph">
                                    <wp:posOffset>25400</wp:posOffset>
                                  </wp:positionV>
                                  <wp:extent cx="88900" cy="88900"/>
                                  <wp:effectExtent l="12065" t="10160" r="13335" b="5715"/>
                                  <wp:wrapNone/>
                                  <wp:docPr id="140956947" name="Oval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3B8037" id="Oval 375" o:spid="_x0000_s1026" style="position:absolute;margin-left:0;margin-top:2pt;width:7pt;height:7pt;z-index:2516869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ACB9B7F" w14:textId="77777777" w:rsidR="00F96CF5" w:rsidRDefault="00F96CF5">
                        <w:pPr>
                          <w:rPr>
                            <w:rFonts w:ascii="Arial" w:eastAsia="Arial" w:hAnsi="Arial" w:cs="Arial"/>
                            <w:sz w:val="22"/>
                          </w:rPr>
                        </w:pPr>
                        <w:r>
                          <w:rPr>
                            <w:rFonts w:ascii="Arial" w:eastAsia="Arial" w:hAnsi="Arial" w:cs="Arial"/>
                            <w:sz w:val="22"/>
                          </w:rPr>
                          <w:t>Were access levels determined in accordance with the principle of uniformity of treatment</w:t>
                        </w:r>
                      </w:p>
                    </w:tc>
                    <w:tc>
                      <w:tcPr>
                        <w:tcW w:w="0" w:type="auto"/>
                        <w:tcMar>
                          <w:top w:w="80" w:type="dxa"/>
                          <w:bottom w:w="80" w:type="dxa"/>
                        </w:tcMar>
                        <w:vAlign w:val="center"/>
                      </w:tcPr>
                      <w:p w14:paraId="40190239"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7F4ECED4" w14:textId="77777777">
                    <w:tc>
                      <w:tcPr>
                        <w:tcW w:w="0" w:type="auto"/>
                        <w:tcMar>
                          <w:top w:w="80" w:type="dxa"/>
                          <w:bottom w:w="80" w:type="dxa"/>
                        </w:tcMar>
                      </w:tcPr>
                      <w:p w14:paraId="63A87763" w14:textId="476CF1A8" w:rsidR="00F96CF5" w:rsidRDefault="00773C45">
                        <w:pPr>
                          <w:rPr>
                            <w:rFonts w:ascii="Arial" w:eastAsia="Arial" w:hAnsi="Arial" w:cs="Arial"/>
                            <w:sz w:val="22"/>
                          </w:rPr>
                        </w:pPr>
                        <w:r>
                          <w:rPr>
                            <w:noProof/>
                          </w:rPr>
                          <mc:AlternateContent>
                            <mc:Choice Requires="wps">
                              <w:drawing>
                                <wp:anchor distT="0" distB="0" distL="114300" distR="114300" simplePos="0" relativeHeight="251658605" behindDoc="0" locked="1" layoutInCell="1" allowOverlap="1" wp14:anchorId="218E5790" wp14:editId="379E1A8A">
                                  <wp:simplePos x="0" y="0"/>
                                  <wp:positionH relativeFrom="column">
                                    <wp:align>center</wp:align>
                                  </wp:positionH>
                                  <wp:positionV relativeFrom="paragraph">
                                    <wp:posOffset>25400</wp:posOffset>
                                  </wp:positionV>
                                  <wp:extent cx="88900" cy="88900"/>
                                  <wp:effectExtent l="12065" t="8255" r="13335" b="7620"/>
                                  <wp:wrapNone/>
                                  <wp:docPr id="497494013" name="Oval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1F42EBD" id="Oval 376" o:spid="_x0000_s1026" style="position:absolute;margin-left:0;margin-top:2pt;width:7pt;height:7pt;z-index:2516879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0F901F5" w14:textId="77777777" w:rsidR="00F96CF5" w:rsidRDefault="00F96CF5">
                        <w:pPr>
                          <w:rPr>
                            <w:rFonts w:ascii="Arial" w:eastAsia="Arial" w:hAnsi="Arial" w:cs="Arial"/>
                            <w:sz w:val="22"/>
                          </w:rPr>
                        </w:pPr>
                        <w:r>
                          <w:rPr>
                            <w:rFonts w:ascii="Arial" w:eastAsia="Arial" w:hAnsi="Arial" w:cs="Arial"/>
                            <w:sz w:val="22"/>
                          </w:rPr>
                          <w:t>Were access levels determined in accordance with the principle of uniformity of treatment</w:t>
                        </w:r>
                      </w:p>
                    </w:tc>
                    <w:tc>
                      <w:tcPr>
                        <w:tcW w:w="0" w:type="auto"/>
                        <w:tcMar>
                          <w:top w:w="80" w:type="dxa"/>
                          <w:bottom w:w="80" w:type="dxa"/>
                        </w:tcMar>
                        <w:vAlign w:val="center"/>
                      </w:tcPr>
                      <w:p w14:paraId="7BCCEA8B"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CDA5088" w14:textId="77777777">
                    <w:tc>
                      <w:tcPr>
                        <w:tcW w:w="0" w:type="auto"/>
                        <w:tcMar>
                          <w:top w:w="80" w:type="dxa"/>
                          <w:bottom w:w="80" w:type="dxa"/>
                        </w:tcMar>
                      </w:tcPr>
                      <w:p w14:paraId="0D61906F" w14:textId="664985E2" w:rsidR="00F96CF5" w:rsidRDefault="00773C45">
                        <w:pPr>
                          <w:rPr>
                            <w:rFonts w:ascii="Arial" w:eastAsia="Arial" w:hAnsi="Arial" w:cs="Arial"/>
                            <w:sz w:val="22"/>
                          </w:rPr>
                        </w:pPr>
                        <w:r>
                          <w:rPr>
                            <w:noProof/>
                          </w:rPr>
                          <mc:AlternateContent>
                            <mc:Choice Requires="wps">
                              <w:drawing>
                                <wp:anchor distT="0" distB="0" distL="114300" distR="114300" simplePos="0" relativeHeight="251658606" behindDoc="0" locked="1" layoutInCell="1" allowOverlap="1" wp14:anchorId="6CC1FBA9" wp14:editId="41048AB1">
                                  <wp:simplePos x="0" y="0"/>
                                  <wp:positionH relativeFrom="column">
                                    <wp:align>center</wp:align>
                                  </wp:positionH>
                                  <wp:positionV relativeFrom="paragraph">
                                    <wp:posOffset>25400</wp:posOffset>
                                  </wp:positionV>
                                  <wp:extent cx="88900" cy="88900"/>
                                  <wp:effectExtent l="12065" t="8255" r="13335" b="7620"/>
                                  <wp:wrapNone/>
                                  <wp:docPr id="1421003964" name="Oval 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954EAE4" id="Oval 377" o:spid="_x0000_s1026" style="position:absolute;margin-left:0;margin-top:2pt;width:7pt;height:7pt;z-index:2516889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2EE97B6" w14:textId="77777777" w:rsidR="00F96CF5" w:rsidRDefault="00F96CF5">
                        <w:pPr>
                          <w:rPr>
                            <w:rFonts w:ascii="Arial" w:eastAsia="Arial" w:hAnsi="Arial" w:cs="Arial"/>
                            <w:sz w:val="22"/>
                          </w:rPr>
                        </w:pPr>
                        <w:r>
                          <w:rPr>
                            <w:rFonts w:ascii="Arial" w:eastAsia="Arial" w:hAnsi="Arial" w:cs="Arial"/>
                            <w:sz w:val="22"/>
                          </w:rPr>
                          <w:t>Were the financing amounts approved aligned with the criticality, ambition, and depth of the RM matrix</w:t>
                        </w:r>
                      </w:p>
                    </w:tc>
                    <w:tc>
                      <w:tcPr>
                        <w:tcW w:w="0" w:type="auto"/>
                        <w:tcMar>
                          <w:top w:w="80" w:type="dxa"/>
                          <w:bottom w:w="80" w:type="dxa"/>
                        </w:tcMar>
                        <w:vAlign w:val="center"/>
                      </w:tcPr>
                      <w:p w14:paraId="463F137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1EA2EBF" w14:textId="77777777">
                    <w:tc>
                      <w:tcPr>
                        <w:tcW w:w="0" w:type="auto"/>
                        <w:tcMar>
                          <w:top w:w="80" w:type="dxa"/>
                          <w:bottom w:w="80" w:type="dxa"/>
                        </w:tcMar>
                      </w:tcPr>
                      <w:p w14:paraId="5E507A39" w14:textId="64275DB9"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607" behindDoc="0" locked="1" layoutInCell="1" allowOverlap="1" wp14:anchorId="68E0861E" wp14:editId="48F46DDC">
                                  <wp:simplePos x="0" y="0"/>
                                  <wp:positionH relativeFrom="column">
                                    <wp:align>center</wp:align>
                                  </wp:positionH>
                                  <wp:positionV relativeFrom="paragraph">
                                    <wp:posOffset>25400</wp:posOffset>
                                  </wp:positionV>
                                  <wp:extent cx="88900" cy="88900"/>
                                  <wp:effectExtent l="12065" t="10160" r="13335" b="5715"/>
                                  <wp:wrapNone/>
                                  <wp:docPr id="677257323" name="Oval 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0010CF6" id="Oval 378" o:spid="_x0000_s1026" style="position:absolute;margin-left:0;margin-top:2pt;width:7pt;height:7pt;z-index:2516899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06DD09F" w14:textId="77777777" w:rsidR="00F96CF5" w:rsidRDefault="00F96CF5">
                        <w:pPr>
                          <w:rPr>
                            <w:rFonts w:ascii="Arial" w:eastAsia="Arial" w:hAnsi="Arial" w:cs="Arial"/>
                            <w:sz w:val="22"/>
                          </w:rPr>
                        </w:pPr>
                        <w:r>
                          <w:rPr>
                            <w:rFonts w:ascii="Arial" w:eastAsia="Arial" w:hAnsi="Arial" w:cs="Arial"/>
                            <w:sz w:val="22"/>
                          </w:rPr>
                          <w:t>Were the financing amounts approved aligned with the criticality, ambition, and depth of the RM matrix</w:t>
                        </w:r>
                      </w:p>
                    </w:tc>
                    <w:tc>
                      <w:tcPr>
                        <w:tcW w:w="0" w:type="auto"/>
                        <w:tcMar>
                          <w:top w:w="80" w:type="dxa"/>
                          <w:bottom w:w="80" w:type="dxa"/>
                        </w:tcMar>
                        <w:vAlign w:val="center"/>
                      </w:tcPr>
                      <w:p w14:paraId="1FE93D87"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1CCD1AB" w14:textId="77777777">
                    <w:tc>
                      <w:tcPr>
                        <w:tcW w:w="0" w:type="auto"/>
                        <w:tcMar>
                          <w:top w:w="80" w:type="dxa"/>
                          <w:bottom w:w="80" w:type="dxa"/>
                        </w:tcMar>
                      </w:tcPr>
                      <w:p w14:paraId="201032E6" w14:textId="20828218" w:rsidR="00F96CF5" w:rsidRDefault="00773C45">
                        <w:pPr>
                          <w:rPr>
                            <w:rFonts w:ascii="Arial" w:eastAsia="Arial" w:hAnsi="Arial" w:cs="Arial"/>
                            <w:sz w:val="22"/>
                          </w:rPr>
                        </w:pPr>
                        <w:r>
                          <w:rPr>
                            <w:noProof/>
                          </w:rPr>
                          <mc:AlternateContent>
                            <mc:Choice Requires="wps">
                              <w:drawing>
                                <wp:anchor distT="0" distB="0" distL="114300" distR="114300" simplePos="0" relativeHeight="251658608" behindDoc="0" locked="1" layoutInCell="1" allowOverlap="1" wp14:anchorId="08861354" wp14:editId="4B769D6F">
                                  <wp:simplePos x="0" y="0"/>
                                  <wp:positionH relativeFrom="column">
                                    <wp:align>center</wp:align>
                                  </wp:positionH>
                                  <wp:positionV relativeFrom="paragraph">
                                    <wp:posOffset>25400</wp:posOffset>
                                  </wp:positionV>
                                  <wp:extent cx="88900" cy="88900"/>
                                  <wp:effectExtent l="12065" t="12065" r="13335" b="13335"/>
                                  <wp:wrapNone/>
                                  <wp:docPr id="1583876001" name="Oval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B935B36" id="Oval 379" o:spid="_x0000_s1026" style="position:absolute;margin-left:0;margin-top:2pt;width:7pt;height:7pt;z-index:2516910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87D6F68" w14:textId="77777777" w:rsidR="00F96CF5" w:rsidRDefault="00F96CF5">
                        <w:pPr>
                          <w:rPr>
                            <w:rFonts w:ascii="Arial" w:eastAsia="Arial" w:hAnsi="Arial" w:cs="Arial"/>
                            <w:sz w:val="22"/>
                          </w:rPr>
                        </w:pPr>
                        <w:r>
                          <w:rPr>
                            <w:rFonts w:ascii="Arial" w:eastAsia="Arial" w:hAnsi="Arial" w:cs="Arial"/>
                            <w:sz w:val="22"/>
                          </w:rPr>
                          <w:t>Were the financing amounts approved aligned with the criticality, ambition, and depth of the RM matrix</w:t>
                        </w:r>
                      </w:p>
                    </w:tc>
                    <w:tc>
                      <w:tcPr>
                        <w:tcW w:w="0" w:type="auto"/>
                        <w:tcMar>
                          <w:top w:w="80" w:type="dxa"/>
                          <w:bottom w:w="80" w:type="dxa"/>
                        </w:tcMar>
                        <w:vAlign w:val="center"/>
                      </w:tcPr>
                      <w:p w14:paraId="6F27B80E"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2235C99" w14:textId="77777777">
                    <w:tc>
                      <w:tcPr>
                        <w:tcW w:w="0" w:type="auto"/>
                        <w:tcMar>
                          <w:top w:w="80" w:type="dxa"/>
                          <w:bottom w:w="80" w:type="dxa"/>
                        </w:tcMar>
                      </w:tcPr>
                      <w:p w14:paraId="09946C35" w14:textId="4CF77CD1" w:rsidR="00F96CF5" w:rsidRDefault="00773C45">
                        <w:pPr>
                          <w:rPr>
                            <w:rFonts w:ascii="Arial" w:eastAsia="Arial" w:hAnsi="Arial" w:cs="Arial"/>
                            <w:sz w:val="22"/>
                          </w:rPr>
                        </w:pPr>
                        <w:r>
                          <w:rPr>
                            <w:noProof/>
                          </w:rPr>
                          <mc:AlternateContent>
                            <mc:Choice Requires="wps">
                              <w:drawing>
                                <wp:anchor distT="0" distB="0" distL="114300" distR="114300" simplePos="0" relativeHeight="251658609" behindDoc="0" locked="1" layoutInCell="1" allowOverlap="1" wp14:anchorId="1AA03C9C" wp14:editId="118240AA">
                                  <wp:simplePos x="0" y="0"/>
                                  <wp:positionH relativeFrom="column">
                                    <wp:align>center</wp:align>
                                  </wp:positionH>
                                  <wp:positionV relativeFrom="paragraph">
                                    <wp:posOffset>25400</wp:posOffset>
                                  </wp:positionV>
                                  <wp:extent cx="88900" cy="88900"/>
                                  <wp:effectExtent l="12065" t="10160" r="13335" b="5715"/>
                                  <wp:wrapNone/>
                                  <wp:docPr id="1376801581" name="Oval 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CDC02CE" id="Oval 380" o:spid="_x0000_s1026" style="position:absolute;margin-left:0;margin-top:2pt;width:7pt;height:7pt;z-index:2516920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E07F3FD" w14:textId="77777777" w:rsidR="00F96CF5" w:rsidRDefault="00F96CF5">
                        <w:pPr>
                          <w:rPr>
                            <w:rFonts w:ascii="Arial" w:eastAsia="Arial" w:hAnsi="Arial" w:cs="Arial"/>
                            <w:sz w:val="22"/>
                          </w:rPr>
                        </w:pPr>
                        <w:r>
                          <w:rPr>
                            <w:rFonts w:ascii="Arial" w:eastAsia="Arial" w:hAnsi="Arial" w:cs="Arial"/>
                            <w:sz w:val="22"/>
                          </w:rPr>
                          <w:t>Were the financing amounts approved aligned with the criticality, ambition, and depth of the RM matrix</w:t>
                        </w:r>
                      </w:p>
                    </w:tc>
                    <w:tc>
                      <w:tcPr>
                        <w:tcW w:w="0" w:type="auto"/>
                        <w:tcMar>
                          <w:top w:w="80" w:type="dxa"/>
                          <w:bottom w:w="80" w:type="dxa"/>
                        </w:tcMar>
                        <w:vAlign w:val="center"/>
                      </w:tcPr>
                      <w:p w14:paraId="3227F65F"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562BD247" w14:textId="77777777">
                    <w:tc>
                      <w:tcPr>
                        <w:tcW w:w="0" w:type="auto"/>
                        <w:tcMar>
                          <w:top w:w="80" w:type="dxa"/>
                          <w:bottom w:w="80" w:type="dxa"/>
                        </w:tcMar>
                      </w:tcPr>
                      <w:p w14:paraId="61A43B5D" w14:textId="37822E97" w:rsidR="00F96CF5" w:rsidRDefault="00773C45">
                        <w:pPr>
                          <w:rPr>
                            <w:rFonts w:ascii="Arial" w:eastAsia="Arial" w:hAnsi="Arial" w:cs="Arial"/>
                            <w:sz w:val="22"/>
                          </w:rPr>
                        </w:pPr>
                        <w:r>
                          <w:rPr>
                            <w:noProof/>
                          </w:rPr>
                          <mc:AlternateContent>
                            <mc:Choice Requires="wps">
                              <w:drawing>
                                <wp:anchor distT="0" distB="0" distL="114300" distR="114300" simplePos="0" relativeHeight="251658610" behindDoc="0" locked="1" layoutInCell="1" allowOverlap="1" wp14:anchorId="1041DDE7" wp14:editId="7E52548A">
                                  <wp:simplePos x="0" y="0"/>
                                  <wp:positionH relativeFrom="column">
                                    <wp:align>center</wp:align>
                                  </wp:positionH>
                                  <wp:positionV relativeFrom="paragraph">
                                    <wp:posOffset>25400</wp:posOffset>
                                  </wp:positionV>
                                  <wp:extent cx="88900" cy="88900"/>
                                  <wp:effectExtent l="12065" t="12065" r="13335" b="13335"/>
                                  <wp:wrapNone/>
                                  <wp:docPr id="1204150721" name="Oval 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AD34E66" id="Oval 381" o:spid="_x0000_s1026" style="position:absolute;margin-left:0;margin-top:2pt;width:7pt;height:7pt;z-index:251693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4863A32" w14:textId="77777777" w:rsidR="00F96CF5" w:rsidRDefault="00F96CF5">
                        <w:pPr>
                          <w:rPr>
                            <w:rFonts w:ascii="Arial" w:eastAsia="Arial" w:hAnsi="Arial" w:cs="Arial"/>
                            <w:sz w:val="22"/>
                          </w:rPr>
                        </w:pPr>
                        <w:r>
                          <w:rPr>
                            <w:rFonts w:ascii="Arial" w:eastAsia="Arial" w:hAnsi="Arial" w:cs="Arial"/>
                            <w:sz w:val="22"/>
                          </w:rPr>
                          <w:t>Did the arrangement(s) exhibit strong country ownership</w:t>
                        </w:r>
                      </w:p>
                    </w:tc>
                    <w:tc>
                      <w:tcPr>
                        <w:tcW w:w="0" w:type="auto"/>
                        <w:tcMar>
                          <w:top w:w="80" w:type="dxa"/>
                          <w:bottom w:w="80" w:type="dxa"/>
                        </w:tcMar>
                        <w:vAlign w:val="center"/>
                      </w:tcPr>
                      <w:p w14:paraId="5C738114"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5652A7C" w14:textId="77777777">
                    <w:tc>
                      <w:tcPr>
                        <w:tcW w:w="0" w:type="auto"/>
                        <w:tcMar>
                          <w:top w:w="80" w:type="dxa"/>
                          <w:bottom w:w="80" w:type="dxa"/>
                        </w:tcMar>
                      </w:tcPr>
                      <w:p w14:paraId="6A2ECADA" w14:textId="26D62735" w:rsidR="00F96CF5" w:rsidRDefault="00773C45">
                        <w:pPr>
                          <w:rPr>
                            <w:rFonts w:ascii="Arial" w:eastAsia="Arial" w:hAnsi="Arial" w:cs="Arial"/>
                            <w:sz w:val="22"/>
                          </w:rPr>
                        </w:pPr>
                        <w:r>
                          <w:rPr>
                            <w:noProof/>
                          </w:rPr>
                          <mc:AlternateContent>
                            <mc:Choice Requires="wps">
                              <w:drawing>
                                <wp:anchor distT="0" distB="0" distL="114300" distR="114300" simplePos="0" relativeHeight="251658611" behindDoc="0" locked="1" layoutInCell="1" allowOverlap="1" wp14:anchorId="49EAA75B" wp14:editId="00BE7D36">
                                  <wp:simplePos x="0" y="0"/>
                                  <wp:positionH relativeFrom="column">
                                    <wp:align>center</wp:align>
                                  </wp:positionH>
                                  <wp:positionV relativeFrom="paragraph">
                                    <wp:posOffset>25400</wp:posOffset>
                                  </wp:positionV>
                                  <wp:extent cx="88900" cy="88900"/>
                                  <wp:effectExtent l="12065" t="8255" r="13335" b="7620"/>
                                  <wp:wrapNone/>
                                  <wp:docPr id="803313701" name="Oval 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22A6235" id="Oval 382" o:spid="_x0000_s1026" style="position:absolute;margin-left:0;margin-top:2pt;width:7pt;height:7pt;z-index:2516940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028FDF7" w14:textId="77777777" w:rsidR="00F96CF5" w:rsidRDefault="00F96CF5">
                        <w:pPr>
                          <w:rPr>
                            <w:rFonts w:ascii="Arial" w:eastAsia="Arial" w:hAnsi="Arial" w:cs="Arial"/>
                            <w:sz w:val="22"/>
                          </w:rPr>
                        </w:pPr>
                        <w:r>
                          <w:rPr>
                            <w:rFonts w:ascii="Arial" w:eastAsia="Arial" w:hAnsi="Arial" w:cs="Arial"/>
                            <w:sz w:val="22"/>
                          </w:rPr>
                          <w:t>Did the arrangement(s) exhibit strong country ownership</w:t>
                        </w:r>
                      </w:p>
                    </w:tc>
                    <w:tc>
                      <w:tcPr>
                        <w:tcW w:w="0" w:type="auto"/>
                        <w:tcMar>
                          <w:top w:w="80" w:type="dxa"/>
                          <w:bottom w:w="80" w:type="dxa"/>
                        </w:tcMar>
                        <w:vAlign w:val="center"/>
                      </w:tcPr>
                      <w:p w14:paraId="5FA3AE5E"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E039763" w14:textId="77777777">
                    <w:tc>
                      <w:tcPr>
                        <w:tcW w:w="0" w:type="auto"/>
                        <w:tcMar>
                          <w:top w:w="80" w:type="dxa"/>
                          <w:bottom w:w="80" w:type="dxa"/>
                        </w:tcMar>
                      </w:tcPr>
                      <w:p w14:paraId="351BA4D3" w14:textId="1D169E72" w:rsidR="00F96CF5" w:rsidRDefault="00773C45">
                        <w:pPr>
                          <w:rPr>
                            <w:rFonts w:ascii="Arial" w:eastAsia="Arial" w:hAnsi="Arial" w:cs="Arial"/>
                            <w:sz w:val="22"/>
                          </w:rPr>
                        </w:pPr>
                        <w:r>
                          <w:rPr>
                            <w:noProof/>
                          </w:rPr>
                          <mc:AlternateContent>
                            <mc:Choice Requires="wps">
                              <w:drawing>
                                <wp:anchor distT="0" distB="0" distL="114300" distR="114300" simplePos="0" relativeHeight="251658612" behindDoc="0" locked="1" layoutInCell="1" allowOverlap="1" wp14:anchorId="4A232FFD" wp14:editId="70D7AD0C">
                                  <wp:simplePos x="0" y="0"/>
                                  <wp:positionH relativeFrom="column">
                                    <wp:align>center</wp:align>
                                  </wp:positionH>
                                  <wp:positionV relativeFrom="paragraph">
                                    <wp:posOffset>25400</wp:posOffset>
                                  </wp:positionV>
                                  <wp:extent cx="88900" cy="88900"/>
                                  <wp:effectExtent l="12065" t="10160" r="13335" b="5715"/>
                                  <wp:wrapNone/>
                                  <wp:docPr id="982470685" name="Oval 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C2EA5CC" id="Oval 383" o:spid="_x0000_s1026" style="position:absolute;margin-left:0;margin-top:2pt;width:7pt;height:7pt;z-index:251695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08EFAF6" w14:textId="77777777" w:rsidR="00F96CF5" w:rsidRDefault="00F96CF5">
                        <w:pPr>
                          <w:rPr>
                            <w:rFonts w:ascii="Arial" w:eastAsia="Arial" w:hAnsi="Arial" w:cs="Arial"/>
                            <w:sz w:val="22"/>
                          </w:rPr>
                        </w:pPr>
                        <w:r>
                          <w:rPr>
                            <w:rFonts w:ascii="Arial" w:eastAsia="Arial" w:hAnsi="Arial" w:cs="Arial"/>
                            <w:sz w:val="22"/>
                          </w:rPr>
                          <w:t>Did the arrangement(s) exhibit strong country ownership</w:t>
                        </w:r>
                      </w:p>
                    </w:tc>
                    <w:tc>
                      <w:tcPr>
                        <w:tcW w:w="0" w:type="auto"/>
                        <w:tcMar>
                          <w:top w:w="80" w:type="dxa"/>
                          <w:bottom w:w="80" w:type="dxa"/>
                        </w:tcMar>
                        <w:vAlign w:val="center"/>
                      </w:tcPr>
                      <w:p w14:paraId="083E6DB6"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B8EDE96" w14:textId="77777777">
                    <w:tc>
                      <w:tcPr>
                        <w:tcW w:w="0" w:type="auto"/>
                        <w:tcMar>
                          <w:top w:w="80" w:type="dxa"/>
                          <w:bottom w:w="80" w:type="dxa"/>
                        </w:tcMar>
                      </w:tcPr>
                      <w:p w14:paraId="4AD3A61D" w14:textId="71112D90" w:rsidR="00F96CF5" w:rsidRDefault="00773C45">
                        <w:pPr>
                          <w:rPr>
                            <w:rFonts w:ascii="Arial" w:eastAsia="Arial" w:hAnsi="Arial" w:cs="Arial"/>
                            <w:sz w:val="22"/>
                          </w:rPr>
                        </w:pPr>
                        <w:r>
                          <w:rPr>
                            <w:noProof/>
                          </w:rPr>
                          <mc:AlternateContent>
                            <mc:Choice Requires="wps">
                              <w:drawing>
                                <wp:anchor distT="0" distB="0" distL="114300" distR="114300" simplePos="0" relativeHeight="251658613" behindDoc="0" locked="1" layoutInCell="1" allowOverlap="1" wp14:anchorId="42F4E642" wp14:editId="4342B471">
                                  <wp:simplePos x="0" y="0"/>
                                  <wp:positionH relativeFrom="column">
                                    <wp:align>center</wp:align>
                                  </wp:positionH>
                                  <wp:positionV relativeFrom="paragraph">
                                    <wp:posOffset>25400</wp:posOffset>
                                  </wp:positionV>
                                  <wp:extent cx="88900" cy="88900"/>
                                  <wp:effectExtent l="12065" t="8255" r="13335" b="7620"/>
                                  <wp:wrapNone/>
                                  <wp:docPr id="186948720" name="Oval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EC2CAE3" id="Oval 384" o:spid="_x0000_s1026" style="position:absolute;margin-left:0;margin-top:2pt;width:7pt;height:7pt;z-index:2516961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4989355" w14:textId="77777777" w:rsidR="00F96CF5" w:rsidRDefault="00F96CF5">
                        <w:pPr>
                          <w:rPr>
                            <w:rFonts w:ascii="Arial" w:eastAsia="Arial" w:hAnsi="Arial" w:cs="Arial"/>
                            <w:sz w:val="22"/>
                          </w:rPr>
                        </w:pPr>
                        <w:r>
                          <w:rPr>
                            <w:rFonts w:ascii="Arial" w:eastAsia="Arial" w:hAnsi="Arial" w:cs="Arial"/>
                            <w:sz w:val="22"/>
                          </w:rPr>
                          <w:t>Did the arrangement(s) exhibit strong country ownership</w:t>
                        </w:r>
                      </w:p>
                    </w:tc>
                    <w:tc>
                      <w:tcPr>
                        <w:tcW w:w="0" w:type="auto"/>
                        <w:tcMar>
                          <w:top w:w="80" w:type="dxa"/>
                          <w:bottom w:w="80" w:type="dxa"/>
                        </w:tcMar>
                        <w:vAlign w:val="center"/>
                      </w:tcPr>
                      <w:p w14:paraId="5C58F3D3"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0C6778B4" w14:textId="77777777">
                    <w:tc>
                      <w:tcPr>
                        <w:tcW w:w="0" w:type="auto"/>
                        <w:tcMar>
                          <w:top w:w="80" w:type="dxa"/>
                          <w:bottom w:w="80" w:type="dxa"/>
                        </w:tcMar>
                      </w:tcPr>
                      <w:p w14:paraId="12FE00C7" w14:textId="466ED921" w:rsidR="00F96CF5" w:rsidRDefault="00773C45">
                        <w:pPr>
                          <w:rPr>
                            <w:rFonts w:ascii="Arial" w:eastAsia="Arial" w:hAnsi="Arial" w:cs="Arial"/>
                            <w:sz w:val="22"/>
                          </w:rPr>
                        </w:pPr>
                        <w:r>
                          <w:rPr>
                            <w:noProof/>
                          </w:rPr>
                          <mc:AlternateContent>
                            <mc:Choice Requires="wps">
                              <w:drawing>
                                <wp:anchor distT="0" distB="0" distL="114300" distR="114300" simplePos="0" relativeHeight="251658614" behindDoc="0" locked="1" layoutInCell="1" allowOverlap="1" wp14:anchorId="48325AA7" wp14:editId="51B9228A">
                                  <wp:simplePos x="0" y="0"/>
                                  <wp:positionH relativeFrom="column">
                                    <wp:align>center</wp:align>
                                  </wp:positionH>
                                  <wp:positionV relativeFrom="paragraph">
                                    <wp:posOffset>25400</wp:posOffset>
                                  </wp:positionV>
                                  <wp:extent cx="88900" cy="88900"/>
                                  <wp:effectExtent l="12065" t="10160" r="13335" b="5715"/>
                                  <wp:wrapNone/>
                                  <wp:docPr id="495425075" name="Oval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870B9FE" id="Oval 385" o:spid="_x0000_s1026" style="position:absolute;margin-left:0;margin-top:2pt;width:7pt;height:7pt;z-index:2516971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570956E" w14:textId="77777777" w:rsidR="00F96CF5" w:rsidRDefault="00F96CF5">
                        <w:pPr>
                          <w:rPr>
                            <w:rFonts w:ascii="Arial" w:eastAsia="Arial" w:hAnsi="Arial" w:cs="Arial"/>
                            <w:sz w:val="22"/>
                          </w:rPr>
                        </w:pPr>
                        <w:r>
                          <w:rPr>
                            <w:rFonts w:ascii="Arial" w:eastAsia="Arial" w:hAnsi="Arial" w:cs="Arial"/>
                            <w:sz w:val="22"/>
                          </w:rPr>
                          <w:t>Did IMF staff possess sufficient expertise to support the design and implementation of the RMs</w:t>
                        </w:r>
                      </w:p>
                    </w:tc>
                    <w:tc>
                      <w:tcPr>
                        <w:tcW w:w="0" w:type="auto"/>
                        <w:tcMar>
                          <w:top w:w="80" w:type="dxa"/>
                          <w:bottom w:w="80" w:type="dxa"/>
                        </w:tcMar>
                        <w:vAlign w:val="center"/>
                      </w:tcPr>
                      <w:p w14:paraId="3B216D36"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7CA08C4" w14:textId="77777777">
                    <w:tc>
                      <w:tcPr>
                        <w:tcW w:w="0" w:type="auto"/>
                        <w:tcMar>
                          <w:top w:w="80" w:type="dxa"/>
                          <w:bottom w:w="80" w:type="dxa"/>
                        </w:tcMar>
                      </w:tcPr>
                      <w:p w14:paraId="788E3AD3" w14:textId="137A8247" w:rsidR="00F96CF5" w:rsidRDefault="00773C45">
                        <w:pPr>
                          <w:rPr>
                            <w:rFonts w:ascii="Arial" w:eastAsia="Arial" w:hAnsi="Arial" w:cs="Arial"/>
                            <w:sz w:val="22"/>
                          </w:rPr>
                        </w:pPr>
                        <w:r>
                          <w:rPr>
                            <w:noProof/>
                          </w:rPr>
                          <mc:AlternateContent>
                            <mc:Choice Requires="wps">
                              <w:drawing>
                                <wp:anchor distT="0" distB="0" distL="114300" distR="114300" simplePos="0" relativeHeight="251658615" behindDoc="0" locked="1" layoutInCell="1" allowOverlap="1" wp14:anchorId="4ECC88FE" wp14:editId="176B892F">
                                  <wp:simplePos x="0" y="0"/>
                                  <wp:positionH relativeFrom="column">
                                    <wp:align>center</wp:align>
                                  </wp:positionH>
                                  <wp:positionV relativeFrom="paragraph">
                                    <wp:posOffset>25400</wp:posOffset>
                                  </wp:positionV>
                                  <wp:extent cx="88900" cy="88900"/>
                                  <wp:effectExtent l="12065" t="12065" r="13335" b="13335"/>
                                  <wp:wrapNone/>
                                  <wp:docPr id="165001895" name="Oval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188BC1C" id="Oval 386" o:spid="_x0000_s1026" style="position:absolute;margin-left:0;margin-top:2pt;width:7pt;height:7pt;z-index:2516981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3739BA7" w14:textId="77777777" w:rsidR="00F96CF5" w:rsidRDefault="00F96CF5">
                        <w:pPr>
                          <w:rPr>
                            <w:rFonts w:ascii="Arial" w:eastAsia="Arial" w:hAnsi="Arial" w:cs="Arial"/>
                            <w:sz w:val="22"/>
                          </w:rPr>
                        </w:pPr>
                        <w:r>
                          <w:rPr>
                            <w:rFonts w:ascii="Arial" w:eastAsia="Arial" w:hAnsi="Arial" w:cs="Arial"/>
                            <w:sz w:val="22"/>
                          </w:rPr>
                          <w:t>Did IMF staff possess sufficient expertise to support the design and implementation of the RMs</w:t>
                        </w:r>
                      </w:p>
                    </w:tc>
                    <w:tc>
                      <w:tcPr>
                        <w:tcW w:w="0" w:type="auto"/>
                        <w:tcMar>
                          <w:top w:w="80" w:type="dxa"/>
                          <w:bottom w:w="80" w:type="dxa"/>
                        </w:tcMar>
                        <w:vAlign w:val="center"/>
                      </w:tcPr>
                      <w:p w14:paraId="052717D5"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7A7D1EB" w14:textId="77777777">
                    <w:tc>
                      <w:tcPr>
                        <w:tcW w:w="0" w:type="auto"/>
                        <w:tcMar>
                          <w:top w:w="80" w:type="dxa"/>
                          <w:bottom w:w="80" w:type="dxa"/>
                        </w:tcMar>
                      </w:tcPr>
                      <w:p w14:paraId="2CBF1E7F" w14:textId="05CB124D" w:rsidR="00F96CF5" w:rsidRDefault="00773C45">
                        <w:pPr>
                          <w:rPr>
                            <w:rFonts w:ascii="Arial" w:eastAsia="Arial" w:hAnsi="Arial" w:cs="Arial"/>
                            <w:sz w:val="22"/>
                          </w:rPr>
                        </w:pPr>
                        <w:r>
                          <w:rPr>
                            <w:noProof/>
                          </w:rPr>
                          <mc:AlternateContent>
                            <mc:Choice Requires="wps">
                              <w:drawing>
                                <wp:anchor distT="0" distB="0" distL="114300" distR="114300" simplePos="0" relativeHeight="251658616" behindDoc="0" locked="1" layoutInCell="1" allowOverlap="1" wp14:anchorId="17B04753" wp14:editId="734DABF7">
                                  <wp:simplePos x="0" y="0"/>
                                  <wp:positionH relativeFrom="column">
                                    <wp:align>center</wp:align>
                                  </wp:positionH>
                                  <wp:positionV relativeFrom="paragraph">
                                    <wp:posOffset>25400</wp:posOffset>
                                  </wp:positionV>
                                  <wp:extent cx="88900" cy="88900"/>
                                  <wp:effectExtent l="12065" t="13970" r="13335" b="11430"/>
                                  <wp:wrapNone/>
                                  <wp:docPr id="1203554250" name="Oval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085C33F" id="Oval 387" o:spid="_x0000_s1026" style="position:absolute;margin-left:0;margin-top:2pt;width:7pt;height:7pt;z-index:251699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B01B911" w14:textId="77777777" w:rsidR="00F96CF5" w:rsidRDefault="00F96CF5">
                        <w:pPr>
                          <w:rPr>
                            <w:rFonts w:ascii="Arial" w:eastAsia="Arial" w:hAnsi="Arial" w:cs="Arial"/>
                            <w:sz w:val="22"/>
                          </w:rPr>
                        </w:pPr>
                        <w:r>
                          <w:rPr>
                            <w:rFonts w:ascii="Arial" w:eastAsia="Arial" w:hAnsi="Arial" w:cs="Arial"/>
                            <w:sz w:val="22"/>
                          </w:rPr>
                          <w:t>Did IMF staff possess sufficient expertise to support the design and implementation of the RMs</w:t>
                        </w:r>
                      </w:p>
                    </w:tc>
                    <w:tc>
                      <w:tcPr>
                        <w:tcW w:w="0" w:type="auto"/>
                        <w:tcMar>
                          <w:top w:w="80" w:type="dxa"/>
                          <w:bottom w:w="80" w:type="dxa"/>
                        </w:tcMar>
                        <w:vAlign w:val="center"/>
                      </w:tcPr>
                      <w:p w14:paraId="4C258D3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13B50EC" w14:textId="77777777">
                    <w:tc>
                      <w:tcPr>
                        <w:tcW w:w="0" w:type="auto"/>
                        <w:tcMar>
                          <w:top w:w="80" w:type="dxa"/>
                          <w:bottom w:w="80" w:type="dxa"/>
                        </w:tcMar>
                      </w:tcPr>
                      <w:p w14:paraId="5C2D1B22" w14:textId="45B2D6EA" w:rsidR="00F96CF5" w:rsidRDefault="00773C45">
                        <w:pPr>
                          <w:rPr>
                            <w:rFonts w:ascii="Arial" w:eastAsia="Arial" w:hAnsi="Arial" w:cs="Arial"/>
                            <w:sz w:val="22"/>
                          </w:rPr>
                        </w:pPr>
                        <w:r>
                          <w:rPr>
                            <w:noProof/>
                          </w:rPr>
                          <mc:AlternateContent>
                            <mc:Choice Requires="wps">
                              <w:drawing>
                                <wp:anchor distT="0" distB="0" distL="114300" distR="114300" simplePos="0" relativeHeight="251658617" behindDoc="0" locked="1" layoutInCell="1" allowOverlap="1" wp14:anchorId="60AD06D4" wp14:editId="66D2F2A0">
                                  <wp:simplePos x="0" y="0"/>
                                  <wp:positionH relativeFrom="column">
                                    <wp:align>center</wp:align>
                                  </wp:positionH>
                                  <wp:positionV relativeFrom="paragraph">
                                    <wp:posOffset>25400</wp:posOffset>
                                  </wp:positionV>
                                  <wp:extent cx="88900" cy="88900"/>
                                  <wp:effectExtent l="12065" t="12065" r="13335" b="13335"/>
                                  <wp:wrapNone/>
                                  <wp:docPr id="1354189814" name="Oval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1A9FEB" id="Oval 388" o:spid="_x0000_s1026" style="position:absolute;margin-left:0;margin-top:2pt;width:7pt;height:7pt;z-index:2517002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976BD5E" w14:textId="77777777" w:rsidR="00F96CF5" w:rsidRDefault="00F96CF5">
                        <w:pPr>
                          <w:rPr>
                            <w:rFonts w:ascii="Arial" w:eastAsia="Arial" w:hAnsi="Arial" w:cs="Arial"/>
                            <w:sz w:val="22"/>
                          </w:rPr>
                        </w:pPr>
                        <w:r>
                          <w:rPr>
                            <w:rFonts w:ascii="Arial" w:eastAsia="Arial" w:hAnsi="Arial" w:cs="Arial"/>
                            <w:sz w:val="22"/>
                          </w:rPr>
                          <w:t>Did IMF staff possess sufficient expertise to support the design and implementation of the RMs</w:t>
                        </w:r>
                      </w:p>
                    </w:tc>
                    <w:tc>
                      <w:tcPr>
                        <w:tcW w:w="0" w:type="auto"/>
                        <w:tcMar>
                          <w:top w:w="80" w:type="dxa"/>
                          <w:bottom w:w="80" w:type="dxa"/>
                        </w:tcMar>
                        <w:vAlign w:val="center"/>
                      </w:tcPr>
                      <w:p w14:paraId="6B4BAD11" w14:textId="77777777" w:rsidR="00F96CF5" w:rsidRDefault="00F96CF5">
                        <w:pPr>
                          <w:rPr>
                            <w:rFonts w:ascii="Arial" w:eastAsia="Arial" w:hAnsi="Arial" w:cs="Arial"/>
                            <w:sz w:val="22"/>
                          </w:rPr>
                        </w:pPr>
                        <w:r>
                          <w:rPr>
                            <w:rFonts w:ascii="Arial" w:eastAsia="Arial" w:hAnsi="Arial" w:cs="Arial"/>
                            <w:sz w:val="22"/>
                          </w:rPr>
                          <w:t>To a great extent</w:t>
                        </w:r>
                      </w:p>
                    </w:tc>
                  </w:tr>
                  <w:tr w:rsidR="006B0B17" w14:paraId="37DFBA29" w14:textId="77777777" w:rsidTr="000C1A56">
                    <w:tc>
                      <w:tcPr>
                        <w:tcW w:w="0" w:type="auto"/>
                        <w:tcMar>
                          <w:top w:w="80" w:type="dxa"/>
                          <w:bottom w:w="80" w:type="dxa"/>
                        </w:tcMar>
                      </w:tcPr>
                      <w:p w14:paraId="5B3CEDEC" w14:textId="5C76456E" w:rsidR="006B0B17" w:rsidRDefault="008E06E3" w:rsidP="006B0B17">
                        <w:pPr>
                          <w:rPr>
                            <w:noProof/>
                          </w:rPr>
                        </w:pPr>
                        <w:r>
                          <w:rPr>
                            <w:noProof/>
                          </w:rPr>
                          <mc:AlternateContent>
                            <mc:Choice Requires="wps">
                              <w:drawing>
                                <wp:anchor distT="0" distB="0" distL="114300" distR="114300" simplePos="0" relativeHeight="251658864" behindDoc="0" locked="1" layoutInCell="1" allowOverlap="1" wp14:anchorId="40526AD9" wp14:editId="34D9D129">
                                  <wp:simplePos x="0" y="0"/>
                                  <wp:positionH relativeFrom="column">
                                    <wp:align>center</wp:align>
                                  </wp:positionH>
                                  <wp:positionV relativeFrom="paragraph">
                                    <wp:posOffset>25400</wp:posOffset>
                                  </wp:positionV>
                                  <wp:extent cx="88900" cy="88900"/>
                                  <wp:effectExtent l="12065" t="12065" r="13335" b="13335"/>
                                  <wp:wrapNone/>
                                  <wp:docPr id="846134888" name="Oval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CF225C6" id="Oval 388" o:spid="_x0000_s1026" style="position:absolute;margin-left:0;margin-top:2pt;width:7pt;height:7pt;z-index:25165886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tcPr>
                      <w:p w14:paraId="4B805DAF" w14:textId="5D2BC452" w:rsidR="006B0B17" w:rsidRDefault="008E06E3" w:rsidP="006B0B17">
                        <w:pPr>
                          <w:rPr>
                            <w:rFonts w:ascii="Arial" w:eastAsia="Arial" w:hAnsi="Arial" w:cs="Arial"/>
                            <w:sz w:val="22"/>
                          </w:rPr>
                        </w:pPr>
                        <w:r w:rsidRPr="003B5A58">
                          <w:rPr>
                            <w:rFonts w:ascii="Segoe UI" w:hAnsi="Segoe UI" w:cs="Segoe UI"/>
                            <w:sz w:val="22"/>
                            <w:szCs w:val="22"/>
                          </w:rPr>
                          <w:t>Did t</w:t>
                        </w:r>
                        <w:r w:rsidRPr="003B5A58" w:rsidDel="00D44992">
                          <w:rPr>
                            <w:rFonts w:ascii="Segoe UI" w:hAnsi="Segoe UI" w:cs="Segoe UI"/>
                            <w:sz w:val="22"/>
                            <w:szCs w:val="22"/>
                          </w:rPr>
                          <w:t xml:space="preserve">he </w:t>
                        </w:r>
                        <w:r w:rsidRPr="003B5A58">
                          <w:rPr>
                            <w:rFonts w:ascii="Segoe UI" w:hAnsi="Segoe UI" w:cs="Segoe UI"/>
                            <w:sz w:val="22"/>
                            <w:szCs w:val="22"/>
                          </w:rPr>
                          <w:t>arrangement(s)</w:t>
                        </w:r>
                        <w:r w:rsidRPr="003B5A58" w:rsidDel="00D44992">
                          <w:rPr>
                            <w:rFonts w:ascii="Segoe UI" w:hAnsi="Segoe UI" w:cs="Segoe UI"/>
                            <w:sz w:val="22"/>
                            <w:szCs w:val="22"/>
                          </w:rPr>
                          <w:t xml:space="preserve"> </w:t>
                        </w:r>
                        <w:r w:rsidRPr="003B5A58">
                          <w:rPr>
                            <w:rFonts w:ascii="Segoe UI" w:hAnsi="Segoe UI" w:cs="Segoe UI"/>
                            <w:sz w:val="22"/>
                            <w:szCs w:val="22"/>
                          </w:rPr>
                          <w:t>have</w:t>
                        </w:r>
                        <w:r w:rsidRPr="003B5A58" w:rsidDel="00D44992">
                          <w:rPr>
                            <w:rFonts w:ascii="Segoe UI" w:hAnsi="Segoe UI" w:cs="Segoe UI"/>
                            <w:sz w:val="22"/>
                            <w:szCs w:val="22"/>
                          </w:rPr>
                          <w:t xml:space="preserve"> a catalytic effect</w:t>
                        </w:r>
                        <w:r w:rsidRPr="003B5A58">
                          <w:rPr>
                            <w:rFonts w:ascii="Segoe UI" w:hAnsi="Segoe UI" w:cs="Segoe UI"/>
                            <w:sz w:val="22"/>
                            <w:szCs w:val="22"/>
                          </w:rPr>
                          <w:t>?</w:t>
                        </w:r>
                      </w:p>
                    </w:tc>
                    <w:tc>
                      <w:tcPr>
                        <w:tcW w:w="0" w:type="auto"/>
                        <w:tcMar>
                          <w:top w:w="80" w:type="dxa"/>
                          <w:bottom w:w="80" w:type="dxa"/>
                        </w:tcMar>
                        <w:vAlign w:val="center"/>
                      </w:tcPr>
                      <w:p w14:paraId="1696F272" w14:textId="5C8ABC7B" w:rsidR="006B0B17" w:rsidRDefault="006B0B17" w:rsidP="006B0B17">
                        <w:pPr>
                          <w:rPr>
                            <w:rFonts w:ascii="Arial" w:eastAsia="Arial" w:hAnsi="Arial" w:cs="Arial"/>
                            <w:sz w:val="22"/>
                          </w:rPr>
                        </w:pPr>
                        <w:r>
                          <w:rPr>
                            <w:rFonts w:ascii="Arial" w:eastAsia="Arial" w:hAnsi="Arial" w:cs="Arial"/>
                            <w:sz w:val="22"/>
                          </w:rPr>
                          <w:t>Not at all</w:t>
                        </w:r>
                      </w:p>
                    </w:tc>
                  </w:tr>
                  <w:tr w:rsidR="006B0B17" w14:paraId="44B7BA4C" w14:textId="77777777" w:rsidTr="000C1A56">
                    <w:tc>
                      <w:tcPr>
                        <w:tcW w:w="0" w:type="auto"/>
                        <w:tcMar>
                          <w:top w:w="80" w:type="dxa"/>
                          <w:bottom w:w="80" w:type="dxa"/>
                        </w:tcMar>
                      </w:tcPr>
                      <w:p w14:paraId="4CC3CB7B" w14:textId="34A4BD85" w:rsidR="006B0B17" w:rsidRDefault="008E06E3" w:rsidP="006B0B17">
                        <w:pPr>
                          <w:rPr>
                            <w:noProof/>
                          </w:rPr>
                        </w:pPr>
                        <w:r>
                          <w:rPr>
                            <w:noProof/>
                          </w:rPr>
                          <mc:AlternateContent>
                            <mc:Choice Requires="wps">
                              <w:drawing>
                                <wp:anchor distT="0" distB="0" distL="114300" distR="114300" simplePos="0" relativeHeight="251658865" behindDoc="0" locked="1" layoutInCell="1" allowOverlap="1" wp14:anchorId="2F075BE1" wp14:editId="485C81EE">
                                  <wp:simplePos x="0" y="0"/>
                                  <wp:positionH relativeFrom="column">
                                    <wp:align>center</wp:align>
                                  </wp:positionH>
                                  <wp:positionV relativeFrom="paragraph">
                                    <wp:posOffset>25400</wp:posOffset>
                                  </wp:positionV>
                                  <wp:extent cx="88900" cy="88900"/>
                                  <wp:effectExtent l="12065" t="12065" r="13335" b="13335"/>
                                  <wp:wrapNone/>
                                  <wp:docPr id="1091668929" name="Oval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387DB85" id="Oval 388" o:spid="_x0000_s1026" style="position:absolute;margin-left:0;margin-top:2pt;width:7pt;height:7pt;z-index:251658867;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tcPr>
                      <w:p w14:paraId="0E6219E2" w14:textId="73176111" w:rsidR="006B0B17" w:rsidRDefault="008E06E3" w:rsidP="006B0B17">
                        <w:pPr>
                          <w:rPr>
                            <w:rFonts w:ascii="Arial" w:eastAsia="Arial" w:hAnsi="Arial" w:cs="Arial"/>
                            <w:sz w:val="22"/>
                          </w:rPr>
                        </w:pPr>
                        <w:r w:rsidRPr="003B5A58">
                          <w:rPr>
                            <w:rFonts w:ascii="Segoe UI" w:hAnsi="Segoe UI" w:cs="Segoe UI"/>
                            <w:sz w:val="22"/>
                            <w:szCs w:val="22"/>
                          </w:rPr>
                          <w:t>Did t</w:t>
                        </w:r>
                        <w:r w:rsidRPr="003B5A58" w:rsidDel="00D44992">
                          <w:rPr>
                            <w:rFonts w:ascii="Segoe UI" w:hAnsi="Segoe UI" w:cs="Segoe UI"/>
                            <w:sz w:val="22"/>
                            <w:szCs w:val="22"/>
                          </w:rPr>
                          <w:t xml:space="preserve">he </w:t>
                        </w:r>
                        <w:r w:rsidRPr="003B5A58">
                          <w:rPr>
                            <w:rFonts w:ascii="Segoe UI" w:hAnsi="Segoe UI" w:cs="Segoe UI"/>
                            <w:sz w:val="22"/>
                            <w:szCs w:val="22"/>
                          </w:rPr>
                          <w:t>arrangement(s)</w:t>
                        </w:r>
                        <w:r w:rsidRPr="003B5A58" w:rsidDel="00D44992">
                          <w:rPr>
                            <w:rFonts w:ascii="Segoe UI" w:hAnsi="Segoe UI" w:cs="Segoe UI"/>
                            <w:sz w:val="22"/>
                            <w:szCs w:val="22"/>
                          </w:rPr>
                          <w:t xml:space="preserve"> </w:t>
                        </w:r>
                        <w:r w:rsidRPr="003B5A58">
                          <w:rPr>
                            <w:rFonts w:ascii="Segoe UI" w:hAnsi="Segoe UI" w:cs="Segoe UI"/>
                            <w:sz w:val="22"/>
                            <w:szCs w:val="22"/>
                          </w:rPr>
                          <w:t>have</w:t>
                        </w:r>
                        <w:r w:rsidRPr="003B5A58" w:rsidDel="00D44992">
                          <w:rPr>
                            <w:rFonts w:ascii="Segoe UI" w:hAnsi="Segoe UI" w:cs="Segoe UI"/>
                            <w:sz w:val="22"/>
                            <w:szCs w:val="22"/>
                          </w:rPr>
                          <w:t xml:space="preserve"> a catalytic effect</w:t>
                        </w:r>
                        <w:r w:rsidRPr="003B5A58">
                          <w:rPr>
                            <w:rFonts w:ascii="Segoe UI" w:hAnsi="Segoe UI" w:cs="Segoe UI"/>
                            <w:sz w:val="22"/>
                            <w:szCs w:val="22"/>
                          </w:rPr>
                          <w:t>?</w:t>
                        </w:r>
                      </w:p>
                    </w:tc>
                    <w:tc>
                      <w:tcPr>
                        <w:tcW w:w="0" w:type="auto"/>
                        <w:tcMar>
                          <w:top w:w="80" w:type="dxa"/>
                          <w:bottom w:w="80" w:type="dxa"/>
                        </w:tcMar>
                        <w:vAlign w:val="center"/>
                      </w:tcPr>
                      <w:p w14:paraId="6487B1AA" w14:textId="516DB4AB" w:rsidR="006B0B17" w:rsidRDefault="006B0B17" w:rsidP="006B0B17">
                        <w:pPr>
                          <w:rPr>
                            <w:rFonts w:ascii="Arial" w:eastAsia="Arial" w:hAnsi="Arial" w:cs="Arial"/>
                            <w:sz w:val="22"/>
                          </w:rPr>
                        </w:pPr>
                        <w:r>
                          <w:rPr>
                            <w:rFonts w:ascii="Arial" w:eastAsia="Arial" w:hAnsi="Arial" w:cs="Arial"/>
                            <w:sz w:val="22"/>
                          </w:rPr>
                          <w:t>To a slight extent</w:t>
                        </w:r>
                      </w:p>
                    </w:tc>
                  </w:tr>
                  <w:tr w:rsidR="006B0B17" w14:paraId="1C487831" w14:textId="77777777" w:rsidTr="000C1A56">
                    <w:tc>
                      <w:tcPr>
                        <w:tcW w:w="0" w:type="auto"/>
                        <w:tcMar>
                          <w:top w:w="80" w:type="dxa"/>
                          <w:bottom w:w="80" w:type="dxa"/>
                        </w:tcMar>
                      </w:tcPr>
                      <w:p w14:paraId="495E1FBA" w14:textId="1FC514FD" w:rsidR="006B0B17" w:rsidRDefault="008E06E3" w:rsidP="006B0B17">
                        <w:pPr>
                          <w:rPr>
                            <w:noProof/>
                          </w:rPr>
                        </w:pPr>
                        <w:r>
                          <w:rPr>
                            <w:noProof/>
                          </w:rPr>
                          <mc:AlternateContent>
                            <mc:Choice Requires="wps">
                              <w:drawing>
                                <wp:anchor distT="0" distB="0" distL="114300" distR="114300" simplePos="0" relativeHeight="251658866" behindDoc="0" locked="1" layoutInCell="1" allowOverlap="1" wp14:anchorId="66C2EB6D" wp14:editId="5ECE934E">
                                  <wp:simplePos x="0" y="0"/>
                                  <wp:positionH relativeFrom="column">
                                    <wp:align>center</wp:align>
                                  </wp:positionH>
                                  <wp:positionV relativeFrom="paragraph">
                                    <wp:posOffset>25400</wp:posOffset>
                                  </wp:positionV>
                                  <wp:extent cx="88900" cy="88900"/>
                                  <wp:effectExtent l="12065" t="12065" r="13335" b="13335"/>
                                  <wp:wrapNone/>
                                  <wp:docPr id="1096839305" name="Oval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D44445E" id="Oval 388" o:spid="_x0000_s1026" style="position:absolute;margin-left:0;margin-top:2pt;width:7pt;height:7pt;z-index:2516588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tcPr>
                      <w:p w14:paraId="3AF3F704" w14:textId="62F3BCDD" w:rsidR="006B0B17" w:rsidRDefault="008E06E3" w:rsidP="006B0B17">
                        <w:pPr>
                          <w:rPr>
                            <w:rFonts w:ascii="Arial" w:eastAsia="Arial" w:hAnsi="Arial" w:cs="Arial"/>
                            <w:sz w:val="22"/>
                          </w:rPr>
                        </w:pPr>
                        <w:r w:rsidRPr="003B5A58">
                          <w:rPr>
                            <w:rFonts w:ascii="Segoe UI" w:hAnsi="Segoe UI" w:cs="Segoe UI"/>
                            <w:sz w:val="22"/>
                            <w:szCs w:val="22"/>
                          </w:rPr>
                          <w:t>Did t</w:t>
                        </w:r>
                        <w:r w:rsidRPr="003B5A58" w:rsidDel="00D44992">
                          <w:rPr>
                            <w:rFonts w:ascii="Segoe UI" w:hAnsi="Segoe UI" w:cs="Segoe UI"/>
                            <w:sz w:val="22"/>
                            <w:szCs w:val="22"/>
                          </w:rPr>
                          <w:t xml:space="preserve">he </w:t>
                        </w:r>
                        <w:r w:rsidRPr="003B5A58">
                          <w:rPr>
                            <w:rFonts w:ascii="Segoe UI" w:hAnsi="Segoe UI" w:cs="Segoe UI"/>
                            <w:sz w:val="22"/>
                            <w:szCs w:val="22"/>
                          </w:rPr>
                          <w:t>arrangement(s)</w:t>
                        </w:r>
                        <w:r w:rsidRPr="003B5A58" w:rsidDel="00D44992">
                          <w:rPr>
                            <w:rFonts w:ascii="Segoe UI" w:hAnsi="Segoe UI" w:cs="Segoe UI"/>
                            <w:sz w:val="22"/>
                            <w:szCs w:val="22"/>
                          </w:rPr>
                          <w:t xml:space="preserve"> </w:t>
                        </w:r>
                        <w:r w:rsidRPr="003B5A58">
                          <w:rPr>
                            <w:rFonts w:ascii="Segoe UI" w:hAnsi="Segoe UI" w:cs="Segoe UI"/>
                            <w:sz w:val="22"/>
                            <w:szCs w:val="22"/>
                          </w:rPr>
                          <w:t>have</w:t>
                        </w:r>
                        <w:r w:rsidRPr="003B5A58" w:rsidDel="00D44992">
                          <w:rPr>
                            <w:rFonts w:ascii="Segoe UI" w:hAnsi="Segoe UI" w:cs="Segoe UI"/>
                            <w:sz w:val="22"/>
                            <w:szCs w:val="22"/>
                          </w:rPr>
                          <w:t xml:space="preserve"> a catalytic effect</w:t>
                        </w:r>
                        <w:r w:rsidRPr="003B5A58">
                          <w:rPr>
                            <w:rFonts w:ascii="Segoe UI" w:hAnsi="Segoe UI" w:cs="Segoe UI"/>
                            <w:sz w:val="22"/>
                            <w:szCs w:val="22"/>
                          </w:rPr>
                          <w:t>?</w:t>
                        </w:r>
                      </w:p>
                    </w:tc>
                    <w:tc>
                      <w:tcPr>
                        <w:tcW w:w="0" w:type="auto"/>
                        <w:tcMar>
                          <w:top w:w="80" w:type="dxa"/>
                          <w:bottom w:w="80" w:type="dxa"/>
                        </w:tcMar>
                        <w:vAlign w:val="center"/>
                      </w:tcPr>
                      <w:p w14:paraId="3C582321" w14:textId="78B8D2DE" w:rsidR="006B0B17" w:rsidRDefault="006B0B17" w:rsidP="006B0B17">
                        <w:pPr>
                          <w:rPr>
                            <w:rFonts w:ascii="Arial" w:eastAsia="Arial" w:hAnsi="Arial" w:cs="Arial"/>
                            <w:sz w:val="22"/>
                          </w:rPr>
                        </w:pPr>
                        <w:r>
                          <w:rPr>
                            <w:rFonts w:ascii="Arial" w:eastAsia="Arial" w:hAnsi="Arial" w:cs="Arial"/>
                            <w:sz w:val="22"/>
                          </w:rPr>
                          <w:t>To a moderate extent</w:t>
                        </w:r>
                      </w:p>
                    </w:tc>
                  </w:tr>
                  <w:tr w:rsidR="006B0B17" w14:paraId="0137BA68" w14:textId="77777777" w:rsidTr="000C1A56">
                    <w:tc>
                      <w:tcPr>
                        <w:tcW w:w="0" w:type="auto"/>
                        <w:tcMar>
                          <w:top w:w="80" w:type="dxa"/>
                          <w:bottom w:w="80" w:type="dxa"/>
                        </w:tcMar>
                      </w:tcPr>
                      <w:p w14:paraId="1C4D9A76" w14:textId="26BA8660" w:rsidR="006B0B17" w:rsidRDefault="008E06E3" w:rsidP="006B0B17">
                        <w:pPr>
                          <w:rPr>
                            <w:noProof/>
                          </w:rPr>
                        </w:pPr>
                        <w:r>
                          <w:rPr>
                            <w:noProof/>
                          </w:rPr>
                          <mc:AlternateContent>
                            <mc:Choice Requires="wps">
                              <w:drawing>
                                <wp:anchor distT="0" distB="0" distL="114300" distR="114300" simplePos="0" relativeHeight="251658887" behindDoc="0" locked="1" layoutInCell="1" allowOverlap="1" wp14:anchorId="5CC1DA9A" wp14:editId="13EC3BF6">
                                  <wp:simplePos x="0" y="0"/>
                                  <wp:positionH relativeFrom="column">
                                    <wp:align>center</wp:align>
                                  </wp:positionH>
                                  <wp:positionV relativeFrom="paragraph">
                                    <wp:posOffset>25400</wp:posOffset>
                                  </wp:positionV>
                                  <wp:extent cx="88900" cy="88900"/>
                                  <wp:effectExtent l="12065" t="12065" r="13335" b="13335"/>
                                  <wp:wrapNone/>
                                  <wp:docPr id="1432501714" name="Oval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DA6754A" id="Oval 388" o:spid="_x0000_s1026" style="position:absolute;margin-left:0;margin-top:2pt;width:7pt;height:7pt;z-index:251658889;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tcPr>
                      <w:p w14:paraId="682B6B58" w14:textId="3BA15582" w:rsidR="006B0B17" w:rsidRDefault="008E06E3" w:rsidP="006B0B17">
                        <w:pPr>
                          <w:rPr>
                            <w:rFonts w:ascii="Arial" w:eastAsia="Arial" w:hAnsi="Arial" w:cs="Arial"/>
                            <w:sz w:val="22"/>
                          </w:rPr>
                        </w:pPr>
                        <w:r w:rsidRPr="003B5A58">
                          <w:rPr>
                            <w:rFonts w:ascii="Segoe UI" w:hAnsi="Segoe UI" w:cs="Segoe UI"/>
                            <w:sz w:val="22"/>
                            <w:szCs w:val="22"/>
                          </w:rPr>
                          <w:t>Did t</w:t>
                        </w:r>
                        <w:r w:rsidRPr="003B5A58" w:rsidDel="00D44992">
                          <w:rPr>
                            <w:rFonts w:ascii="Segoe UI" w:hAnsi="Segoe UI" w:cs="Segoe UI"/>
                            <w:sz w:val="22"/>
                            <w:szCs w:val="22"/>
                          </w:rPr>
                          <w:t xml:space="preserve">he </w:t>
                        </w:r>
                        <w:r w:rsidRPr="003B5A58">
                          <w:rPr>
                            <w:rFonts w:ascii="Segoe UI" w:hAnsi="Segoe UI" w:cs="Segoe UI"/>
                            <w:sz w:val="22"/>
                            <w:szCs w:val="22"/>
                          </w:rPr>
                          <w:t>arrangement(s)</w:t>
                        </w:r>
                        <w:r w:rsidRPr="003B5A58" w:rsidDel="00D44992">
                          <w:rPr>
                            <w:rFonts w:ascii="Segoe UI" w:hAnsi="Segoe UI" w:cs="Segoe UI"/>
                            <w:sz w:val="22"/>
                            <w:szCs w:val="22"/>
                          </w:rPr>
                          <w:t xml:space="preserve"> </w:t>
                        </w:r>
                        <w:r w:rsidRPr="003B5A58">
                          <w:rPr>
                            <w:rFonts w:ascii="Segoe UI" w:hAnsi="Segoe UI" w:cs="Segoe UI"/>
                            <w:sz w:val="22"/>
                            <w:szCs w:val="22"/>
                          </w:rPr>
                          <w:t>have</w:t>
                        </w:r>
                        <w:r w:rsidRPr="003B5A58" w:rsidDel="00D44992">
                          <w:rPr>
                            <w:rFonts w:ascii="Segoe UI" w:hAnsi="Segoe UI" w:cs="Segoe UI"/>
                            <w:sz w:val="22"/>
                            <w:szCs w:val="22"/>
                          </w:rPr>
                          <w:t xml:space="preserve"> a catalytic effect</w:t>
                        </w:r>
                        <w:r w:rsidRPr="003B5A58">
                          <w:rPr>
                            <w:rFonts w:ascii="Segoe UI" w:hAnsi="Segoe UI" w:cs="Segoe UI"/>
                            <w:sz w:val="22"/>
                            <w:szCs w:val="22"/>
                          </w:rPr>
                          <w:t>?</w:t>
                        </w:r>
                      </w:p>
                    </w:tc>
                    <w:tc>
                      <w:tcPr>
                        <w:tcW w:w="0" w:type="auto"/>
                        <w:tcMar>
                          <w:top w:w="80" w:type="dxa"/>
                          <w:bottom w:w="80" w:type="dxa"/>
                        </w:tcMar>
                        <w:vAlign w:val="center"/>
                      </w:tcPr>
                      <w:p w14:paraId="64C1FDF0" w14:textId="657E8B2D" w:rsidR="006B0B17" w:rsidRDefault="006B0B17" w:rsidP="006B0B17">
                        <w:pPr>
                          <w:rPr>
                            <w:rFonts w:ascii="Arial" w:eastAsia="Arial" w:hAnsi="Arial" w:cs="Arial"/>
                            <w:sz w:val="22"/>
                          </w:rPr>
                        </w:pPr>
                        <w:r>
                          <w:rPr>
                            <w:rFonts w:ascii="Arial" w:eastAsia="Arial" w:hAnsi="Arial" w:cs="Arial"/>
                            <w:sz w:val="22"/>
                          </w:rPr>
                          <w:t>To a great extent</w:t>
                        </w:r>
                      </w:p>
                    </w:tc>
                  </w:tr>
                  <w:tr w:rsidR="00F96CF5" w14:paraId="4154CE4D" w14:textId="77777777">
                    <w:tc>
                      <w:tcPr>
                        <w:tcW w:w="0" w:type="auto"/>
                        <w:tcMar>
                          <w:top w:w="80" w:type="dxa"/>
                          <w:bottom w:w="80" w:type="dxa"/>
                        </w:tcMar>
                      </w:tcPr>
                      <w:p w14:paraId="6B9C4F5D" w14:textId="74E8B881" w:rsidR="00F96CF5" w:rsidRDefault="00773C45">
                        <w:pPr>
                          <w:rPr>
                            <w:rFonts w:ascii="Arial" w:eastAsia="Arial" w:hAnsi="Arial" w:cs="Arial"/>
                            <w:sz w:val="22"/>
                          </w:rPr>
                        </w:pPr>
                        <w:r>
                          <w:rPr>
                            <w:noProof/>
                          </w:rPr>
                          <mc:AlternateContent>
                            <mc:Choice Requires="wps">
                              <w:drawing>
                                <wp:anchor distT="0" distB="0" distL="114300" distR="114300" simplePos="0" relativeHeight="251658867" behindDoc="0" locked="1" layoutInCell="1" allowOverlap="1" wp14:anchorId="68EBDE63" wp14:editId="56ED9E8F">
                                  <wp:simplePos x="0" y="0"/>
                                  <wp:positionH relativeFrom="column">
                                    <wp:align>center</wp:align>
                                  </wp:positionH>
                                  <wp:positionV relativeFrom="paragraph">
                                    <wp:posOffset>25400</wp:posOffset>
                                  </wp:positionV>
                                  <wp:extent cx="88900" cy="88900"/>
                                  <wp:effectExtent l="12065" t="13970" r="13335" b="11430"/>
                                  <wp:wrapNone/>
                                  <wp:docPr id="266856426" name="Oval 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1AAB580" id="Oval 389" o:spid="_x0000_s1026" style="position:absolute;margin-left:0;margin-top:2pt;width:7pt;height:7pt;z-index:251701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69D969F" w14:textId="77777777" w:rsidR="00F96CF5" w:rsidRDefault="00F96CF5">
                        <w:pPr>
                          <w:rPr>
                            <w:rFonts w:ascii="Arial" w:eastAsia="Arial" w:hAnsi="Arial" w:cs="Arial"/>
                            <w:sz w:val="22"/>
                          </w:rPr>
                        </w:pPr>
                        <w:r>
                          <w:rPr>
                            <w:rFonts w:ascii="Arial" w:eastAsia="Arial" w:hAnsi="Arial" w:cs="Arial"/>
                            <w:sz w:val="22"/>
                          </w:rPr>
                          <w:t>Could the objectives of the arrangement(s) be achieved using alternative IMF facilities and/or through other partners</w:t>
                        </w:r>
                      </w:p>
                    </w:tc>
                    <w:tc>
                      <w:tcPr>
                        <w:tcW w:w="0" w:type="auto"/>
                        <w:tcMar>
                          <w:top w:w="80" w:type="dxa"/>
                          <w:bottom w:w="80" w:type="dxa"/>
                        </w:tcMar>
                        <w:vAlign w:val="center"/>
                      </w:tcPr>
                      <w:p w14:paraId="46A84B12"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B832F48" w14:textId="77777777">
                    <w:tc>
                      <w:tcPr>
                        <w:tcW w:w="0" w:type="auto"/>
                        <w:tcMar>
                          <w:top w:w="80" w:type="dxa"/>
                          <w:bottom w:w="80" w:type="dxa"/>
                        </w:tcMar>
                      </w:tcPr>
                      <w:p w14:paraId="6D7B34DD" w14:textId="45D7051F" w:rsidR="00F96CF5" w:rsidRDefault="00773C45">
                        <w:pPr>
                          <w:rPr>
                            <w:rFonts w:ascii="Arial" w:eastAsia="Arial" w:hAnsi="Arial" w:cs="Arial"/>
                            <w:sz w:val="22"/>
                          </w:rPr>
                        </w:pPr>
                        <w:r>
                          <w:rPr>
                            <w:noProof/>
                          </w:rPr>
                          <mc:AlternateContent>
                            <mc:Choice Requires="wps">
                              <w:drawing>
                                <wp:anchor distT="0" distB="0" distL="114300" distR="114300" simplePos="0" relativeHeight="251658868" behindDoc="0" locked="1" layoutInCell="1" allowOverlap="1" wp14:anchorId="3BBF60F8" wp14:editId="55E4CE9B">
                                  <wp:simplePos x="0" y="0"/>
                                  <wp:positionH relativeFrom="column">
                                    <wp:align>center</wp:align>
                                  </wp:positionH>
                                  <wp:positionV relativeFrom="paragraph">
                                    <wp:posOffset>25400</wp:posOffset>
                                  </wp:positionV>
                                  <wp:extent cx="88900" cy="88900"/>
                                  <wp:effectExtent l="12065" t="6350" r="13335" b="9525"/>
                                  <wp:wrapNone/>
                                  <wp:docPr id="1132423686" name="Oval 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F31EDA4" id="Oval 390" o:spid="_x0000_s1026" style="position:absolute;margin-left:0;margin-top:2pt;width:7pt;height:7pt;z-index:2517022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AA7FAC5" w14:textId="77777777" w:rsidR="00F96CF5" w:rsidRDefault="00F96CF5">
                        <w:pPr>
                          <w:rPr>
                            <w:rFonts w:ascii="Arial" w:eastAsia="Arial" w:hAnsi="Arial" w:cs="Arial"/>
                            <w:sz w:val="22"/>
                          </w:rPr>
                        </w:pPr>
                        <w:r>
                          <w:rPr>
                            <w:rFonts w:ascii="Arial" w:eastAsia="Arial" w:hAnsi="Arial" w:cs="Arial"/>
                            <w:sz w:val="22"/>
                          </w:rPr>
                          <w:t>Could the objectives of the arrangement(s) be achieved using alternative IMF facilities and/or through other partners</w:t>
                        </w:r>
                      </w:p>
                    </w:tc>
                    <w:tc>
                      <w:tcPr>
                        <w:tcW w:w="0" w:type="auto"/>
                        <w:tcMar>
                          <w:top w:w="80" w:type="dxa"/>
                          <w:bottom w:w="80" w:type="dxa"/>
                        </w:tcMar>
                        <w:vAlign w:val="center"/>
                      </w:tcPr>
                      <w:p w14:paraId="094C3468"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9D89D8C" w14:textId="77777777">
                    <w:tc>
                      <w:tcPr>
                        <w:tcW w:w="0" w:type="auto"/>
                        <w:tcMar>
                          <w:top w:w="80" w:type="dxa"/>
                          <w:bottom w:w="80" w:type="dxa"/>
                        </w:tcMar>
                      </w:tcPr>
                      <w:p w14:paraId="02B9AB29" w14:textId="5E6CEB54"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869" behindDoc="0" locked="1" layoutInCell="1" allowOverlap="1" wp14:anchorId="37F7DE3D" wp14:editId="76F2DF49">
                                  <wp:simplePos x="0" y="0"/>
                                  <wp:positionH relativeFrom="column">
                                    <wp:align>center</wp:align>
                                  </wp:positionH>
                                  <wp:positionV relativeFrom="paragraph">
                                    <wp:posOffset>25400</wp:posOffset>
                                  </wp:positionV>
                                  <wp:extent cx="88900" cy="88900"/>
                                  <wp:effectExtent l="12065" t="8255" r="13335" b="7620"/>
                                  <wp:wrapNone/>
                                  <wp:docPr id="1262270867" name="Oval 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15434E" id="Oval 391" o:spid="_x0000_s1026" style="position:absolute;margin-left:0;margin-top:2pt;width:7pt;height:7pt;z-index:2517032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7E7FABE" w14:textId="77777777" w:rsidR="00F96CF5" w:rsidRDefault="00F96CF5">
                        <w:pPr>
                          <w:rPr>
                            <w:rFonts w:ascii="Arial" w:eastAsia="Arial" w:hAnsi="Arial" w:cs="Arial"/>
                            <w:sz w:val="22"/>
                          </w:rPr>
                        </w:pPr>
                        <w:r>
                          <w:rPr>
                            <w:rFonts w:ascii="Arial" w:eastAsia="Arial" w:hAnsi="Arial" w:cs="Arial"/>
                            <w:sz w:val="22"/>
                          </w:rPr>
                          <w:t>Could the objectives of the arrangement(s) be achieved using alternative IMF facilities and/or through other partners</w:t>
                        </w:r>
                      </w:p>
                    </w:tc>
                    <w:tc>
                      <w:tcPr>
                        <w:tcW w:w="0" w:type="auto"/>
                        <w:tcMar>
                          <w:top w:w="80" w:type="dxa"/>
                          <w:bottom w:w="80" w:type="dxa"/>
                        </w:tcMar>
                        <w:vAlign w:val="center"/>
                      </w:tcPr>
                      <w:p w14:paraId="098B235F"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85A6DE7" w14:textId="77777777">
                    <w:tc>
                      <w:tcPr>
                        <w:tcW w:w="0" w:type="auto"/>
                        <w:tcMar>
                          <w:top w:w="80" w:type="dxa"/>
                          <w:bottom w:w="80" w:type="dxa"/>
                        </w:tcMar>
                      </w:tcPr>
                      <w:p w14:paraId="4620D9E1" w14:textId="74F1FD79" w:rsidR="00F96CF5" w:rsidRDefault="00773C45">
                        <w:pPr>
                          <w:rPr>
                            <w:rFonts w:ascii="Arial" w:eastAsia="Arial" w:hAnsi="Arial" w:cs="Arial"/>
                            <w:sz w:val="22"/>
                          </w:rPr>
                        </w:pPr>
                        <w:r>
                          <w:rPr>
                            <w:noProof/>
                          </w:rPr>
                          <mc:AlternateContent>
                            <mc:Choice Requires="wps">
                              <w:drawing>
                                <wp:anchor distT="0" distB="0" distL="114300" distR="114300" simplePos="0" relativeHeight="251658870" behindDoc="0" locked="1" layoutInCell="1" allowOverlap="1" wp14:anchorId="3B15A353" wp14:editId="04F2E2C3">
                                  <wp:simplePos x="0" y="0"/>
                                  <wp:positionH relativeFrom="column">
                                    <wp:align>center</wp:align>
                                  </wp:positionH>
                                  <wp:positionV relativeFrom="paragraph">
                                    <wp:posOffset>25400</wp:posOffset>
                                  </wp:positionV>
                                  <wp:extent cx="88900" cy="88900"/>
                                  <wp:effectExtent l="12065" t="6350" r="13335" b="9525"/>
                                  <wp:wrapNone/>
                                  <wp:docPr id="2031037410" name="Oval 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11E260A" id="Oval 392" o:spid="_x0000_s1026" style="position:absolute;margin-left:0;margin-top:2pt;width:7pt;height:7pt;z-index:2517043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553544B" w14:textId="77777777" w:rsidR="00F96CF5" w:rsidRDefault="00F96CF5">
                        <w:pPr>
                          <w:rPr>
                            <w:rFonts w:ascii="Arial" w:eastAsia="Arial" w:hAnsi="Arial" w:cs="Arial"/>
                            <w:sz w:val="22"/>
                          </w:rPr>
                        </w:pPr>
                        <w:r>
                          <w:rPr>
                            <w:rFonts w:ascii="Arial" w:eastAsia="Arial" w:hAnsi="Arial" w:cs="Arial"/>
                            <w:sz w:val="22"/>
                          </w:rPr>
                          <w:t>Could the objectives of the arrangement(s) be achieved using alternative IMF facilities and/or through other partners</w:t>
                        </w:r>
                      </w:p>
                    </w:tc>
                    <w:tc>
                      <w:tcPr>
                        <w:tcW w:w="0" w:type="auto"/>
                        <w:tcMar>
                          <w:top w:w="80" w:type="dxa"/>
                          <w:bottom w:w="80" w:type="dxa"/>
                        </w:tcMar>
                        <w:vAlign w:val="center"/>
                      </w:tcPr>
                      <w:p w14:paraId="18D5ACFF"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5CAED5BF" w14:textId="77777777">
                    <w:tc>
                      <w:tcPr>
                        <w:tcW w:w="0" w:type="auto"/>
                        <w:tcMar>
                          <w:top w:w="80" w:type="dxa"/>
                          <w:bottom w:w="80" w:type="dxa"/>
                        </w:tcMar>
                      </w:tcPr>
                      <w:p w14:paraId="20372AC2" w14:textId="200204FF" w:rsidR="00F96CF5" w:rsidRDefault="00773C45">
                        <w:pPr>
                          <w:rPr>
                            <w:rFonts w:ascii="Arial" w:eastAsia="Arial" w:hAnsi="Arial" w:cs="Arial"/>
                            <w:sz w:val="22"/>
                          </w:rPr>
                        </w:pPr>
                        <w:r>
                          <w:rPr>
                            <w:noProof/>
                          </w:rPr>
                          <mc:AlternateContent>
                            <mc:Choice Requires="wps">
                              <w:drawing>
                                <wp:anchor distT="0" distB="0" distL="114300" distR="114300" simplePos="0" relativeHeight="251658871" behindDoc="0" locked="1" layoutInCell="1" allowOverlap="1" wp14:anchorId="482786D6" wp14:editId="79828A56">
                                  <wp:simplePos x="0" y="0"/>
                                  <wp:positionH relativeFrom="column">
                                    <wp:align>center</wp:align>
                                  </wp:positionH>
                                  <wp:positionV relativeFrom="paragraph">
                                    <wp:posOffset>25400</wp:posOffset>
                                  </wp:positionV>
                                  <wp:extent cx="88900" cy="88900"/>
                                  <wp:effectExtent l="12065" t="8255" r="13335" b="7620"/>
                                  <wp:wrapNone/>
                                  <wp:docPr id="1992537520" name="Oval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67F580" id="Oval 393" o:spid="_x0000_s1026" style="position:absolute;margin-left:0;margin-top:2pt;width:7pt;height:7pt;z-index:2517053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F702745" w14:textId="77777777" w:rsidR="00F96CF5" w:rsidRDefault="00F96CF5">
                        <w:pPr>
                          <w:rPr>
                            <w:rFonts w:ascii="Arial" w:eastAsia="Arial" w:hAnsi="Arial" w:cs="Arial"/>
                            <w:sz w:val="22"/>
                          </w:rPr>
                        </w:pPr>
                        <w:r>
                          <w:rPr>
                            <w:rFonts w:ascii="Arial" w:eastAsia="Arial" w:hAnsi="Arial" w:cs="Arial"/>
                            <w:sz w:val="22"/>
                          </w:rPr>
                          <w:t>Did the arrangement(s) provide value added for the member countries</w:t>
                        </w:r>
                      </w:p>
                    </w:tc>
                    <w:tc>
                      <w:tcPr>
                        <w:tcW w:w="0" w:type="auto"/>
                        <w:tcMar>
                          <w:top w:w="80" w:type="dxa"/>
                          <w:bottom w:w="80" w:type="dxa"/>
                        </w:tcMar>
                        <w:vAlign w:val="center"/>
                      </w:tcPr>
                      <w:p w14:paraId="0C9F7742"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DDFCFA3" w14:textId="77777777">
                    <w:tc>
                      <w:tcPr>
                        <w:tcW w:w="0" w:type="auto"/>
                        <w:tcMar>
                          <w:top w:w="80" w:type="dxa"/>
                          <w:bottom w:w="80" w:type="dxa"/>
                        </w:tcMar>
                      </w:tcPr>
                      <w:p w14:paraId="3A4AF81F" w14:textId="677EF746" w:rsidR="00F96CF5" w:rsidRDefault="00773C45">
                        <w:pPr>
                          <w:rPr>
                            <w:rFonts w:ascii="Arial" w:eastAsia="Arial" w:hAnsi="Arial" w:cs="Arial"/>
                            <w:sz w:val="22"/>
                          </w:rPr>
                        </w:pPr>
                        <w:r>
                          <w:rPr>
                            <w:noProof/>
                          </w:rPr>
                          <mc:AlternateContent>
                            <mc:Choice Requires="wps">
                              <w:drawing>
                                <wp:anchor distT="0" distB="0" distL="114300" distR="114300" simplePos="0" relativeHeight="251658872" behindDoc="0" locked="1" layoutInCell="1" allowOverlap="1" wp14:anchorId="2F6C97DC" wp14:editId="6618FBC1">
                                  <wp:simplePos x="0" y="0"/>
                                  <wp:positionH relativeFrom="column">
                                    <wp:align>center</wp:align>
                                  </wp:positionH>
                                  <wp:positionV relativeFrom="paragraph">
                                    <wp:posOffset>25400</wp:posOffset>
                                  </wp:positionV>
                                  <wp:extent cx="88900" cy="88900"/>
                                  <wp:effectExtent l="12065" t="8255" r="13335" b="7620"/>
                                  <wp:wrapNone/>
                                  <wp:docPr id="629992833" name="Oval 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DCD906D" id="Oval 394" o:spid="_x0000_s1026" style="position:absolute;margin-left:0;margin-top:2pt;width:7pt;height:7pt;z-index:2517063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91DA124" w14:textId="77777777" w:rsidR="00F96CF5" w:rsidRDefault="00F96CF5">
                        <w:pPr>
                          <w:rPr>
                            <w:rFonts w:ascii="Arial" w:eastAsia="Arial" w:hAnsi="Arial" w:cs="Arial"/>
                            <w:sz w:val="22"/>
                          </w:rPr>
                        </w:pPr>
                        <w:r>
                          <w:rPr>
                            <w:rFonts w:ascii="Arial" w:eastAsia="Arial" w:hAnsi="Arial" w:cs="Arial"/>
                            <w:sz w:val="22"/>
                          </w:rPr>
                          <w:t>Did the arrangement(s) provide value added for the member countries</w:t>
                        </w:r>
                      </w:p>
                    </w:tc>
                    <w:tc>
                      <w:tcPr>
                        <w:tcW w:w="0" w:type="auto"/>
                        <w:tcMar>
                          <w:top w:w="80" w:type="dxa"/>
                          <w:bottom w:w="80" w:type="dxa"/>
                        </w:tcMar>
                        <w:vAlign w:val="center"/>
                      </w:tcPr>
                      <w:p w14:paraId="30BBC0CA"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FDD5E5B" w14:textId="77777777">
                    <w:tc>
                      <w:tcPr>
                        <w:tcW w:w="0" w:type="auto"/>
                        <w:tcMar>
                          <w:top w:w="80" w:type="dxa"/>
                          <w:bottom w:w="80" w:type="dxa"/>
                        </w:tcMar>
                      </w:tcPr>
                      <w:p w14:paraId="7E2D7A46" w14:textId="36FDF3EF" w:rsidR="00F96CF5" w:rsidRDefault="00773C45">
                        <w:pPr>
                          <w:rPr>
                            <w:rFonts w:ascii="Arial" w:eastAsia="Arial" w:hAnsi="Arial" w:cs="Arial"/>
                            <w:sz w:val="22"/>
                          </w:rPr>
                        </w:pPr>
                        <w:r>
                          <w:rPr>
                            <w:noProof/>
                          </w:rPr>
                          <mc:AlternateContent>
                            <mc:Choice Requires="wps">
                              <w:drawing>
                                <wp:anchor distT="0" distB="0" distL="114300" distR="114300" simplePos="0" relativeHeight="251658873" behindDoc="0" locked="1" layoutInCell="1" allowOverlap="1" wp14:anchorId="740A9DC6" wp14:editId="04D69425">
                                  <wp:simplePos x="0" y="0"/>
                                  <wp:positionH relativeFrom="column">
                                    <wp:align>center</wp:align>
                                  </wp:positionH>
                                  <wp:positionV relativeFrom="paragraph">
                                    <wp:posOffset>25400</wp:posOffset>
                                  </wp:positionV>
                                  <wp:extent cx="88900" cy="88900"/>
                                  <wp:effectExtent l="12065" t="10160" r="13335" b="5715"/>
                                  <wp:wrapNone/>
                                  <wp:docPr id="1352067978" name="Oval 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2377CE6" id="Oval 395" o:spid="_x0000_s1026" style="position:absolute;margin-left:0;margin-top:2pt;width:7pt;height:7pt;z-index:2517073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1B8DC5F" w14:textId="77777777" w:rsidR="00F96CF5" w:rsidRDefault="00F96CF5">
                        <w:pPr>
                          <w:rPr>
                            <w:rFonts w:ascii="Arial" w:eastAsia="Arial" w:hAnsi="Arial" w:cs="Arial"/>
                            <w:sz w:val="22"/>
                          </w:rPr>
                        </w:pPr>
                        <w:r>
                          <w:rPr>
                            <w:rFonts w:ascii="Arial" w:eastAsia="Arial" w:hAnsi="Arial" w:cs="Arial"/>
                            <w:sz w:val="22"/>
                          </w:rPr>
                          <w:t>Did the arrangement(s) provide value added for the member countries</w:t>
                        </w:r>
                      </w:p>
                    </w:tc>
                    <w:tc>
                      <w:tcPr>
                        <w:tcW w:w="0" w:type="auto"/>
                        <w:tcMar>
                          <w:top w:w="80" w:type="dxa"/>
                          <w:bottom w:w="80" w:type="dxa"/>
                        </w:tcMar>
                        <w:vAlign w:val="center"/>
                      </w:tcPr>
                      <w:p w14:paraId="1BEAF59E"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AEACC4E" w14:textId="77777777">
                    <w:tc>
                      <w:tcPr>
                        <w:tcW w:w="0" w:type="auto"/>
                        <w:tcMar>
                          <w:top w:w="80" w:type="dxa"/>
                          <w:bottom w:w="80" w:type="dxa"/>
                        </w:tcMar>
                      </w:tcPr>
                      <w:p w14:paraId="0A798621" w14:textId="5AB372C0" w:rsidR="00F96CF5" w:rsidRDefault="00773C45">
                        <w:pPr>
                          <w:rPr>
                            <w:rFonts w:ascii="Arial" w:eastAsia="Arial" w:hAnsi="Arial" w:cs="Arial"/>
                            <w:sz w:val="22"/>
                          </w:rPr>
                        </w:pPr>
                        <w:r>
                          <w:rPr>
                            <w:noProof/>
                          </w:rPr>
                          <mc:AlternateContent>
                            <mc:Choice Requires="wps">
                              <w:drawing>
                                <wp:anchor distT="0" distB="0" distL="114300" distR="114300" simplePos="0" relativeHeight="251658874" behindDoc="0" locked="1" layoutInCell="1" allowOverlap="1" wp14:anchorId="5653A060" wp14:editId="6E4EA8ED">
                                  <wp:simplePos x="0" y="0"/>
                                  <wp:positionH relativeFrom="column">
                                    <wp:align>center</wp:align>
                                  </wp:positionH>
                                  <wp:positionV relativeFrom="paragraph">
                                    <wp:posOffset>25400</wp:posOffset>
                                  </wp:positionV>
                                  <wp:extent cx="88900" cy="88900"/>
                                  <wp:effectExtent l="12065" t="8255" r="13335" b="7620"/>
                                  <wp:wrapNone/>
                                  <wp:docPr id="1007766664" name="Oval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DD3235A" id="Oval 396" o:spid="_x0000_s1026" style="position:absolute;margin-left:0;margin-top:2pt;width:7pt;height:7pt;z-index:2517084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31B54E3" w14:textId="77777777" w:rsidR="00F96CF5" w:rsidRDefault="00F96CF5">
                        <w:pPr>
                          <w:rPr>
                            <w:rFonts w:ascii="Arial" w:eastAsia="Arial" w:hAnsi="Arial" w:cs="Arial"/>
                            <w:sz w:val="22"/>
                          </w:rPr>
                        </w:pPr>
                        <w:r>
                          <w:rPr>
                            <w:rFonts w:ascii="Arial" w:eastAsia="Arial" w:hAnsi="Arial" w:cs="Arial"/>
                            <w:sz w:val="22"/>
                          </w:rPr>
                          <w:t>Did the arrangement(s) provide value added for the member countries</w:t>
                        </w:r>
                      </w:p>
                    </w:tc>
                    <w:tc>
                      <w:tcPr>
                        <w:tcW w:w="0" w:type="auto"/>
                        <w:tcMar>
                          <w:top w:w="80" w:type="dxa"/>
                          <w:bottom w:w="80" w:type="dxa"/>
                        </w:tcMar>
                        <w:vAlign w:val="center"/>
                      </w:tcPr>
                      <w:p w14:paraId="7A946B71"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A99495F" w14:textId="77777777">
                    <w:tc>
                      <w:tcPr>
                        <w:tcW w:w="0" w:type="auto"/>
                        <w:tcMar>
                          <w:top w:w="80" w:type="dxa"/>
                          <w:bottom w:w="80" w:type="dxa"/>
                        </w:tcMar>
                      </w:tcPr>
                      <w:p w14:paraId="0CACA8BA" w14:textId="4ED9ED8E" w:rsidR="00F96CF5" w:rsidRDefault="00773C45">
                        <w:pPr>
                          <w:rPr>
                            <w:rFonts w:ascii="Arial" w:eastAsia="Arial" w:hAnsi="Arial" w:cs="Arial"/>
                            <w:sz w:val="22"/>
                          </w:rPr>
                        </w:pPr>
                        <w:r>
                          <w:rPr>
                            <w:noProof/>
                          </w:rPr>
                          <mc:AlternateContent>
                            <mc:Choice Requires="wps">
                              <w:drawing>
                                <wp:anchor distT="0" distB="0" distL="114300" distR="114300" simplePos="0" relativeHeight="251658875" behindDoc="0" locked="1" layoutInCell="1" allowOverlap="1" wp14:anchorId="613C6EFF" wp14:editId="3805BABE">
                                  <wp:simplePos x="0" y="0"/>
                                  <wp:positionH relativeFrom="column">
                                    <wp:align>center</wp:align>
                                  </wp:positionH>
                                  <wp:positionV relativeFrom="paragraph">
                                    <wp:posOffset>25400</wp:posOffset>
                                  </wp:positionV>
                                  <wp:extent cx="88900" cy="88900"/>
                                  <wp:effectExtent l="12065" t="10160" r="13335" b="5715"/>
                                  <wp:wrapNone/>
                                  <wp:docPr id="1640577627" name="Oval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0015281" id="Oval 397" o:spid="_x0000_s1026" style="position:absolute;margin-left:0;margin-top:2pt;width:7pt;height:7pt;z-index:2517094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6D1999F" w14:textId="77777777" w:rsidR="00F96CF5" w:rsidRDefault="00F96CF5">
                        <w:pPr>
                          <w:rPr>
                            <w:rFonts w:ascii="Arial" w:eastAsia="Arial" w:hAnsi="Arial" w:cs="Arial"/>
                            <w:sz w:val="22"/>
                          </w:rPr>
                        </w:pPr>
                        <w:r>
                          <w:rPr>
                            <w:rFonts w:ascii="Arial" w:eastAsia="Arial" w:hAnsi="Arial" w:cs="Arial"/>
                            <w:sz w:val="22"/>
                          </w:rPr>
                          <w:t>Did the arrangement(s) fulfill its (their) initial expectations and objectives</w:t>
                        </w:r>
                      </w:p>
                    </w:tc>
                    <w:tc>
                      <w:tcPr>
                        <w:tcW w:w="0" w:type="auto"/>
                        <w:tcMar>
                          <w:top w:w="80" w:type="dxa"/>
                          <w:bottom w:w="80" w:type="dxa"/>
                        </w:tcMar>
                        <w:vAlign w:val="center"/>
                      </w:tcPr>
                      <w:p w14:paraId="41FF4F7D"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D3D135F" w14:textId="77777777">
                    <w:tc>
                      <w:tcPr>
                        <w:tcW w:w="0" w:type="auto"/>
                        <w:tcMar>
                          <w:top w:w="80" w:type="dxa"/>
                          <w:bottom w:w="80" w:type="dxa"/>
                        </w:tcMar>
                      </w:tcPr>
                      <w:p w14:paraId="65A0AEFB" w14:textId="0E5E9C57" w:rsidR="00F96CF5" w:rsidRDefault="00773C45">
                        <w:pPr>
                          <w:rPr>
                            <w:rFonts w:ascii="Arial" w:eastAsia="Arial" w:hAnsi="Arial" w:cs="Arial"/>
                            <w:sz w:val="22"/>
                          </w:rPr>
                        </w:pPr>
                        <w:r>
                          <w:rPr>
                            <w:noProof/>
                          </w:rPr>
                          <mc:AlternateContent>
                            <mc:Choice Requires="wps">
                              <w:drawing>
                                <wp:anchor distT="0" distB="0" distL="114300" distR="114300" simplePos="0" relativeHeight="251658876" behindDoc="0" locked="1" layoutInCell="1" allowOverlap="1" wp14:anchorId="667B0A98" wp14:editId="7E54982B">
                                  <wp:simplePos x="0" y="0"/>
                                  <wp:positionH relativeFrom="column">
                                    <wp:align>center</wp:align>
                                  </wp:positionH>
                                  <wp:positionV relativeFrom="paragraph">
                                    <wp:posOffset>25400</wp:posOffset>
                                  </wp:positionV>
                                  <wp:extent cx="88900" cy="88900"/>
                                  <wp:effectExtent l="12065" t="12065" r="13335" b="13335"/>
                                  <wp:wrapNone/>
                                  <wp:docPr id="1492147795" name="Oval 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AE1DAF8" id="Oval 398" o:spid="_x0000_s1026" style="position:absolute;margin-left:0;margin-top:2pt;width:7pt;height:7pt;z-index:2517104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065BB8F" w14:textId="77777777" w:rsidR="00F96CF5" w:rsidRDefault="00F96CF5">
                        <w:pPr>
                          <w:rPr>
                            <w:rFonts w:ascii="Arial" w:eastAsia="Arial" w:hAnsi="Arial" w:cs="Arial"/>
                            <w:sz w:val="22"/>
                          </w:rPr>
                        </w:pPr>
                        <w:r>
                          <w:rPr>
                            <w:rFonts w:ascii="Arial" w:eastAsia="Arial" w:hAnsi="Arial" w:cs="Arial"/>
                            <w:sz w:val="22"/>
                          </w:rPr>
                          <w:t>Did the arrangement(s) fulfill its (their) initial expectations and objectives</w:t>
                        </w:r>
                      </w:p>
                    </w:tc>
                    <w:tc>
                      <w:tcPr>
                        <w:tcW w:w="0" w:type="auto"/>
                        <w:tcMar>
                          <w:top w:w="80" w:type="dxa"/>
                          <w:bottom w:w="80" w:type="dxa"/>
                        </w:tcMar>
                        <w:vAlign w:val="center"/>
                      </w:tcPr>
                      <w:p w14:paraId="39D937C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42D6BCC" w14:textId="77777777">
                    <w:tc>
                      <w:tcPr>
                        <w:tcW w:w="0" w:type="auto"/>
                        <w:tcMar>
                          <w:top w:w="80" w:type="dxa"/>
                          <w:bottom w:w="80" w:type="dxa"/>
                        </w:tcMar>
                      </w:tcPr>
                      <w:p w14:paraId="0B1D140F" w14:textId="093AE175" w:rsidR="00F96CF5" w:rsidRDefault="00773C45">
                        <w:pPr>
                          <w:rPr>
                            <w:rFonts w:ascii="Arial" w:eastAsia="Arial" w:hAnsi="Arial" w:cs="Arial"/>
                            <w:sz w:val="22"/>
                          </w:rPr>
                        </w:pPr>
                        <w:r>
                          <w:rPr>
                            <w:noProof/>
                          </w:rPr>
                          <mc:AlternateContent>
                            <mc:Choice Requires="wps">
                              <w:drawing>
                                <wp:anchor distT="0" distB="0" distL="114300" distR="114300" simplePos="0" relativeHeight="251658877" behindDoc="0" locked="1" layoutInCell="1" allowOverlap="1" wp14:anchorId="195260E2" wp14:editId="7D7B961D">
                                  <wp:simplePos x="0" y="0"/>
                                  <wp:positionH relativeFrom="column">
                                    <wp:align>center</wp:align>
                                  </wp:positionH>
                                  <wp:positionV relativeFrom="paragraph">
                                    <wp:posOffset>25400</wp:posOffset>
                                  </wp:positionV>
                                  <wp:extent cx="88900" cy="88900"/>
                                  <wp:effectExtent l="12065" t="13970" r="13335" b="11430"/>
                                  <wp:wrapNone/>
                                  <wp:docPr id="13714307" name="Oval 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782D83E" id="Oval 399" o:spid="_x0000_s1026" style="position:absolute;margin-left:0;margin-top:2pt;width:7pt;height:7pt;z-index:2517114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597302E" w14:textId="77777777" w:rsidR="00F96CF5" w:rsidRDefault="00F96CF5">
                        <w:pPr>
                          <w:rPr>
                            <w:rFonts w:ascii="Arial" w:eastAsia="Arial" w:hAnsi="Arial" w:cs="Arial"/>
                            <w:sz w:val="22"/>
                          </w:rPr>
                        </w:pPr>
                        <w:r>
                          <w:rPr>
                            <w:rFonts w:ascii="Arial" w:eastAsia="Arial" w:hAnsi="Arial" w:cs="Arial"/>
                            <w:sz w:val="22"/>
                          </w:rPr>
                          <w:t>Did the arrangement(s) fulfill its (their) initial expectations and objectives</w:t>
                        </w:r>
                      </w:p>
                    </w:tc>
                    <w:tc>
                      <w:tcPr>
                        <w:tcW w:w="0" w:type="auto"/>
                        <w:tcMar>
                          <w:top w:w="80" w:type="dxa"/>
                          <w:bottom w:w="80" w:type="dxa"/>
                        </w:tcMar>
                        <w:vAlign w:val="center"/>
                      </w:tcPr>
                      <w:p w14:paraId="44203F69"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410475D" w14:textId="77777777">
                    <w:tc>
                      <w:tcPr>
                        <w:tcW w:w="0" w:type="auto"/>
                        <w:tcMar>
                          <w:top w:w="80" w:type="dxa"/>
                          <w:bottom w:w="80" w:type="dxa"/>
                        </w:tcMar>
                      </w:tcPr>
                      <w:p w14:paraId="7D8D43FA" w14:textId="0C2864BA" w:rsidR="00F96CF5" w:rsidRDefault="00773C45">
                        <w:pPr>
                          <w:rPr>
                            <w:rFonts w:ascii="Arial" w:eastAsia="Arial" w:hAnsi="Arial" w:cs="Arial"/>
                            <w:sz w:val="22"/>
                          </w:rPr>
                        </w:pPr>
                        <w:r>
                          <w:rPr>
                            <w:noProof/>
                          </w:rPr>
                          <mc:AlternateContent>
                            <mc:Choice Requires="wps">
                              <w:drawing>
                                <wp:anchor distT="0" distB="0" distL="114300" distR="114300" simplePos="0" relativeHeight="251658878" behindDoc="0" locked="1" layoutInCell="1" allowOverlap="1" wp14:anchorId="085B74A7" wp14:editId="585D3E35">
                                  <wp:simplePos x="0" y="0"/>
                                  <wp:positionH relativeFrom="column">
                                    <wp:align>center</wp:align>
                                  </wp:positionH>
                                  <wp:positionV relativeFrom="paragraph">
                                    <wp:posOffset>25400</wp:posOffset>
                                  </wp:positionV>
                                  <wp:extent cx="88900" cy="88900"/>
                                  <wp:effectExtent l="12065" t="6350" r="13335" b="9525"/>
                                  <wp:wrapNone/>
                                  <wp:docPr id="1170667397" name="Oval 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9C99E0" id="Oval 400" o:spid="_x0000_s1026" style="position:absolute;margin-left:0;margin-top:2pt;width:7pt;height:7pt;z-index:2517125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F75C9FA" w14:textId="77777777" w:rsidR="00F96CF5" w:rsidRDefault="00F96CF5">
                        <w:pPr>
                          <w:rPr>
                            <w:rFonts w:ascii="Arial" w:eastAsia="Arial" w:hAnsi="Arial" w:cs="Arial"/>
                            <w:sz w:val="22"/>
                          </w:rPr>
                        </w:pPr>
                        <w:r>
                          <w:rPr>
                            <w:rFonts w:ascii="Arial" w:eastAsia="Arial" w:hAnsi="Arial" w:cs="Arial"/>
                            <w:sz w:val="22"/>
                          </w:rPr>
                          <w:t>Did the arrangement(s) fulfill its (their) initial expectations and objectives</w:t>
                        </w:r>
                      </w:p>
                    </w:tc>
                    <w:tc>
                      <w:tcPr>
                        <w:tcW w:w="0" w:type="auto"/>
                        <w:tcMar>
                          <w:top w:w="80" w:type="dxa"/>
                          <w:bottom w:w="80" w:type="dxa"/>
                        </w:tcMar>
                        <w:vAlign w:val="center"/>
                      </w:tcPr>
                      <w:p w14:paraId="54D254E9"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8DCC166" w14:textId="77777777">
                    <w:tc>
                      <w:tcPr>
                        <w:tcW w:w="0" w:type="auto"/>
                        <w:tcMar>
                          <w:top w:w="80" w:type="dxa"/>
                          <w:bottom w:w="80" w:type="dxa"/>
                        </w:tcMar>
                      </w:tcPr>
                      <w:p w14:paraId="1F8E70A9" w14:textId="219F4458" w:rsidR="00F96CF5" w:rsidRDefault="00773C45">
                        <w:pPr>
                          <w:rPr>
                            <w:rFonts w:ascii="Arial" w:eastAsia="Arial" w:hAnsi="Arial" w:cs="Arial"/>
                            <w:sz w:val="22"/>
                          </w:rPr>
                        </w:pPr>
                        <w:r>
                          <w:rPr>
                            <w:noProof/>
                          </w:rPr>
                          <mc:AlternateContent>
                            <mc:Choice Requires="wps">
                              <w:drawing>
                                <wp:anchor distT="0" distB="0" distL="114300" distR="114300" simplePos="0" relativeHeight="251658879" behindDoc="0" locked="1" layoutInCell="1" allowOverlap="1" wp14:anchorId="3796E723" wp14:editId="053A1E0B">
                                  <wp:simplePos x="0" y="0"/>
                                  <wp:positionH relativeFrom="column">
                                    <wp:align>center</wp:align>
                                  </wp:positionH>
                                  <wp:positionV relativeFrom="paragraph">
                                    <wp:posOffset>25400</wp:posOffset>
                                  </wp:positionV>
                                  <wp:extent cx="88900" cy="88900"/>
                                  <wp:effectExtent l="12065" t="8255" r="13335" b="7620"/>
                                  <wp:wrapNone/>
                                  <wp:docPr id="1484218944" name="Oval 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AE32FD1" id="Oval 401" o:spid="_x0000_s1026" style="position:absolute;margin-left:0;margin-top:2pt;width:7pt;height:7pt;z-index:2517135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684CDE0" w14:textId="77777777" w:rsidR="00F96CF5" w:rsidRDefault="00F96CF5">
                        <w:pPr>
                          <w:rPr>
                            <w:rFonts w:ascii="Arial" w:eastAsia="Arial" w:hAnsi="Arial" w:cs="Arial"/>
                            <w:sz w:val="22"/>
                          </w:rPr>
                        </w:pPr>
                        <w:r>
                          <w:rPr>
                            <w:rFonts w:ascii="Arial" w:eastAsia="Arial" w:hAnsi="Arial" w:cs="Arial"/>
                            <w:sz w:val="22"/>
                          </w:rPr>
                          <w:t>Was collaboration and coordination with partners (e.g., MDBs) effective in the design and implementation of the arrangement(s)</w:t>
                        </w:r>
                      </w:p>
                    </w:tc>
                    <w:tc>
                      <w:tcPr>
                        <w:tcW w:w="0" w:type="auto"/>
                        <w:tcMar>
                          <w:top w:w="80" w:type="dxa"/>
                          <w:bottom w:w="80" w:type="dxa"/>
                        </w:tcMar>
                        <w:vAlign w:val="center"/>
                      </w:tcPr>
                      <w:p w14:paraId="1FDAD2F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31B8371" w14:textId="77777777">
                    <w:tc>
                      <w:tcPr>
                        <w:tcW w:w="0" w:type="auto"/>
                        <w:tcMar>
                          <w:top w:w="80" w:type="dxa"/>
                          <w:bottom w:w="80" w:type="dxa"/>
                        </w:tcMar>
                      </w:tcPr>
                      <w:p w14:paraId="37F43435" w14:textId="411AD54C" w:rsidR="00F96CF5" w:rsidRDefault="00773C45">
                        <w:pPr>
                          <w:rPr>
                            <w:rFonts w:ascii="Arial" w:eastAsia="Arial" w:hAnsi="Arial" w:cs="Arial"/>
                            <w:sz w:val="22"/>
                          </w:rPr>
                        </w:pPr>
                        <w:r>
                          <w:rPr>
                            <w:noProof/>
                          </w:rPr>
                          <mc:AlternateContent>
                            <mc:Choice Requires="wps">
                              <w:drawing>
                                <wp:anchor distT="0" distB="0" distL="114300" distR="114300" simplePos="0" relativeHeight="251658880" behindDoc="0" locked="1" layoutInCell="1" allowOverlap="1" wp14:anchorId="332DF398" wp14:editId="3610E480">
                                  <wp:simplePos x="0" y="0"/>
                                  <wp:positionH relativeFrom="column">
                                    <wp:align>center</wp:align>
                                  </wp:positionH>
                                  <wp:positionV relativeFrom="paragraph">
                                    <wp:posOffset>25400</wp:posOffset>
                                  </wp:positionV>
                                  <wp:extent cx="88900" cy="88900"/>
                                  <wp:effectExtent l="12065" t="10160" r="13335" b="5715"/>
                                  <wp:wrapNone/>
                                  <wp:docPr id="1986634899" name="Oval 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08C483D" id="Oval 402" o:spid="_x0000_s1026" style="position:absolute;margin-left:0;margin-top:2pt;width:7pt;height:7pt;z-index:2517145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E839A0A" w14:textId="77777777" w:rsidR="00F96CF5" w:rsidRDefault="00F96CF5">
                        <w:pPr>
                          <w:rPr>
                            <w:rFonts w:ascii="Arial" w:eastAsia="Arial" w:hAnsi="Arial" w:cs="Arial"/>
                            <w:sz w:val="22"/>
                          </w:rPr>
                        </w:pPr>
                        <w:r>
                          <w:rPr>
                            <w:rFonts w:ascii="Arial" w:eastAsia="Arial" w:hAnsi="Arial" w:cs="Arial"/>
                            <w:sz w:val="22"/>
                          </w:rPr>
                          <w:t>Was collaboration and coordination with partners (e.g., MDBs) effective in the design and implementation of the arrangement(s)</w:t>
                        </w:r>
                      </w:p>
                    </w:tc>
                    <w:tc>
                      <w:tcPr>
                        <w:tcW w:w="0" w:type="auto"/>
                        <w:tcMar>
                          <w:top w:w="80" w:type="dxa"/>
                          <w:bottom w:w="80" w:type="dxa"/>
                        </w:tcMar>
                        <w:vAlign w:val="center"/>
                      </w:tcPr>
                      <w:p w14:paraId="09B941BC"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2A97601" w14:textId="77777777">
                    <w:tc>
                      <w:tcPr>
                        <w:tcW w:w="0" w:type="auto"/>
                        <w:tcMar>
                          <w:top w:w="80" w:type="dxa"/>
                          <w:bottom w:w="80" w:type="dxa"/>
                        </w:tcMar>
                      </w:tcPr>
                      <w:p w14:paraId="718E5E17" w14:textId="0A24FDA1" w:rsidR="00F96CF5" w:rsidRDefault="00773C45">
                        <w:pPr>
                          <w:rPr>
                            <w:rFonts w:ascii="Arial" w:eastAsia="Arial" w:hAnsi="Arial" w:cs="Arial"/>
                            <w:sz w:val="22"/>
                          </w:rPr>
                        </w:pPr>
                        <w:r>
                          <w:rPr>
                            <w:noProof/>
                          </w:rPr>
                          <mc:AlternateContent>
                            <mc:Choice Requires="wps">
                              <w:drawing>
                                <wp:anchor distT="0" distB="0" distL="114300" distR="114300" simplePos="0" relativeHeight="251658881" behindDoc="0" locked="1" layoutInCell="1" allowOverlap="1" wp14:anchorId="04E6EBCF" wp14:editId="720D7A98">
                                  <wp:simplePos x="0" y="0"/>
                                  <wp:positionH relativeFrom="column">
                                    <wp:align>center</wp:align>
                                  </wp:positionH>
                                  <wp:positionV relativeFrom="paragraph">
                                    <wp:posOffset>25400</wp:posOffset>
                                  </wp:positionV>
                                  <wp:extent cx="88900" cy="88900"/>
                                  <wp:effectExtent l="12065" t="12065" r="13335" b="13335"/>
                                  <wp:wrapNone/>
                                  <wp:docPr id="1998623716" name="Oval 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0A07A28" id="Oval 403" o:spid="_x0000_s1026" style="position:absolute;margin-left:0;margin-top:2pt;width:7pt;height:7pt;z-index:2517155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DBC829A" w14:textId="77777777" w:rsidR="00F96CF5" w:rsidRDefault="00F96CF5">
                        <w:pPr>
                          <w:rPr>
                            <w:rFonts w:ascii="Arial" w:eastAsia="Arial" w:hAnsi="Arial" w:cs="Arial"/>
                            <w:sz w:val="22"/>
                          </w:rPr>
                        </w:pPr>
                        <w:r>
                          <w:rPr>
                            <w:rFonts w:ascii="Arial" w:eastAsia="Arial" w:hAnsi="Arial" w:cs="Arial"/>
                            <w:sz w:val="22"/>
                          </w:rPr>
                          <w:t>Was collaboration and coordination with partners (e.g., MDBs) effective in the design and implementation of the arrangement(s)</w:t>
                        </w:r>
                      </w:p>
                    </w:tc>
                    <w:tc>
                      <w:tcPr>
                        <w:tcW w:w="0" w:type="auto"/>
                        <w:tcMar>
                          <w:top w:w="80" w:type="dxa"/>
                          <w:bottom w:w="80" w:type="dxa"/>
                        </w:tcMar>
                        <w:vAlign w:val="center"/>
                      </w:tcPr>
                      <w:p w14:paraId="43EB3DA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E2A8E24" w14:textId="77777777">
                    <w:tc>
                      <w:tcPr>
                        <w:tcW w:w="0" w:type="auto"/>
                        <w:tcMar>
                          <w:top w:w="80" w:type="dxa"/>
                          <w:bottom w:w="80" w:type="dxa"/>
                        </w:tcMar>
                      </w:tcPr>
                      <w:p w14:paraId="2A20D6A3" w14:textId="4FA8F887" w:rsidR="00F96CF5" w:rsidRDefault="00773C45">
                        <w:pPr>
                          <w:rPr>
                            <w:rFonts w:ascii="Arial" w:eastAsia="Arial" w:hAnsi="Arial" w:cs="Arial"/>
                            <w:sz w:val="22"/>
                          </w:rPr>
                        </w:pPr>
                        <w:r>
                          <w:rPr>
                            <w:noProof/>
                          </w:rPr>
                          <mc:AlternateContent>
                            <mc:Choice Requires="wps">
                              <w:drawing>
                                <wp:anchor distT="0" distB="0" distL="114300" distR="114300" simplePos="0" relativeHeight="251658882" behindDoc="0" locked="1" layoutInCell="1" allowOverlap="1" wp14:anchorId="29F112A8" wp14:editId="2B4D4DA8">
                                  <wp:simplePos x="0" y="0"/>
                                  <wp:positionH relativeFrom="column">
                                    <wp:align>center</wp:align>
                                  </wp:positionH>
                                  <wp:positionV relativeFrom="paragraph">
                                    <wp:posOffset>25400</wp:posOffset>
                                  </wp:positionV>
                                  <wp:extent cx="88900" cy="88900"/>
                                  <wp:effectExtent l="12065" t="10160" r="13335" b="5715"/>
                                  <wp:wrapNone/>
                                  <wp:docPr id="532290720" name="Oval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8262965" id="Oval 404" o:spid="_x0000_s1026" style="position:absolute;margin-left:0;margin-top:2pt;width:7pt;height:7pt;z-index:2517166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8D6EFA0" w14:textId="77777777" w:rsidR="00F96CF5" w:rsidRDefault="00F96CF5">
                        <w:pPr>
                          <w:rPr>
                            <w:rFonts w:ascii="Arial" w:eastAsia="Arial" w:hAnsi="Arial" w:cs="Arial"/>
                            <w:sz w:val="22"/>
                          </w:rPr>
                        </w:pPr>
                        <w:r>
                          <w:rPr>
                            <w:rFonts w:ascii="Arial" w:eastAsia="Arial" w:hAnsi="Arial" w:cs="Arial"/>
                            <w:sz w:val="22"/>
                          </w:rPr>
                          <w:t>Was collaboration and coordination with partners (e.g., MDBs) effective in the design and implementation of the arrangement(s)</w:t>
                        </w:r>
                      </w:p>
                    </w:tc>
                    <w:tc>
                      <w:tcPr>
                        <w:tcW w:w="0" w:type="auto"/>
                        <w:tcMar>
                          <w:top w:w="80" w:type="dxa"/>
                          <w:bottom w:w="80" w:type="dxa"/>
                        </w:tcMar>
                        <w:vAlign w:val="center"/>
                      </w:tcPr>
                      <w:p w14:paraId="78B3A0BE"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7518AA4" w14:textId="77777777">
                    <w:tc>
                      <w:tcPr>
                        <w:tcW w:w="0" w:type="auto"/>
                        <w:tcMar>
                          <w:top w:w="80" w:type="dxa"/>
                          <w:bottom w:w="80" w:type="dxa"/>
                        </w:tcMar>
                      </w:tcPr>
                      <w:p w14:paraId="619BAAF5" w14:textId="7851E3CB" w:rsidR="00F96CF5" w:rsidRDefault="00773C45">
                        <w:pPr>
                          <w:rPr>
                            <w:rFonts w:ascii="Arial" w:eastAsia="Arial" w:hAnsi="Arial" w:cs="Arial"/>
                            <w:sz w:val="22"/>
                          </w:rPr>
                        </w:pPr>
                        <w:r>
                          <w:rPr>
                            <w:noProof/>
                          </w:rPr>
                          <mc:AlternateContent>
                            <mc:Choice Requires="wps">
                              <w:drawing>
                                <wp:anchor distT="0" distB="0" distL="114300" distR="114300" simplePos="0" relativeHeight="251658883" behindDoc="0" locked="1" layoutInCell="1" allowOverlap="1" wp14:anchorId="20658230" wp14:editId="7011DCD6">
                                  <wp:simplePos x="0" y="0"/>
                                  <wp:positionH relativeFrom="column">
                                    <wp:align>center</wp:align>
                                  </wp:positionH>
                                  <wp:positionV relativeFrom="paragraph">
                                    <wp:posOffset>25400</wp:posOffset>
                                  </wp:positionV>
                                  <wp:extent cx="88900" cy="88900"/>
                                  <wp:effectExtent l="12065" t="12065" r="13335" b="13335"/>
                                  <wp:wrapNone/>
                                  <wp:docPr id="1200700003" name="Oval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618893A" id="Oval 405" o:spid="_x0000_s1026" style="position:absolute;margin-left:0;margin-top:2pt;width:7pt;height:7pt;z-index:2517176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BFA5578" w14:textId="77777777" w:rsidR="00F96CF5" w:rsidRDefault="00F96CF5">
                        <w:pPr>
                          <w:rPr>
                            <w:rFonts w:ascii="Arial" w:eastAsia="Arial" w:hAnsi="Arial" w:cs="Arial"/>
                            <w:sz w:val="22"/>
                          </w:rPr>
                        </w:pPr>
                        <w:r>
                          <w:rPr>
                            <w:rFonts w:ascii="Arial" w:eastAsia="Arial" w:hAnsi="Arial" w:cs="Arial"/>
                            <w:sz w:val="22"/>
                          </w:rPr>
                          <w:t>Have climate finance roundtables played a role in catalyzing additional resources</w:t>
                        </w:r>
                      </w:p>
                    </w:tc>
                    <w:tc>
                      <w:tcPr>
                        <w:tcW w:w="0" w:type="auto"/>
                        <w:tcMar>
                          <w:top w:w="80" w:type="dxa"/>
                          <w:bottom w:w="80" w:type="dxa"/>
                        </w:tcMar>
                        <w:vAlign w:val="center"/>
                      </w:tcPr>
                      <w:p w14:paraId="3DAD959D"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8A2E4BE" w14:textId="77777777">
                    <w:tc>
                      <w:tcPr>
                        <w:tcW w:w="0" w:type="auto"/>
                        <w:tcMar>
                          <w:top w:w="80" w:type="dxa"/>
                          <w:bottom w:w="80" w:type="dxa"/>
                        </w:tcMar>
                      </w:tcPr>
                      <w:p w14:paraId="1E4090EB" w14:textId="0B6C6801" w:rsidR="00F96CF5" w:rsidRDefault="00773C45">
                        <w:pPr>
                          <w:rPr>
                            <w:rFonts w:ascii="Arial" w:eastAsia="Arial" w:hAnsi="Arial" w:cs="Arial"/>
                            <w:sz w:val="22"/>
                          </w:rPr>
                        </w:pPr>
                        <w:r>
                          <w:rPr>
                            <w:noProof/>
                          </w:rPr>
                          <mc:AlternateContent>
                            <mc:Choice Requires="wps">
                              <w:drawing>
                                <wp:anchor distT="0" distB="0" distL="114300" distR="114300" simplePos="0" relativeHeight="251658884" behindDoc="0" locked="1" layoutInCell="1" allowOverlap="1" wp14:anchorId="71402607" wp14:editId="0B2E5480">
                                  <wp:simplePos x="0" y="0"/>
                                  <wp:positionH relativeFrom="column">
                                    <wp:align>center</wp:align>
                                  </wp:positionH>
                                  <wp:positionV relativeFrom="paragraph">
                                    <wp:posOffset>25400</wp:posOffset>
                                  </wp:positionV>
                                  <wp:extent cx="88900" cy="88900"/>
                                  <wp:effectExtent l="12065" t="13970" r="13335" b="11430"/>
                                  <wp:wrapNone/>
                                  <wp:docPr id="517746078" name="Oval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5F4FB6C" id="Oval 406" o:spid="_x0000_s1026" style="position:absolute;margin-left:0;margin-top:2pt;width:7pt;height:7pt;z-index:2517186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E044AF5" w14:textId="77777777" w:rsidR="00F96CF5" w:rsidRDefault="00F96CF5">
                        <w:pPr>
                          <w:rPr>
                            <w:rFonts w:ascii="Arial" w:eastAsia="Arial" w:hAnsi="Arial" w:cs="Arial"/>
                            <w:sz w:val="22"/>
                          </w:rPr>
                        </w:pPr>
                        <w:r>
                          <w:rPr>
                            <w:rFonts w:ascii="Arial" w:eastAsia="Arial" w:hAnsi="Arial" w:cs="Arial"/>
                            <w:sz w:val="22"/>
                          </w:rPr>
                          <w:t>Have climate finance roundtables played a role in catalyzing additional resources</w:t>
                        </w:r>
                      </w:p>
                    </w:tc>
                    <w:tc>
                      <w:tcPr>
                        <w:tcW w:w="0" w:type="auto"/>
                        <w:tcMar>
                          <w:top w:w="80" w:type="dxa"/>
                          <w:bottom w:w="80" w:type="dxa"/>
                        </w:tcMar>
                        <w:vAlign w:val="center"/>
                      </w:tcPr>
                      <w:p w14:paraId="75BC6CB2"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73D3862" w14:textId="77777777">
                    <w:tc>
                      <w:tcPr>
                        <w:tcW w:w="0" w:type="auto"/>
                        <w:tcMar>
                          <w:top w:w="80" w:type="dxa"/>
                          <w:bottom w:w="80" w:type="dxa"/>
                        </w:tcMar>
                      </w:tcPr>
                      <w:p w14:paraId="7C2E456E" w14:textId="276007AB"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885" behindDoc="0" locked="1" layoutInCell="1" allowOverlap="1" wp14:anchorId="44FFDC65" wp14:editId="1DDC4C18">
                                  <wp:simplePos x="0" y="0"/>
                                  <wp:positionH relativeFrom="column">
                                    <wp:align>center</wp:align>
                                  </wp:positionH>
                                  <wp:positionV relativeFrom="paragraph">
                                    <wp:posOffset>25400</wp:posOffset>
                                  </wp:positionV>
                                  <wp:extent cx="88900" cy="88900"/>
                                  <wp:effectExtent l="12065" t="6350" r="13335" b="9525"/>
                                  <wp:wrapNone/>
                                  <wp:docPr id="1507393634" name="Oval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F0A4262" id="Oval 407" o:spid="_x0000_s1026" style="position:absolute;margin-left:0;margin-top:2pt;width:7pt;height:7pt;z-index:2517196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62A8932" w14:textId="77777777" w:rsidR="00F96CF5" w:rsidRDefault="00F96CF5">
                        <w:pPr>
                          <w:rPr>
                            <w:rFonts w:ascii="Arial" w:eastAsia="Arial" w:hAnsi="Arial" w:cs="Arial"/>
                            <w:sz w:val="22"/>
                          </w:rPr>
                        </w:pPr>
                        <w:r>
                          <w:rPr>
                            <w:rFonts w:ascii="Arial" w:eastAsia="Arial" w:hAnsi="Arial" w:cs="Arial"/>
                            <w:sz w:val="22"/>
                          </w:rPr>
                          <w:t>Have climate finance roundtables played a role in catalyzing additional resources</w:t>
                        </w:r>
                      </w:p>
                    </w:tc>
                    <w:tc>
                      <w:tcPr>
                        <w:tcW w:w="0" w:type="auto"/>
                        <w:tcMar>
                          <w:top w:w="80" w:type="dxa"/>
                          <w:bottom w:w="80" w:type="dxa"/>
                        </w:tcMar>
                        <w:vAlign w:val="center"/>
                      </w:tcPr>
                      <w:p w14:paraId="78DDFCEE"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1DED046" w14:textId="77777777">
                    <w:tc>
                      <w:tcPr>
                        <w:tcW w:w="0" w:type="auto"/>
                        <w:tcMar>
                          <w:top w:w="80" w:type="dxa"/>
                          <w:bottom w:w="80" w:type="dxa"/>
                        </w:tcMar>
                      </w:tcPr>
                      <w:p w14:paraId="02A9069C" w14:textId="56128F94" w:rsidR="00F96CF5" w:rsidRDefault="00773C45">
                        <w:pPr>
                          <w:rPr>
                            <w:rFonts w:ascii="Arial" w:eastAsia="Arial" w:hAnsi="Arial" w:cs="Arial"/>
                            <w:sz w:val="22"/>
                          </w:rPr>
                        </w:pPr>
                        <w:r>
                          <w:rPr>
                            <w:noProof/>
                          </w:rPr>
                          <mc:AlternateContent>
                            <mc:Choice Requires="wps">
                              <w:drawing>
                                <wp:anchor distT="0" distB="0" distL="114300" distR="114300" simplePos="0" relativeHeight="251658886" behindDoc="0" locked="1" layoutInCell="1" allowOverlap="1" wp14:anchorId="26B6E04A" wp14:editId="150E0640">
                                  <wp:simplePos x="0" y="0"/>
                                  <wp:positionH relativeFrom="column">
                                    <wp:align>center</wp:align>
                                  </wp:positionH>
                                  <wp:positionV relativeFrom="paragraph">
                                    <wp:posOffset>25400</wp:posOffset>
                                  </wp:positionV>
                                  <wp:extent cx="88900" cy="88900"/>
                                  <wp:effectExtent l="12065" t="13970" r="13335" b="11430"/>
                                  <wp:wrapNone/>
                                  <wp:docPr id="1286318318" name="Oval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B864516" id="Oval 408" o:spid="_x0000_s1026" style="position:absolute;margin-left:0;margin-top:2pt;width:7pt;height:7pt;z-index:251720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96F3DA7" w14:textId="77777777" w:rsidR="00F96CF5" w:rsidRDefault="00F96CF5">
                        <w:pPr>
                          <w:rPr>
                            <w:rFonts w:ascii="Arial" w:eastAsia="Arial" w:hAnsi="Arial" w:cs="Arial"/>
                            <w:sz w:val="22"/>
                          </w:rPr>
                        </w:pPr>
                        <w:r>
                          <w:rPr>
                            <w:rFonts w:ascii="Arial" w:eastAsia="Arial" w:hAnsi="Arial" w:cs="Arial"/>
                            <w:sz w:val="22"/>
                          </w:rPr>
                          <w:t>Have climate finance roundtables played a role in catalyzing additional resources</w:t>
                        </w:r>
                      </w:p>
                    </w:tc>
                    <w:tc>
                      <w:tcPr>
                        <w:tcW w:w="0" w:type="auto"/>
                        <w:tcMar>
                          <w:top w:w="80" w:type="dxa"/>
                          <w:bottom w:w="80" w:type="dxa"/>
                        </w:tcMar>
                        <w:vAlign w:val="center"/>
                      </w:tcPr>
                      <w:p w14:paraId="2B9D053D" w14:textId="77777777" w:rsidR="00F96CF5" w:rsidRDefault="00F96CF5">
                        <w:pPr>
                          <w:rPr>
                            <w:rFonts w:ascii="Arial" w:eastAsia="Arial" w:hAnsi="Arial" w:cs="Arial"/>
                            <w:sz w:val="22"/>
                          </w:rPr>
                        </w:pPr>
                        <w:r>
                          <w:rPr>
                            <w:rFonts w:ascii="Arial" w:eastAsia="Arial" w:hAnsi="Arial" w:cs="Arial"/>
                            <w:sz w:val="22"/>
                          </w:rPr>
                          <w:t>To a great extent</w:t>
                        </w:r>
                      </w:p>
                    </w:tc>
                  </w:tr>
                </w:tbl>
                <w:p w14:paraId="1BE8E27A" w14:textId="77777777" w:rsidR="00F96CF5" w:rsidRDefault="00F96CF5">
                  <w:pPr>
                    <w:rPr>
                      <w:rFonts w:ascii="Arial" w:eastAsia="Arial" w:hAnsi="Arial" w:cs="Arial"/>
                      <w:sz w:val="22"/>
                    </w:rPr>
                  </w:pPr>
                </w:p>
              </w:tc>
            </w:tr>
          </w:tbl>
          <w:p w14:paraId="06509A0D" w14:textId="77777777" w:rsidR="00F96CF5" w:rsidRDefault="00F96CF5">
            <w:pPr>
              <w:rPr>
                <w:rFonts w:ascii="Arial" w:eastAsia="Arial" w:hAnsi="Arial" w:cs="Arial"/>
                <w:sz w:val="22"/>
              </w:rPr>
            </w:pPr>
          </w:p>
        </w:tc>
      </w:tr>
    </w:tbl>
    <w:p w14:paraId="79700969"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7F22A43F" w14:textId="77777777">
        <w:tc>
          <w:tcPr>
            <w:tcW w:w="0" w:type="auto"/>
            <w:tcMar>
              <w:top w:w="80" w:type="dxa"/>
              <w:bottom w:w="80" w:type="dxa"/>
            </w:tcMar>
          </w:tcPr>
          <w:p w14:paraId="5A2601DF" w14:textId="77777777" w:rsidR="00F96CF5" w:rsidRDefault="00F96CF5">
            <w:pPr>
              <w:keepNext/>
              <w:rPr>
                <w:rFonts w:ascii="Arial" w:eastAsia="Arial" w:hAnsi="Arial" w:cs="Arial"/>
                <w:b/>
                <w:sz w:val="22"/>
              </w:rPr>
            </w:pPr>
            <w:r>
              <w:rPr>
                <w:rFonts w:ascii="Arial" w:eastAsia="Arial" w:hAnsi="Arial" w:cs="Arial"/>
                <w:b/>
                <w:sz w:val="22"/>
              </w:rPr>
              <w:t>*5.3. Based on your experience in the context of the RSF, and considering the facility’s climate change-focused objectives, to what extent:</w:t>
            </w:r>
            <w:r>
              <w:rPr>
                <w:rFonts w:ascii="Arial" w:eastAsia="Arial" w:hAnsi="Arial" w:cs="Arial"/>
                <w:sz w:val="22"/>
              </w:rPr>
              <w:t>(*Required)</w:t>
            </w:r>
          </w:p>
        </w:tc>
      </w:tr>
      <w:tr w:rsidR="00F96CF5" w14:paraId="23A3C723" w14:textId="77777777">
        <w:tc>
          <w:tcPr>
            <w:tcW w:w="0" w:type="auto"/>
            <w:tcMar>
              <w:top w:w="80" w:type="dxa"/>
              <w:bottom w:w="80" w:type="dxa"/>
            </w:tcMar>
          </w:tcPr>
          <w:p w14:paraId="6F03F5BA"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IMF lending contexts? " Question:</w:t>
            </w:r>
          </w:p>
          <w:p w14:paraId="05F6CFB1" w14:textId="77777777" w:rsidR="00F96CF5" w:rsidRDefault="00F96CF5">
            <w:pPr>
              <w:keepNext/>
              <w:numPr>
                <w:ilvl w:val="0"/>
                <w:numId w:val="32"/>
              </w:numPr>
              <w:rPr>
                <w:rFonts w:ascii="Arial" w:eastAsia="Arial" w:hAnsi="Arial" w:cs="Arial"/>
                <w:sz w:val="20"/>
              </w:rPr>
            </w:pPr>
            <w:r>
              <w:rPr>
                <w:rFonts w:ascii="Arial" w:eastAsia="Arial" w:hAnsi="Arial" w:cs="Arial"/>
                <w:sz w:val="20"/>
              </w:rPr>
              <w:t>Resilience and Sustainability Facility (RSF): To a slight extent,To a moderate extent,To a great extent</w:t>
            </w:r>
          </w:p>
          <w:p w14:paraId="688A7B29" w14:textId="77777777" w:rsidR="00F96CF5" w:rsidRDefault="00F96CF5">
            <w:pPr>
              <w:keepNext/>
              <w:rPr>
                <w:rFonts w:ascii="Arial" w:eastAsia="Arial" w:hAnsi="Arial" w:cs="Arial"/>
                <w:sz w:val="20"/>
              </w:rPr>
            </w:pPr>
          </w:p>
        </w:tc>
      </w:tr>
      <w:tr w:rsidR="00F96CF5" w14:paraId="3483C9FA"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2B2F8FD0"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414"/>
                    <w:gridCol w:w="1552"/>
                  </w:tblGrid>
                  <w:tr w:rsidR="00F96CF5" w14:paraId="1058FB5A" w14:textId="77777777">
                    <w:tc>
                      <w:tcPr>
                        <w:tcW w:w="0" w:type="auto"/>
                        <w:tcMar>
                          <w:top w:w="80" w:type="dxa"/>
                          <w:bottom w:w="80" w:type="dxa"/>
                        </w:tcMar>
                      </w:tcPr>
                      <w:p w14:paraId="5D1B4B20" w14:textId="77777777" w:rsidR="00F96CF5" w:rsidRDefault="00F96CF5">
                        <w:pPr>
                          <w:rPr>
                            <w:rFonts w:ascii="Arial" w:eastAsia="Arial" w:hAnsi="Arial" w:cs="Arial"/>
                            <w:b/>
                            <w:sz w:val="22"/>
                          </w:rPr>
                        </w:pPr>
                      </w:p>
                    </w:tc>
                    <w:tc>
                      <w:tcPr>
                        <w:tcW w:w="0" w:type="auto"/>
                        <w:tcMar>
                          <w:top w:w="80" w:type="dxa"/>
                          <w:bottom w:w="80" w:type="dxa"/>
                        </w:tcMar>
                      </w:tcPr>
                      <w:p w14:paraId="7B1DFA6A"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481CB502"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6692CC7D" w14:textId="77777777">
                    <w:tc>
                      <w:tcPr>
                        <w:tcW w:w="0" w:type="auto"/>
                        <w:tcMar>
                          <w:top w:w="80" w:type="dxa"/>
                          <w:bottom w:w="80" w:type="dxa"/>
                        </w:tcMar>
                      </w:tcPr>
                      <w:p w14:paraId="40AF5535" w14:textId="7B3B9A7F" w:rsidR="00F96CF5" w:rsidRDefault="00773C45">
                        <w:pPr>
                          <w:rPr>
                            <w:rFonts w:ascii="Arial" w:eastAsia="Arial" w:hAnsi="Arial" w:cs="Arial"/>
                            <w:sz w:val="22"/>
                          </w:rPr>
                        </w:pPr>
                        <w:r>
                          <w:rPr>
                            <w:noProof/>
                          </w:rPr>
                          <mc:AlternateContent>
                            <mc:Choice Requires="wps">
                              <w:drawing>
                                <wp:anchor distT="0" distB="0" distL="114300" distR="114300" simplePos="0" relativeHeight="251658618" behindDoc="0" locked="1" layoutInCell="1" allowOverlap="1" wp14:anchorId="50C7494E" wp14:editId="1DC07455">
                                  <wp:simplePos x="0" y="0"/>
                                  <wp:positionH relativeFrom="column">
                                    <wp:align>center</wp:align>
                                  </wp:positionH>
                                  <wp:positionV relativeFrom="paragraph">
                                    <wp:posOffset>25400</wp:posOffset>
                                  </wp:positionV>
                                  <wp:extent cx="88900" cy="88900"/>
                                  <wp:effectExtent l="12065" t="6350" r="13335" b="9525"/>
                                  <wp:wrapNone/>
                                  <wp:docPr id="1140961361" name="Oval 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EBAEFB" id="Oval 409" o:spid="_x0000_s1026" style="position:absolute;margin-left:0;margin-top:2pt;width:7pt;height:7pt;z-index:251721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1649DDC" w14:textId="77777777" w:rsidR="00F96CF5" w:rsidRDefault="00F96CF5">
                        <w:pPr>
                          <w:rPr>
                            <w:rFonts w:ascii="Arial" w:eastAsia="Arial" w:hAnsi="Arial" w:cs="Arial"/>
                            <w:sz w:val="22"/>
                          </w:rPr>
                        </w:pPr>
                        <w:r>
                          <w:rPr>
                            <w:rFonts w:ascii="Arial" w:eastAsia="Arial" w:hAnsi="Arial" w:cs="Arial"/>
                            <w:sz w:val="22"/>
                          </w:rPr>
                          <w:t>Have the arrangement(s) contributed to covering any shorter-term BoP/fiscal needs directly associated with the implementation of RSF-supported reforms</w:t>
                        </w:r>
                      </w:p>
                    </w:tc>
                    <w:tc>
                      <w:tcPr>
                        <w:tcW w:w="0" w:type="auto"/>
                        <w:tcMar>
                          <w:top w:w="80" w:type="dxa"/>
                          <w:bottom w:w="80" w:type="dxa"/>
                        </w:tcMar>
                        <w:vAlign w:val="center"/>
                      </w:tcPr>
                      <w:p w14:paraId="2C08BEF7"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698CB93E" w14:textId="77777777">
                    <w:tc>
                      <w:tcPr>
                        <w:tcW w:w="0" w:type="auto"/>
                        <w:tcMar>
                          <w:top w:w="80" w:type="dxa"/>
                          <w:bottom w:w="80" w:type="dxa"/>
                        </w:tcMar>
                      </w:tcPr>
                      <w:p w14:paraId="28BBD18C" w14:textId="5D21D231" w:rsidR="00F96CF5" w:rsidRDefault="00773C45">
                        <w:pPr>
                          <w:rPr>
                            <w:rFonts w:ascii="Arial" w:eastAsia="Arial" w:hAnsi="Arial" w:cs="Arial"/>
                            <w:sz w:val="22"/>
                          </w:rPr>
                        </w:pPr>
                        <w:r>
                          <w:rPr>
                            <w:noProof/>
                          </w:rPr>
                          <mc:AlternateContent>
                            <mc:Choice Requires="wps">
                              <w:drawing>
                                <wp:anchor distT="0" distB="0" distL="114300" distR="114300" simplePos="0" relativeHeight="251658619" behindDoc="0" locked="1" layoutInCell="1" allowOverlap="1" wp14:anchorId="085407B0" wp14:editId="380CC657">
                                  <wp:simplePos x="0" y="0"/>
                                  <wp:positionH relativeFrom="column">
                                    <wp:align>center</wp:align>
                                  </wp:positionH>
                                  <wp:positionV relativeFrom="paragraph">
                                    <wp:posOffset>25400</wp:posOffset>
                                  </wp:positionV>
                                  <wp:extent cx="88900" cy="88900"/>
                                  <wp:effectExtent l="12065" t="13970" r="13335" b="11430"/>
                                  <wp:wrapNone/>
                                  <wp:docPr id="1011553036" name="Oval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BA6F888" id="Oval 410" o:spid="_x0000_s1026" style="position:absolute;margin-left:0;margin-top:2pt;width:7pt;height:7pt;z-index:251722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8629E2F" w14:textId="77777777" w:rsidR="00F96CF5" w:rsidRDefault="00F96CF5">
                        <w:pPr>
                          <w:rPr>
                            <w:rFonts w:ascii="Arial" w:eastAsia="Arial" w:hAnsi="Arial" w:cs="Arial"/>
                            <w:sz w:val="22"/>
                          </w:rPr>
                        </w:pPr>
                        <w:r>
                          <w:rPr>
                            <w:rFonts w:ascii="Arial" w:eastAsia="Arial" w:hAnsi="Arial" w:cs="Arial"/>
                            <w:sz w:val="22"/>
                          </w:rPr>
                          <w:t>Have the arrangement(s) contributed to covering any shorter-term BoP/fiscal needs directly associated with the implementation of RSF-supported reforms</w:t>
                        </w:r>
                      </w:p>
                    </w:tc>
                    <w:tc>
                      <w:tcPr>
                        <w:tcW w:w="0" w:type="auto"/>
                        <w:tcMar>
                          <w:top w:w="80" w:type="dxa"/>
                          <w:bottom w:w="80" w:type="dxa"/>
                        </w:tcMar>
                        <w:vAlign w:val="center"/>
                      </w:tcPr>
                      <w:p w14:paraId="0A5B3F01"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C6C9983" w14:textId="77777777">
                    <w:tc>
                      <w:tcPr>
                        <w:tcW w:w="0" w:type="auto"/>
                        <w:tcMar>
                          <w:top w:w="80" w:type="dxa"/>
                          <w:bottom w:w="80" w:type="dxa"/>
                        </w:tcMar>
                      </w:tcPr>
                      <w:p w14:paraId="56AB5BFC" w14:textId="18F88DD1" w:rsidR="00F96CF5" w:rsidRDefault="00773C45">
                        <w:pPr>
                          <w:rPr>
                            <w:rFonts w:ascii="Arial" w:eastAsia="Arial" w:hAnsi="Arial" w:cs="Arial"/>
                            <w:sz w:val="22"/>
                          </w:rPr>
                        </w:pPr>
                        <w:r>
                          <w:rPr>
                            <w:noProof/>
                          </w:rPr>
                          <mc:AlternateContent>
                            <mc:Choice Requires="wps">
                              <w:drawing>
                                <wp:anchor distT="0" distB="0" distL="114300" distR="114300" simplePos="0" relativeHeight="251658620" behindDoc="0" locked="1" layoutInCell="1" allowOverlap="1" wp14:anchorId="1AB78FF4" wp14:editId="4C634FC8">
                                  <wp:simplePos x="0" y="0"/>
                                  <wp:positionH relativeFrom="column">
                                    <wp:align>center</wp:align>
                                  </wp:positionH>
                                  <wp:positionV relativeFrom="paragraph">
                                    <wp:posOffset>25400</wp:posOffset>
                                  </wp:positionV>
                                  <wp:extent cx="88900" cy="88900"/>
                                  <wp:effectExtent l="12065" t="12065" r="13335" b="13335"/>
                                  <wp:wrapNone/>
                                  <wp:docPr id="172090711" name="Oval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9C08CD9" id="Oval 411" o:spid="_x0000_s1026" style="position:absolute;margin-left:0;margin-top:2pt;width:7pt;height:7pt;z-index:2517237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6F4B1EF" w14:textId="77777777" w:rsidR="00F96CF5" w:rsidRDefault="00F96CF5">
                        <w:pPr>
                          <w:rPr>
                            <w:rFonts w:ascii="Arial" w:eastAsia="Arial" w:hAnsi="Arial" w:cs="Arial"/>
                            <w:sz w:val="22"/>
                          </w:rPr>
                        </w:pPr>
                        <w:r>
                          <w:rPr>
                            <w:rFonts w:ascii="Arial" w:eastAsia="Arial" w:hAnsi="Arial" w:cs="Arial"/>
                            <w:sz w:val="22"/>
                          </w:rPr>
                          <w:t>Have the arrangement(s) contributed to covering any shorter-term BoP/fiscal needs directly associated with the implementation of RSF-supported reforms</w:t>
                        </w:r>
                      </w:p>
                    </w:tc>
                    <w:tc>
                      <w:tcPr>
                        <w:tcW w:w="0" w:type="auto"/>
                        <w:tcMar>
                          <w:top w:w="80" w:type="dxa"/>
                          <w:bottom w:w="80" w:type="dxa"/>
                        </w:tcMar>
                        <w:vAlign w:val="center"/>
                      </w:tcPr>
                      <w:p w14:paraId="745ADA1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083298C" w14:textId="77777777">
                    <w:tc>
                      <w:tcPr>
                        <w:tcW w:w="0" w:type="auto"/>
                        <w:tcMar>
                          <w:top w:w="80" w:type="dxa"/>
                          <w:bottom w:w="80" w:type="dxa"/>
                        </w:tcMar>
                      </w:tcPr>
                      <w:p w14:paraId="4D4A209D" w14:textId="3D1DA413" w:rsidR="00F96CF5" w:rsidRDefault="00773C45">
                        <w:pPr>
                          <w:rPr>
                            <w:rFonts w:ascii="Arial" w:eastAsia="Arial" w:hAnsi="Arial" w:cs="Arial"/>
                            <w:sz w:val="22"/>
                          </w:rPr>
                        </w:pPr>
                        <w:r>
                          <w:rPr>
                            <w:noProof/>
                          </w:rPr>
                          <mc:AlternateContent>
                            <mc:Choice Requires="wps">
                              <w:drawing>
                                <wp:anchor distT="0" distB="0" distL="114300" distR="114300" simplePos="0" relativeHeight="251658621" behindDoc="0" locked="1" layoutInCell="1" allowOverlap="1" wp14:anchorId="0F1A5325" wp14:editId="365384E2">
                                  <wp:simplePos x="0" y="0"/>
                                  <wp:positionH relativeFrom="column">
                                    <wp:align>center</wp:align>
                                  </wp:positionH>
                                  <wp:positionV relativeFrom="paragraph">
                                    <wp:posOffset>25400</wp:posOffset>
                                  </wp:positionV>
                                  <wp:extent cx="88900" cy="88900"/>
                                  <wp:effectExtent l="12065" t="6350" r="13335" b="9525"/>
                                  <wp:wrapNone/>
                                  <wp:docPr id="406461520" name="Oval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060D64D" id="Oval 412" o:spid="_x0000_s1026" style="position:absolute;margin-left:0;margin-top:2pt;width:7pt;height:7pt;z-index:2517248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FD201B3" w14:textId="77777777" w:rsidR="00F96CF5" w:rsidRDefault="00F96CF5">
                        <w:pPr>
                          <w:rPr>
                            <w:rFonts w:ascii="Arial" w:eastAsia="Arial" w:hAnsi="Arial" w:cs="Arial"/>
                            <w:sz w:val="22"/>
                          </w:rPr>
                        </w:pPr>
                        <w:r>
                          <w:rPr>
                            <w:rFonts w:ascii="Arial" w:eastAsia="Arial" w:hAnsi="Arial" w:cs="Arial"/>
                            <w:sz w:val="22"/>
                          </w:rPr>
                          <w:t>Have the arrangement(s) contributed to covering any shorter-term BoP/fiscal needs directly associated with the implementation of RSF-supported reforms</w:t>
                        </w:r>
                      </w:p>
                    </w:tc>
                    <w:tc>
                      <w:tcPr>
                        <w:tcW w:w="0" w:type="auto"/>
                        <w:tcMar>
                          <w:top w:w="80" w:type="dxa"/>
                          <w:bottom w:w="80" w:type="dxa"/>
                        </w:tcMar>
                        <w:vAlign w:val="center"/>
                      </w:tcPr>
                      <w:p w14:paraId="269801A0"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64F5FE5" w14:textId="77777777">
                    <w:tc>
                      <w:tcPr>
                        <w:tcW w:w="0" w:type="auto"/>
                        <w:tcMar>
                          <w:top w:w="80" w:type="dxa"/>
                          <w:bottom w:w="80" w:type="dxa"/>
                        </w:tcMar>
                      </w:tcPr>
                      <w:p w14:paraId="32DDB235" w14:textId="2FB3C2AF" w:rsidR="00F96CF5" w:rsidRDefault="00773C45">
                        <w:pPr>
                          <w:rPr>
                            <w:rFonts w:ascii="Arial" w:eastAsia="Arial" w:hAnsi="Arial" w:cs="Arial"/>
                            <w:sz w:val="22"/>
                          </w:rPr>
                        </w:pPr>
                        <w:r>
                          <w:rPr>
                            <w:noProof/>
                          </w:rPr>
                          <mc:AlternateContent>
                            <mc:Choice Requires="wps">
                              <w:drawing>
                                <wp:anchor distT="0" distB="0" distL="114300" distR="114300" simplePos="0" relativeHeight="251658622" behindDoc="0" locked="1" layoutInCell="1" allowOverlap="1" wp14:anchorId="7FF45B33" wp14:editId="5BC1AA6B">
                                  <wp:simplePos x="0" y="0"/>
                                  <wp:positionH relativeFrom="column">
                                    <wp:align>center</wp:align>
                                  </wp:positionH>
                                  <wp:positionV relativeFrom="paragraph">
                                    <wp:posOffset>25400</wp:posOffset>
                                  </wp:positionV>
                                  <wp:extent cx="88900" cy="88900"/>
                                  <wp:effectExtent l="12065" t="13970" r="13335" b="11430"/>
                                  <wp:wrapNone/>
                                  <wp:docPr id="890011544" name="Oval 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403B176" id="Oval 413" o:spid="_x0000_s1026" style="position:absolute;margin-left:0;margin-top:2pt;width:7pt;height:7pt;z-index:2517258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E0A66A1" w14:textId="77777777" w:rsidR="00F96CF5" w:rsidRDefault="00F96CF5">
                        <w:pPr>
                          <w:rPr>
                            <w:rFonts w:ascii="Arial" w:eastAsia="Arial" w:hAnsi="Arial" w:cs="Arial"/>
                            <w:sz w:val="22"/>
                          </w:rPr>
                        </w:pPr>
                        <w:r>
                          <w:rPr>
                            <w:rFonts w:ascii="Arial" w:eastAsia="Arial" w:hAnsi="Arial" w:cs="Arial"/>
                            <w:sz w:val="22"/>
                          </w:rPr>
                          <w:t>Have the arrangement(s) increased policy space for fiscal spending and reforms associated with climate change-related needs</w:t>
                        </w:r>
                      </w:p>
                    </w:tc>
                    <w:tc>
                      <w:tcPr>
                        <w:tcW w:w="0" w:type="auto"/>
                        <w:tcMar>
                          <w:top w:w="80" w:type="dxa"/>
                          <w:bottom w:w="80" w:type="dxa"/>
                        </w:tcMar>
                        <w:vAlign w:val="center"/>
                      </w:tcPr>
                      <w:p w14:paraId="70102459"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EBC415A" w14:textId="77777777">
                    <w:tc>
                      <w:tcPr>
                        <w:tcW w:w="0" w:type="auto"/>
                        <w:tcMar>
                          <w:top w:w="80" w:type="dxa"/>
                          <w:bottom w:w="80" w:type="dxa"/>
                        </w:tcMar>
                      </w:tcPr>
                      <w:p w14:paraId="1E1EADE2" w14:textId="5DC30D2B" w:rsidR="00F96CF5" w:rsidRDefault="00773C45">
                        <w:pPr>
                          <w:rPr>
                            <w:rFonts w:ascii="Arial" w:eastAsia="Arial" w:hAnsi="Arial" w:cs="Arial"/>
                            <w:sz w:val="22"/>
                          </w:rPr>
                        </w:pPr>
                        <w:r>
                          <w:rPr>
                            <w:noProof/>
                          </w:rPr>
                          <mc:AlternateContent>
                            <mc:Choice Requires="wps">
                              <w:drawing>
                                <wp:anchor distT="0" distB="0" distL="114300" distR="114300" simplePos="0" relativeHeight="251658623" behindDoc="0" locked="1" layoutInCell="1" allowOverlap="1" wp14:anchorId="5C5BAC89" wp14:editId="393FC05A">
                                  <wp:simplePos x="0" y="0"/>
                                  <wp:positionH relativeFrom="column">
                                    <wp:align>center</wp:align>
                                  </wp:positionH>
                                  <wp:positionV relativeFrom="paragraph">
                                    <wp:posOffset>25400</wp:posOffset>
                                  </wp:positionV>
                                  <wp:extent cx="88900" cy="88900"/>
                                  <wp:effectExtent l="12065" t="12065" r="13335" b="13335"/>
                                  <wp:wrapNone/>
                                  <wp:docPr id="1523081197" name="Oval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2D76736" id="Oval 414" o:spid="_x0000_s1026" style="position:absolute;margin-left:0;margin-top:2pt;width:7pt;height:7pt;z-index:2517268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A017AD7" w14:textId="77777777" w:rsidR="00F96CF5" w:rsidRDefault="00F96CF5">
                        <w:pPr>
                          <w:rPr>
                            <w:rFonts w:ascii="Arial" w:eastAsia="Arial" w:hAnsi="Arial" w:cs="Arial"/>
                            <w:sz w:val="22"/>
                          </w:rPr>
                        </w:pPr>
                        <w:r>
                          <w:rPr>
                            <w:rFonts w:ascii="Arial" w:eastAsia="Arial" w:hAnsi="Arial" w:cs="Arial"/>
                            <w:sz w:val="22"/>
                          </w:rPr>
                          <w:t>Have the arrangement(s) increased policy space for fiscal spending and reforms associated with climate change-related needs</w:t>
                        </w:r>
                      </w:p>
                    </w:tc>
                    <w:tc>
                      <w:tcPr>
                        <w:tcW w:w="0" w:type="auto"/>
                        <w:tcMar>
                          <w:top w:w="80" w:type="dxa"/>
                          <w:bottom w:w="80" w:type="dxa"/>
                        </w:tcMar>
                        <w:vAlign w:val="center"/>
                      </w:tcPr>
                      <w:p w14:paraId="45D24560"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0099238" w14:textId="77777777">
                    <w:tc>
                      <w:tcPr>
                        <w:tcW w:w="0" w:type="auto"/>
                        <w:tcMar>
                          <w:top w:w="80" w:type="dxa"/>
                          <w:bottom w:w="80" w:type="dxa"/>
                        </w:tcMar>
                      </w:tcPr>
                      <w:p w14:paraId="0723EC7F" w14:textId="6BE9D7D7" w:rsidR="00F96CF5" w:rsidRDefault="00773C45">
                        <w:pPr>
                          <w:rPr>
                            <w:rFonts w:ascii="Arial" w:eastAsia="Arial" w:hAnsi="Arial" w:cs="Arial"/>
                            <w:sz w:val="22"/>
                          </w:rPr>
                        </w:pPr>
                        <w:r>
                          <w:rPr>
                            <w:noProof/>
                          </w:rPr>
                          <mc:AlternateContent>
                            <mc:Choice Requires="wps">
                              <w:drawing>
                                <wp:anchor distT="0" distB="0" distL="114300" distR="114300" simplePos="0" relativeHeight="251658624" behindDoc="0" locked="1" layoutInCell="1" allowOverlap="1" wp14:anchorId="43F6EB19" wp14:editId="23576C7E">
                                  <wp:simplePos x="0" y="0"/>
                                  <wp:positionH relativeFrom="column">
                                    <wp:align>center</wp:align>
                                  </wp:positionH>
                                  <wp:positionV relativeFrom="paragraph">
                                    <wp:posOffset>25400</wp:posOffset>
                                  </wp:positionV>
                                  <wp:extent cx="88900" cy="88900"/>
                                  <wp:effectExtent l="12065" t="10160" r="13335" b="5715"/>
                                  <wp:wrapNone/>
                                  <wp:docPr id="115843380" name="Oval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DE9BA8B" id="Oval 415" o:spid="_x0000_s1026" style="position:absolute;margin-left:0;margin-top:2pt;width:7pt;height:7pt;z-index:2517278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8346C9A" w14:textId="77777777" w:rsidR="00F96CF5" w:rsidRDefault="00F96CF5">
                        <w:pPr>
                          <w:rPr>
                            <w:rFonts w:ascii="Arial" w:eastAsia="Arial" w:hAnsi="Arial" w:cs="Arial"/>
                            <w:sz w:val="22"/>
                          </w:rPr>
                        </w:pPr>
                        <w:r>
                          <w:rPr>
                            <w:rFonts w:ascii="Arial" w:eastAsia="Arial" w:hAnsi="Arial" w:cs="Arial"/>
                            <w:sz w:val="22"/>
                          </w:rPr>
                          <w:t>Have the arrangement(s) increased policy space for fiscal spending and reforms associated with climate change-related needs</w:t>
                        </w:r>
                      </w:p>
                    </w:tc>
                    <w:tc>
                      <w:tcPr>
                        <w:tcW w:w="0" w:type="auto"/>
                        <w:tcMar>
                          <w:top w:w="80" w:type="dxa"/>
                          <w:bottom w:w="80" w:type="dxa"/>
                        </w:tcMar>
                        <w:vAlign w:val="center"/>
                      </w:tcPr>
                      <w:p w14:paraId="5E3706B7"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FD4D049" w14:textId="77777777">
                    <w:tc>
                      <w:tcPr>
                        <w:tcW w:w="0" w:type="auto"/>
                        <w:tcMar>
                          <w:top w:w="80" w:type="dxa"/>
                          <w:bottom w:w="80" w:type="dxa"/>
                        </w:tcMar>
                      </w:tcPr>
                      <w:p w14:paraId="0A3B2BDD" w14:textId="686DE274" w:rsidR="00F96CF5" w:rsidRDefault="00773C45">
                        <w:pPr>
                          <w:rPr>
                            <w:rFonts w:ascii="Arial" w:eastAsia="Arial" w:hAnsi="Arial" w:cs="Arial"/>
                            <w:sz w:val="22"/>
                          </w:rPr>
                        </w:pPr>
                        <w:r>
                          <w:rPr>
                            <w:noProof/>
                          </w:rPr>
                          <mc:AlternateContent>
                            <mc:Choice Requires="wps">
                              <w:drawing>
                                <wp:anchor distT="0" distB="0" distL="114300" distR="114300" simplePos="0" relativeHeight="251658625" behindDoc="0" locked="1" layoutInCell="1" allowOverlap="1" wp14:anchorId="72A5E410" wp14:editId="62E0E2E9">
                                  <wp:simplePos x="0" y="0"/>
                                  <wp:positionH relativeFrom="column">
                                    <wp:align>center</wp:align>
                                  </wp:positionH>
                                  <wp:positionV relativeFrom="paragraph">
                                    <wp:posOffset>25400</wp:posOffset>
                                  </wp:positionV>
                                  <wp:extent cx="88900" cy="88900"/>
                                  <wp:effectExtent l="12065" t="8255" r="13335" b="7620"/>
                                  <wp:wrapNone/>
                                  <wp:docPr id="2133392356" name="Oval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7B3A85C" id="Oval 416" o:spid="_x0000_s1026" style="position:absolute;margin-left:0;margin-top:2pt;width:7pt;height:7pt;z-index:2517288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B0E75A3" w14:textId="77777777" w:rsidR="00F96CF5" w:rsidRDefault="00F96CF5">
                        <w:pPr>
                          <w:rPr>
                            <w:rFonts w:ascii="Arial" w:eastAsia="Arial" w:hAnsi="Arial" w:cs="Arial"/>
                            <w:sz w:val="22"/>
                          </w:rPr>
                        </w:pPr>
                        <w:r>
                          <w:rPr>
                            <w:rFonts w:ascii="Arial" w:eastAsia="Arial" w:hAnsi="Arial" w:cs="Arial"/>
                            <w:sz w:val="22"/>
                          </w:rPr>
                          <w:t>Have the arrangement(s) increased policy space for fiscal spending and reforms associated with climate change-related needs</w:t>
                        </w:r>
                      </w:p>
                    </w:tc>
                    <w:tc>
                      <w:tcPr>
                        <w:tcW w:w="0" w:type="auto"/>
                        <w:tcMar>
                          <w:top w:w="80" w:type="dxa"/>
                          <w:bottom w:w="80" w:type="dxa"/>
                        </w:tcMar>
                        <w:vAlign w:val="center"/>
                      </w:tcPr>
                      <w:p w14:paraId="14C39FC4"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E93312F" w14:textId="77777777">
                    <w:tc>
                      <w:tcPr>
                        <w:tcW w:w="0" w:type="auto"/>
                        <w:tcMar>
                          <w:top w:w="80" w:type="dxa"/>
                          <w:bottom w:w="80" w:type="dxa"/>
                        </w:tcMar>
                      </w:tcPr>
                      <w:p w14:paraId="12474F33" w14:textId="09E7FF14"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626" behindDoc="0" locked="1" layoutInCell="1" allowOverlap="1" wp14:anchorId="612B2CAD" wp14:editId="1FD001F6">
                                  <wp:simplePos x="0" y="0"/>
                                  <wp:positionH relativeFrom="column">
                                    <wp:align>center</wp:align>
                                  </wp:positionH>
                                  <wp:positionV relativeFrom="paragraph">
                                    <wp:posOffset>25400</wp:posOffset>
                                  </wp:positionV>
                                  <wp:extent cx="88900" cy="88900"/>
                                  <wp:effectExtent l="12065" t="6350" r="13335" b="9525"/>
                                  <wp:wrapNone/>
                                  <wp:docPr id="1319913598" name="Oval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BAB5962" id="Oval 417" o:spid="_x0000_s1026" style="position:absolute;margin-left:0;margin-top:2pt;width:7pt;height:7pt;z-index:2517299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4B6005D" w14:textId="77777777" w:rsidR="00F96CF5" w:rsidRDefault="00F96CF5">
                        <w:pPr>
                          <w:rPr>
                            <w:rFonts w:ascii="Arial" w:eastAsia="Arial" w:hAnsi="Arial" w:cs="Arial"/>
                            <w:sz w:val="22"/>
                          </w:rPr>
                        </w:pPr>
                        <w:r>
                          <w:rPr>
                            <w:rFonts w:ascii="Arial" w:eastAsia="Arial" w:hAnsi="Arial" w:cs="Arial"/>
                            <w:sz w:val="22"/>
                          </w:rPr>
                          <w:t>Have the arrangement(s) augmented longer-term buffers to strengthen the member’s ability to face climate change-related shocks</w:t>
                        </w:r>
                      </w:p>
                    </w:tc>
                    <w:tc>
                      <w:tcPr>
                        <w:tcW w:w="0" w:type="auto"/>
                        <w:tcMar>
                          <w:top w:w="80" w:type="dxa"/>
                          <w:bottom w:w="80" w:type="dxa"/>
                        </w:tcMar>
                        <w:vAlign w:val="center"/>
                      </w:tcPr>
                      <w:p w14:paraId="6538C966"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8903549" w14:textId="77777777">
                    <w:tc>
                      <w:tcPr>
                        <w:tcW w:w="0" w:type="auto"/>
                        <w:tcMar>
                          <w:top w:w="80" w:type="dxa"/>
                          <w:bottom w:w="80" w:type="dxa"/>
                        </w:tcMar>
                      </w:tcPr>
                      <w:p w14:paraId="7FD2BDD3" w14:textId="4A7D61F1" w:rsidR="00F96CF5" w:rsidRDefault="00773C45">
                        <w:pPr>
                          <w:rPr>
                            <w:rFonts w:ascii="Arial" w:eastAsia="Arial" w:hAnsi="Arial" w:cs="Arial"/>
                            <w:sz w:val="22"/>
                          </w:rPr>
                        </w:pPr>
                        <w:r>
                          <w:rPr>
                            <w:noProof/>
                          </w:rPr>
                          <mc:AlternateContent>
                            <mc:Choice Requires="wps">
                              <w:drawing>
                                <wp:anchor distT="0" distB="0" distL="114300" distR="114300" simplePos="0" relativeHeight="251658627" behindDoc="0" locked="1" layoutInCell="1" allowOverlap="1" wp14:anchorId="505DD438" wp14:editId="583A2A80">
                                  <wp:simplePos x="0" y="0"/>
                                  <wp:positionH relativeFrom="column">
                                    <wp:align>center</wp:align>
                                  </wp:positionH>
                                  <wp:positionV relativeFrom="paragraph">
                                    <wp:posOffset>25400</wp:posOffset>
                                  </wp:positionV>
                                  <wp:extent cx="88900" cy="88900"/>
                                  <wp:effectExtent l="12065" t="13970" r="13335" b="11430"/>
                                  <wp:wrapNone/>
                                  <wp:docPr id="2132772105" name="Oval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5610434" id="Oval 418" o:spid="_x0000_s1026" style="position:absolute;margin-left:0;margin-top:2pt;width:7pt;height:7pt;z-index:2517309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2C93B1E" w14:textId="77777777" w:rsidR="00F96CF5" w:rsidRDefault="00F96CF5">
                        <w:pPr>
                          <w:rPr>
                            <w:rFonts w:ascii="Arial" w:eastAsia="Arial" w:hAnsi="Arial" w:cs="Arial"/>
                            <w:sz w:val="22"/>
                          </w:rPr>
                        </w:pPr>
                        <w:r>
                          <w:rPr>
                            <w:rFonts w:ascii="Arial" w:eastAsia="Arial" w:hAnsi="Arial" w:cs="Arial"/>
                            <w:sz w:val="22"/>
                          </w:rPr>
                          <w:t>Have the arrangement(s) augmented longer-term buffers to strengthen the member’s ability to face climate change-related shocks</w:t>
                        </w:r>
                      </w:p>
                    </w:tc>
                    <w:tc>
                      <w:tcPr>
                        <w:tcW w:w="0" w:type="auto"/>
                        <w:tcMar>
                          <w:top w:w="80" w:type="dxa"/>
                          <w:bottom w:w="80" w:type="dxa"/>
                        </w:tcMar>
                        <w:vAlign w:val="center"/>
                      </w:tcPr>
                      <w:p w14:paraId="0CEDC44B"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1486506" w14:textId="77777777">
                    <w:tc>
                      <w:tcPr>
                        <w:tcW w:w="0" w:type="auto"/>
                        <w:tcMar>
                          <w:top w:w="80" w:type="dxa"/>
                          <w:bottom w:w="80" w:type="dxa"/>
                        </w:tcMar>
                      </w:tcPr>
                      <w:p w14:paraId="6F58E24C" w14:textId="38EF2C87" w:rsidR="00F96CF5" w:rsidRDefault="00773C45">
                        <w:pPr>
                          <w:rPr>
                            <w:rFonts w:ascii="Arial" w:eastAsia="Arial" w:hAnsi="Arial" w:cs="Arial"/>
                            <w:sz w:val="22"/>
                          </w:rPr>
                        </w:pPr>
                        <w:r>
                          <w:rPr>
                            <w:noProof/>
                          </w:rPr>
                          <mc:AlternateContent>
                            <mc:Choice Requires="wps">
                              <w:drawing>
                                <wp:anchor distT="0" distB="0" distL="114300" distR="114300" simplePos="0" relativeHeight="251658628" behindDoc="0" locked="1" layoutInCell="1" allowOverlap="1" wp14:anchorId="3AA34D59" wp14:editId="47378B7E">
                                  <wp:simplePos x="0" y="0"/>
                                  <wp:positionH relativeFrom="column">
                                    <wp:align>center</wp:align>
                                  </wp:positionH>
                                  <wp:positionV relativeFrom="paragraph">
                                    <wp:posOffset>25400</wp:posOffset>
                                  </wp:positionV>
                                  <wp:extent cx="88900" cy="88900"/>
                                  <wp:effectExtent l="12065" t="12065" r="13335" b="13335"/>
                                  <wp:wrapNone/>
                                  <wp:docPr id="1892389480" name="Oval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C6141BA" id="Oval 419" o:spid="_x0000_s1026" style="position:absolute;margin-left:0;margin-top:2pt;width:7pt;height:7pt;z-index:2517319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FEE60F7" w14:textId="77777777" w:rsidR="00F96CF5" w:rsidRDefault="00F96CF5">
                        <w:pPr>
                          <w:rPr>
                            <w:rFonts w:ascii="Arial" w:eastAsia="Arial" w:hAnsi="Arial" w:cs="Arial"/>
                            <w:sz w:val="22"/>
                          </w:rPr>
                        </w:pPr>
                        <w:r>
                          <w:rPr>
                            <w:rFonts w:ascii="Arial" w:eastAsia="Arial" w:hAnsi="Arial" w:cs="Arial"/>
                            <w:sz w:val="22"/>
                          </w:rPr>
                          <w:t>Have the arrangement(s) augmented longer-term buffers to strengthen the member’s ability to face climate change-related shocks</w:t>
                        </w:r>
                      </w:p>
                    </w:tc>
                    <w:tc>
                      <w:tcPr>
                        <w:tcW w:w="0" w:type="auto"/>
                        <w:tcMar>
                          <w:top w:w="80" w:type="dxa"/>
                          <w:bottom w:w="80" w:type="dxa"/>
                        </w:tcMar>
                        <w:vAlign w:val="center"/>
                      </w:tcPr>
                      <w:p w14:paraId="370AB82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3FDDBFB" w14:textId="77777777">
                    <w:tc>
                      <w:tcPr>
                        <w:tcW w:w="0" w:type="auto"/>
                        <w:tcMar>
                          <w:top w:w="80" w:type="dxa"/>
                          <w:bottom w:w="80" w:type="dxa"/>
                        </w:tcMar>
                      </w:tcPr>
                      <w:p w14:paraId="41586661" w14:textId="2719D739" w:rsidR="00F96CF5" w:rsidRDefault="00773C45">
                        <w:pPr>
                          <w:rPr>
                            <w:rFonts w:ascii="Arial" w:eastAsia="Arial" w:hAnsi="Arial" w:cs="Arial"/>
                            <w:sz w:val="22"/>
                          </w:rPr>
                        </w:pPr>
                        <w:r>
                          <w:rPr>
                            <w:noProof/>
                          </w:rPr>
                          <mc:AlternateContent>
                            <mc:Choice Requires="wps">
                              <w:drawing>
                                <wp:anchor distT="0" distB="0" distL="114300" distR="114300" simplePos="0" relativeHeight="251658629" behindDoc="0" locked="1" layoutInCell="1" allowOverlap="1" wp14:anchorId="25DB237A" wp14:editId="4C31A1D2">
                                  <wp:simplePos x="0" y="0"/>
                                  <wp:positionH relativeFrom="column">
                                    <wp:align>center</wp:align>
                                  </wp:positionH>
                                  <wp:positionV relativeFrom="paragraph">
                                    <wp:posOffset>25400</wp:posOffset>
                                  </wp:positionV>
                                  <wp:extent cx="88900" cy="88900"/>
                                  <wp:effectExtent l="12065" t="8255" r="13335" b="7620"/>
                                  <wp:wrapNone/>
                                  <wp:docPr id="372827608" name="Oval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83463C3" id="Oval 420" o:spid="_x0000_s1026" style="position:absolute;margin-left:0;margin-top:2pt;width:7pt;height:7pt;z-index:2517329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75C70D9" w14:textId="77777777" w:rsidR="00F96CF5" w:rsidRDefault="00F96CF5">
                        <w:pPr>
                          <w:rPr>
                            <w:rFonts w:ascii="Arial" w:eastAsia="Arial" w:hAnsi="Arial" w:cs="Arial"/>
                            <w:sz w:val="22"/>
                          </w:rPr>
                        </w:pPr>
                        <w:r>
                          <w:rPr>
                            <w:rFonts w:ascii="Arial" w:eastAsia="Arial" w:hAnsi="Arial" w:cs="Arial"/>
                            <w:sz w:val="22"/>
                          </w:rPr>
                          <w:t>Have the arrangement(s) augmented longer-term buffers to strengthen the member’s ability to face climate change-related shocks</w:t>
                        </w:r>
                      </w:p>
                    </w:tc>
                    <w:tc>
                      <w:tcPr>
                        <w:tcW w:w="0" w:type="auto"/>
                        <w:tcMar>
                          <w:top w:w="80" w:type="dxa"/>
                          <w:bottom w:w="80" w:type="dxa"/>
                        </w:tcMar>
                        <w:vAlign w:val="center"/>
                      </w:tcPr>
                      <w:p w14:paraId="30623E54" w14:textId="77777777" w:rsidR="00F96CF5" w:rsidRDefault="00F96CF5">
                        <w:pPr>
                          <w:rPr>
                            <w:rFonts w:ascii="Arial" w:eastAsia="Arial" w:hAnsi="Arial" w:cs="Arial"/>
                            <w:sz w:val="22"/>
                          </w:rPr>
                        </w:pPr>
                        <w:r>
                          <w:rPr>
                            <w:rFonts w:ascii="Arial" w:eastAsia="Arial" w:hAnsi="Arial" w:cs="Arial"/>
                            <w:sz w:val="22"/>
                          </w:rPr>
                          <w:t>To a great extent</w:t>
                        </w:r>
                      </w:p>
                    </w:tc>
                  </w:tr>
                </w:tbl>
                <w:p w14:paraId="7CED0040" w14:textId="77777777" w:rsidR="00F96CF5" w:rsidRDefault="00F96CF5">
                  <w:pPr>
                    <w:rPr>
                      <w:rFonts w:ascii="Arial" w:eastAsia="Arial" w:hAnsi="Arial" w:cs="Arial"/>
                      <w:sz w:val="22"/>
                    </w:rPr>
                  </w:pPr>
                </w:p>
              </w:tc>
            </w:tr>
          </w:tbl>
          <w:p w14:paraId="5AACDC14" w14:textId="77777777" w:rsidR="00F96CF5" w:rsidRDefault="00F96CF5">
            <w:pPr>
              <w:rPr>
                <w:rFonts w:ascii="Arial" w:eastAsia="Arial" w:hAnsi="Arial" w:cs="Arial"/>
                <w:sz w:val="22"/>
              </w:rPr>
            </w:pPr>
          </w:p>
        </w:tc>
      </w:tr>
    </w:tbl>
    <w:p w14:paraId="3EE84613"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5E5E8A4E" w14:textId="77777777">
        <w:tc>
          <w:tcPr>
            <w:tcW w:w="0" w:type="auto"/>
            <w:tcMar>
              <w:top w:w="80" w:type="dxa"/>
              <w:bottom w:w="80" w:type="dxa"/>
            </w:tcMar>
          </w:tcPr>
          <w:p w14:paraId="6FD520F7" w14:textId="77777777" w:rsidR="00F96CF5" w:rsidRDefault="00F96CF5">
            <w:pPr>
              <w:keepNext/>
              <w:rPr>
                <w:rFonts w:ascii="Arial" w:eastAsia="Arial" w:hAnsi="Arial" w:cs="Arial"/>
                <w:b/>
                <w:sz w:val="22"/>
              </w:rPr>
            </w:pPr>
            <w:r>
              <w:rPr>
                <w:rFonts w:ascii="Arial" w:eastAsia="Arial" w:hAnsi="Arial" w:cs="Arial"/>
                <w:b/>
                <w:sz w:val="22"/>
              </w:rPr>
              <w:t>5.4. Please indicate whether you engaged in any of the following activities with external partner organizations as part of your RSF work during the evaluation period (2021-2025).</w:t>
            </w:r>
            <w:r>
              <w:rPr>
                <w:rFonts w:ascii="Arial" w:eastAsia="Arial" w:hAnsi="Arial" w:cs="Arial"/>
                <w:sz w:val="22"/>
              </w:rPr>
              <w:t>(*Required)</w:t>
            </w:r>
          </w:p>
        </w:tc>
      </w:tr>
      <w:tr w:rsidR="00F96CF5" w14:paraId="4559E5E6" w14:textId="77777777">
        <w:tc>
          <w:tcPr>
            <w:tcW w:w="0" w:type="auto"/>
            <w:tcMar>
              <w:top w:w="80" w:type="dxa"/>
              <w:bottom w:w="80" w:type="dxa"/>
            </w:tcMar>
          </w:tcPr>
          <w:p w14:paraId="6BECC5CC"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IMF lending contexts? " Question:</w:t>
            </w:r>
          </w:p>
          <w:p w14:paraId="756D1FCA" w14:textId="77777777" w:rsidR="00F96CF5" w:rsidRDefault="00F96CF5">
            <w:pPr>
              <w:keepNext/>
              <w:numPr>
                <w:ilvl w:val="0"/>
                <w:numId w:val="33"/>
              </w:numPr>
              <w:rPr>
                <w:rFonts w:ascii="Arial" w:eastAsia="Arial" w:hAnsi="Arial" w:cs="Arial"/>
                <w:sz w:val="20"/>
              </w:rPr>
            </w:pPr>
            <w:r>
              <w:rPr>
                <w:rFonts w:ascii="Arial" w:eastAsia="Arial" w:hAnsi="Arial" w:cs="Arial"/>
                <w:sz w:val="20"/>
              </w:rPr>
              <w:t>Resilience and Sustainability Facility (RSF): To a slight extent,To a moderate extent,To a great extent</w:t>
            </w:r>
          </w:p>
          <w:p w14:paraId="76696BCF" w14:textId="77777777" w:rsidR="00F96CF5" w:rsidRDefault="00F96CF5">
            <w:pPr>
              <w:keepNext/>
              <w:rPr>
                <w:rFonts w:ascii="Arial" w:eastAsia="Arial" w:hAnsi="Arial" w:cs="Arial"/>
                <w:sz w:val="20"/>
              </w:rPr>
            </w:pPr>
          </w:p>
        </w:tc>
      </w:tr>
      <w:tr w:rsidR="00F96CF5" w14:paraId="44E4F596"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06EF2ECD"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2459"/>
                    <w:gridCol w:w="5507"/>
                  </w:tblGrid>
                  <w:tr w:rsidR="00F96CF5" w14:paraId="59DA5B5E" w14:textId="77777777">
                    <w:tc>
                      <w:tcPr>
                        <w:tcW w:w="0" w:type="auto"/>
                        <w:tcMar>
                          <w:top w:w="80" w:type="dxa"/>
                          <w:bottom w:w="80" w:type="dxa"/>
                        </w:tcMar>
                      </w:tcPr>
                      <w:p w14:paraId="24D59295" w14:textId="77777777" w:rsidR="00F96CF5" w:rsidRDefault="00F96CF5">
                        <w:pPr>
                          <w:rPr>
                            <w:rFonts w:ascii="Arial" w:eastAsia="Arial" w:hAnsi="Arial" w:cs="Arial"/>
                            <w:b/>
                            <w:sz w:val="22"/>
                          </w:rPr>
                        </w:pPr>
                      </w:p>
                    </w:tc>
                    <w:tc>
                      <w:tcPr>
                        <w:tcW w:w="0" w:type="auto"/>
                        <w:tcMar>
                          <w:top w:w="80" w:type="dxa"/>
                          <w:bottom w:w="80" w:type="dxa"/>
                        </w:tcMar>
                      </w:tcPr>
                      <w:p w14:paraId="3065126E"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3080D78F"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776AF214" w14:textId="77777777">
                    <w:tc>
                      <w:tcPr>
                        <w:tcW w:w="0" w:type="auto"/>
                        <w:tcMar>
                          <w:top w:w="80" w:type="dxa"/>
                          <w:bottom w:w="80" w:type="dxa"/>
                        </w:tcMar>
                      </w:tcPr>
                      <w:p w14:paraId="28F01DDC" w14:textId="1BB79070" w:rsidR="00F96CF5" w:rsidRDefault="00773C45">
                        <w:pPr>
                          <w:rPr>
                            <w:rFonts w:ascii="Arial" w:eastAsia="Arial" w:hAnsi="Arial" w:cs="Arial"/>
                            <w:sz w:val="22"/>
                          </w:rPr>
                        </w:pPr>
                        <w:r>
                          <w:rPr>
                            <w:noProof/>
                          </w:rPr>
                          <mc:AlternateContent>
                            <mc:Choice Requires="wps">
                              <w:drawing>
                                <wp:anchor distT="0" distB="0" distL="114300" distR="114300" simplePos="0" relativeHeight="251658630" behindDoc="0" locked="1" layoutInCell="1" allowOverlap="1" wp14:anchorId="62ECD87C" wp14:editId="3428C919">
                                  <wp:simplePos x="0" y="0"/>
                                  <wp:positionH relativeFrom="column">
                                    <wp:align>center</wp:align>
                                  </wp:positionH>
                                  <wp:positionV relativeFrom="paragraph">
                                    <wp:posOffset>25400</wp:posOffset>
                                  </wp:positionV>
                                  <wp:extent cx="88900" cy="88900"/>
                                  <wp:effectExtent l="12065" t="13970" r="13335" b="11430"/>
                                  <wp:wrapNone/>
                                  <wp:docPr id="323021745" name="Rectangle 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20A24AD" id="Rectangle 421" o:spid="_x0000_s1026" style="position:absolute;margin-left:0;margin-top:2pt;width:7pt;height:7pt;z-index:2517340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1EB64C4D" w14:textId="77777777" w:rsidR="00F96CF5" w:rsidRDefault="00F96CF5">
                        <w:pPr>
                          <w:rPr>
                            <w:rFonts w:ascii="Arial" w:eastAsia="Arial" w:hAnsi="Arial" w:cs="Arial"/>
                            <w:sz w:val="22"/>
                          </w:rPr>
                        </w:pPr>
                        <w:r>
                          <w:rPr>
                            <w:rFonts w:ascii="Arial" w:eastAsia="Arial" w:hAnsi="Arial" w:cs="Arial"/>
                            <w:sz w:val="22"/>
                          </w:rPr>
                          <w:t>*World Bank Group</w:t>
                        </w:r>
                      </w:p>
                    </w:tc>
                    <w:tc>
                      <w:tcPr>
                        <w:tcW w:w="0" w:type="auto"/>
                        <w:tcMar>
                          <w:top w:w="80" w:type="dxa"/>
                          <w:bottom w:w="80" w:type="dxa"/>
                        </w:tcMar>
                        <w:vAlign w:val="center"/>
                      </w:tcPr>
                      <w:p w14:paraId="5299F579"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0450E15F" w14:textId="77777777">
                    <w:tc>
                      <w:tcPr>
                        <w:tcW w:w="0" w:type="auto"/>
                        <w:tcMar>
                          <w:top w:w="80" w:type="dxa"/>
                          <w:bottom w:w="80" w:type="dxa"/>
                        </w:tcMar>
                      </w:tcPr>
                      <w:p w14:paraId="5CD5E246" w14:textId="0D99BA29" w:rsidR="00F96CF5" w:rsidRDefault="00773C45">
                        <w:pPr>
                          <w:rPr>
                            <w:rFonts w:ascii="Arial" w:eastAsia="Arial" w:hAnsi="Arial" w:cs="Arial"/>
                            <w:sz w:val="22"/>
                          </w:rPr>
                        </w:pPr>
                        <w:r>
                          <w:rPr>
                            <w:noProof/>
                          </w:rPr>
                          <mc:AlternateContent>
                            <mc:Choice Requires="wps">
                              <w:drawing>
                                <wp:anchor distT="0" distB="0" distL="114300" distR="114300" simplePos="0" relativeHeight="251658631" behindDoc="0" locked="1" layoutInCell="1" allowOverlap="1" wp14:anchorId="3339ECBB" wp14:editId="14C6117E">
                                  <wp:simplePos x="0" y="0"/>
                                  <wp:positionH relativeFrom="column">
                                    <wp:align>center</wp:align>
                                  </wp:positionH>
                                  <wp:positionV relativeFrom="paragraph">
                                    <wp:posOffset>25400</wp:posOffset>
                                  </wp:positionV>
                                  <wp:extent cx="88900" cy="88900"/>
                                  <wp:effectExtent l="12065" t="10160" r="13335" b="5715"/>
                                  <wp:wrapNone/>
                                  <wp:docPr id="826295628" name="Rectangle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1D787A3" id="Rectangle 422" o:spid="_x0000_s1026" style="position:absolute;margin-left:0;margin-top:2pt;width:7pt;height:7pt;z-index:2517350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14567EC2" w14:textId="77777777" w:rsidR="00F96CF5" w:rsidRDefault="00F96CF5">
                        <w:pPr>
                          <w:rPr>
                            <w:rFonts w:ascii="Arial" w:eastAsia="Arial" w:hAnsi="Arial" w:cs="Arial"/>
                            <w:sz w:val="22"/>
                          </w:rPr>
                        </w:pPr>
                        <w:r>
                          <w:rPr>
                            <w:rFonts w:ascii="Arial" w:eastAsia="Arial" w:hAnsi="Arial" w:cs="Arial"/>
                            <w:sz w:val="22"/>
                          </w:rPr>
                          <w:t>*World Bank Group</w:t>
                        </w:r>
                      </w:p>
                    </w:tc>
                    <w:tc>
                      <w:tcPr>
                        <w:tcW w:w="0" w:type="auto"/>
                        <w:tcMar>
                          <w:top w:w="80" w:type="dxa"/>
                          <w:bottom w:w="80" w:type="dxa"/>
                        </w:tcMar>
                        <w:vAlign w:val="center"/>
                      </w:tcPr>
                      <w:p w14:paraId="55499E75"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43BC43F0" w14:textId="77777777">
                    <w:tc>
                      <w:tcPr>
                        <w:tcW w:w="0" w:type="auto"/>
                        <w:tcMar>
                          <w:top w:w="80" w:type="dxa"/>
                          <w:bottom w:w="80" w:type="dxa"/>
                        </w:tcMar>
                      </w:tcPr>
                      <w:p w14:paraId="2DE2BE72" w14:textId="246C2F0F" w:rsidR="00F96CF5" w:rsidRDefault="00773C45">
                        <w:pPr>
                          <w:rPr>
                            <w:rFonts w:ascii="Arial" w:eastAsia="Arial" w:hAnsi="Arial" w:cs="Arial"/>
                            <w:sz w:val="22"/>
                          </w:rPr>
                        </w:pPr>
                        <w:r>
                          <w:rPr>
                            <w:noProof/>
                          </w:rPr>
                          <mc:AlternateContent>
                            <mc:Choice Requires="wps">
                              <w:drawing>
                                <wp:anchor distT="0" distB="0" distL="114300" distR="114300" simplePos="0" relativeHeight="251658632" behindDoc="0" locked="1" layoutInCell="1" allowOverlap="1" wp14:anchorId="503B9A0C" wp14:editId="28FD9C91">
                                  <wp:simplePos x="0" y="0"/>
                                  <wp:positionH relativeFrom="column">
                                    <wp:align>center</wp:align>
                                  </wp:positionH>
                                  <wp:positionV relativeFrom="paragraph">
                                    <wp:posOffset>25400</wp:posOffset>
                                  </wp:positionV>
                                  <wp:extent cx="88900" cy="88900"/>
                                  <wp:effectExtent l="12065" t="12065" r="13335" b="13335"/>
                                  <wp:wrapNone/>
                                  <wp:docPr id="244160843" name="Rectangle 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73BDE18D" id="Rectangle 423" o:spid="_x0000_s1026" style="position:absolute;margin-left:0;margin-top:2pt;width:7pt;height:7pt;z-index:2517360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6EB0F972" w14:textId="77777777" w:rsidR="00F96CF5" w:rsidRDefault="00F96CF5">
                        <w:pPr>
                          <w:rPr>
                            <w:rFonts w:ascii="Arial" w:eastAsia="Arial" w:hAnsi="Arial" w:cs="Arial"/>
                            <w:sz w:val="22"/>
                          </w:rPr>
                        </w:pPr>
                        <w:r>
                          <w:rPr>
                            <w:rFonts w:ascii="Arial" w:eastAsia="Arial" w:hAnsi="Arial" w:cs="Arial"/>
                            <w:sz w:val="22"/>
                          </w:rPr>
                          <w:t>*World Bank Group</w:t>
                        </w:r>
                      </w:p>
                    </w:tc>
                    <w:tc>
                      <w:tcPr>
                        <w:tcW w:w="0" w:type="auto"/>
                        <w:tcMar>
                          <w:top w:w="80" w:type="dxa"/>
                          <w:bottom w:w="80" w:type="dxa"/>
                        </w:tcMar>
                        <w:vAlign w:val="center"/>
                      </w:tcPr>
                      <w:p w14:paraId="165E890C"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72F082FA" w14:textId="77777777">
                    <w:tc>
                      <w:tcPr>
                        <w:tcW w:w="0" w:type="auto"/>
                        <w:tcMar>
                          <w:top w:w="80" w:type="dxa"/>
                          <w:bottom w:w="80" w:type="dxa"/>
                        </w:tcMar>
                      </w:tcPr>
                      <w:p w14:paraId="288718F8" w14:textId="298CD5E2" w:rsidR="00F96CF5" w:rsidRDefault="00773C45">
                        <w:pPr>
                          <w:rPr>
                            <w:rFonts w:ascii="Arial" w:eastAsia="Arial" w:hAnsi="Arial" w:cs="Arial"/>
                            <w:sz w:val="22"/>
                          </w:rPr>
                        </w:pPr>
                        <w:r>
                          <w:rPr>
                            <w:noProof/>
                          </w:rPr>
                          <mc:AlternateContent>
                            <mc:Choice Requires="wps">
                              <w:drawing>
                                <wp:anchor distT="0" distB="0" distL="114300" distR="114300" simplePos="0" relativeHeight="251658633" behindDoc="0" locked="1" layoutInCell="1" allowOverlap="1" wp14:anchorId="1991AF94" wp14:editId="31EE99BE">
                                  <wp:simplePos x="0" y="0"/>
                                  <wp:positionH relativeFrom="column">
                                    <wp:align>center</wp:align>
                                  </wp:positionH>
                                  <wp:positionV relativeFrom="paragraph">
                                    <wp:posOffset>25400</wp:posOffset>
                                  </wp:positionV>
                                  <wp:extent cx="88900" cy="88900"/>
                                  <wp:effectExtent l="12065" t="8255" r="13335" b="7620"/>
                                  <wp:wrapNone/>
                                  <wp:docPr id="46441940" name="Rectangle 4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017D37F" id="Rectangle 424" o:spid="_x0000_s1026" style="position:absolute;margin-left:0;margin-top:2pt;width:7pt;height:7pt;z-index:2517370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61D5A035" w14:textId="77777777" w:rsidR="00F96CF5" w:rsidRDefault="00F96CF5">
                        <w:pPr>
                          <w:rPr>
                            <w:rFonts w:ascii="Arial" w:eastAsia="Arial" w:hAnsi="Arial" w:cs="Arial"/>
                            <w:sz w:val="22"/>
                          </w:rPr>
                        </w:pPr>
                        <w:r>
                          <w:rPr>
                            <w:rFonts w:ascii="Arial" w:eastAsia="Arial" w:hAnsi="Arial" w:cs="Arial"/>
                            <w:sz w:val="22"/>
                          </w:rPr>
                          <w:t>*World Bank Group</w:t>
                        </w:r>
                      </w:p>
                    </w:tc>
                    <w:tc>
                      <w:tcPr>
                        <w:tcW w:w="0" w:type="auto"/>
                        <w:tcMar>
                          <w:top w:w="80" w:type="dxa"/>
                          <w:bottom w:w="80" w:type="dxa"/>
                        </w:tcMar>
                        <w:vAlign w:val="center"/>
                      </w:tcPr>
                      <w:p w14:paraId="5B700158"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721EAD37" w14:textId="77777777">
                    <w:tc>
                      <w:tcPr>
                        <w:tcW w:w="0" w:type="auto"/>
                        <w:tcMar>
                          <w:top w:w="80" w:type="dxa"/>
                          <w:bottom w:w="80" w:type="dxa"/>
                        </w:tcMar>
                      </w:tcPr>
                      <w:p w14:paraId="0FDDB43F" w14:textId="4CCBFCE2" w:rsidR="00F96CF5" w:rsidRDefault="00773C45">
                        <w:pPr>
                          <w:rPr>
                            <w:rFonts w:ascii="Arial" w:eastAsia="Arial" w:hAnsi="Arial" w:cs="Arial"/>
                            <w:sz w:val="22"/>
                          </w:rPr>
                        </w:pPr>
                        <w:r>
                          <w:rPr>
                            <w:noProof/>
                          </w:rPr>
                          <mc:AlternateContent>
                            <mc:Choice Requires="wps">
                              <w:drawing>
                                <wp:anchor distT="0" distB="0" distL="114300" distR="114300" simplePos="0" relativeHeight="251658634" behindDoc="0" locked="1" layoutInCell="1" allowOverlap="1" wp14:anchorId="050985DA" wp14:editId="726FF9B8">
                                  <wp:simplePos x="0" y="0"/>
                                  <wp:positionH relativeFrom="column">
                                    <wp:align>center</wp:align>
                                  </wp:positionH>
                                  <wp:positionV relativeFrom="paragraph">
                                    <wp:posOffset>25400</wp:posOffset>
                                  </wp:positionV>
                                  <wp:extent cx="88900" cy="88900"/>
                                  <wp:effectExtent l="12065" t="13970" r="13335" b="11430"/>
                                  <wp:wrapNone/>
                                  <wp:docPr id="1423116376" name="Rectangle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6D64435" id="Rectangle 425" o:spid="_x0000_s1026" style="position:absolute;margin-left:0;margin-top:2pt;width:7pt;height:7pt;z-index:2517381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47589F71" w14:textId="77777777" w:rsidR="00F96CF5" w:rsidRDefault="00F96CF5">
                        <w:pPr>
                          <w:rPr>
                            <w:rFonts w:ascii="Arial" w:eastAsia="Arial" w:hAnsi="Arial" w:cs="Arial"/>
                            <w:sz w:val="22"/>
                          </w:rPr>
                        </w:pPr>
                        <w:r>
                          <w:rPr>
                            <w:rFonts w:ascii="Arial" w:eastAsia="Arial" w:hAnsi="Arial" w:cs="Arial"/>
                            <w:sz w:val="22"/>
                          </w:rPr>
                          <w:t>*World Bank Group</w:t>
                        </w:r>
                      </w:p>
                    </w:tc>
                    <w:tc>
                      <w:tcPr>
                        <w:tcW w:w="0" w:type="auto"/>
                        <w:tcMar>
                          <w:top w:w="80" w:type="dxa"/>
                          <w:bottom w:w="80" w:type="dxa"/>
                        </w:tcMar>
                        <w:vAlign w:val="center"/>
                      </w:tcPr>
                      <w:p w14:paraId="2DE981A0" w14:textId="77777777" w:rsidR="00F96CF5" w:rsidRDefault="00F96CF5">
                        <w:pPr>
                          <w:rPr>
                            <w:rFonts w:ascii="Arial" w:eastAsia="Arial" w:hAnsi="Arial" w:cs="Arial"/>
                            <w:sz w:val="22"/>
                          </w:rPr>
                        </w:pPr>
                        <w:r>
                          <w:rPr>
                            <w:rFonts w:ascii="Arial" w:eastAsia="Arial" w:hAnsi="Arial" w:cs="Arial"/>
                            <w:sz w:val="22"/>
                          </w:rPr>
                          <w:t>Minimal or no interaction</w:t>
                        </w:r>
                      </w:p>
                    </w:tc>
                  </w:tr>
                  <w:tr w:rsidR="00F96CF5" w14:paraId="1B8C18E7" w14:textId="77777777">
                    <w:tc>
                      <w:tcPr>
                        <w:tcW w:w="0" w:type="auto"/>
                        <w:tcMar>
                          <w:top w:w="80" w:type="dxa"/>
                          <w:bottom w:w="80" w:type="dxa"/>
                        </w:tcMar>
                      </w:tcPr>
                      <w:p w14:paraId="1DE80BDF" w14:textId="12D7A20D" w:rsidR="00F96CF5" w:rsidRDefault="00773C45">
                        <w:pPr>
                          <w:rPr>
                            <w:rFonts w:ascii="Arial" w:eastAsia="Arial" w:hAnsi="Arial" w:cs="Arial"/>
                            <w:sz w:val="22"/>
                          </w:rPr>
                        </w:pPr>
                        <w:r>
                          <w:rPr>
                            <w:noProof/>
                          </w:rPr>
                          <mc:AlternateContent>
                            <mc:Choice Requires="wps">
                              <w:drawing>
                                <wp:anchor distT="0" distB="0" distL="114300" distR="114300" simplePos="0" relativeHeight="251658635" behindDoc="0" locked="1" layoutInCell="1" allowOverlap="1" wp14:anchorId="5960C1CD" wp14:editId="75532C4E">
                                  <wp:simplePos x="0" y="0"/>
                                  <wp:positionH relativeFrom="column">
                                    <wp:align>center</wp:align>
                                  </wp:positionH>
                                  <wp:positionV relativeFrom="paragraph">
                                    <wp:posOffset>25400</wp:posOffset>
                                  </wp:positionV>
                                  <wp:extent cx="88900" cy="88900"/>
                                  <wp:effectExtent l="12065" t="10160" r="13335" b="5715"/>
                                  <wp:wrapNone/>
                                  <wp:docPr id="1695255634" name="Rectangle 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3DCF7BCB" id="Rectangle 426" o:spid="_x0000_s1026" style="position:absolute;margin-left:0;margin-top:2pt;width:7pt;height:7pt;z-index:2517391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6A1C2B46"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55B4FE49"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45629606" w14:textId="77777777">
                    <w:tc>
                      <w:tcPr>
                        <w:tcW w:w="0" w:type="auto"/>
                        <w:tcMar>
                          <w:top w:w="80" w:type="dxa"/>
                          <w:bottom w:w="80" w:type="dxa"/>
                        </w:tcMar>
                      </w:tcPr>
                      <w:p w14:paraId="68A41C59" w14:textId="3051917F" w:rsidR="00F96CF5" w:rsidRDefault="00773C45">
                        <w:pPr>
                          <w:rPr>
                            <w:rFonts w:ascii="Arial" w:eastAsia="Arial" w:hAnsi="Arial" w:cs="Arial"/>
                            <w:sz w:val="22"/>
                          </w:rPr>
                        </w:pPr>
                        <w:r>
                          <w:rPr>
                            <w:noProof/>
                          </w:rPr>
                          <mc:AlternateContent>
                            <mc:Choice Requires="wps">
                              <w:drawing>
                                <wp:anchor distT="0" distB="0" distL="114300" distR="114300" simplePos="0" relativeHeight="251658636" behindDoc="0" locked="1" layoutInCell="1" allowOverlap="1" wp14:anchorId="6FF7CBDB" wp14:editId="76BF9F5C">
                                  <wp:simplePos x="0" y="0"/>
                                  <wp:positionH relativeFrom="column">
                                    <wp:align>center</wp:align>
                                  </wp:positionH>
                                  <wp:positionV relativeFrom="paragraph">
                                    <wp:posOffset>25400</wp:posOffset>
                                  </wp:positionV>
                                  <wp:extent cx="88900" cy="88900"/>
                                  <wp:effectExtent l="12065" t="12065" r="13335" b="13335"/>
                                  <wp:wrapNone/>
                                  <wp:docPr id="2089100520" name="Rectangle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32DCF04" id="Rectangle 427" o:spid="_x0000_s1026" style="position:absolute;margin-left:0;margin-top:2pt;width:7pt;height:7pt;z-index:2517401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7AE078A4"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10812484"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298D91D9" w14:textId="77777777">
                    <w:tc>
                      <w:tcPr>
                        <w:tcW w:w="0" w:type="auto"/>
                        <w:tcMar>
                          <w:top w:w="80" w:type="dxa"/>
                          <w:bottom w:w="80" w:type="dxa"/>
                        </w:tcMar>
                      </w:tcPr>
                      <w:p w14:paraId="72223540" w14:textId="108CD930" w:rsidR="00F96CF5" w:rsidRDefault="00773C45">
                        <w:pPr>
                          <w:rPr>
                            <w:rFonts w:ascii="Arial" w:eastAsia="Arial" w:hAnsi="Arial" w:cs="Arial"/>
                            <w:sz w:val="22"/>
                          </w:rPr>
                        </w:pPr>
                        <w:r>
                          <w:rPr>
                            <w:noProof/>
                          </w:rPr>
                          <mc:AlternateContent>
                            <mc:Choice Requires="wps">
                              <w:drawing>
                                <wp:anchor distT="0" distB="0" distL="114300" distR="114300" simplePos="0" relativeHeight="251658637" behindDoc="0" locked="1" layoutInCell="1" allowOverlap="1" wp14:anchorId="10549077" wp14:editId="2F0C93BF">
                                  <wp:simplePos x="0" y="0"/>
                                  <wp:positionH relativeFrom="column">
                                    <wp:align>center</wp:align>
                                  </wp:positionH>
                                  <wp:positionV relativeFrom="paragraph">
                                    <wp:posOffset>25400</wp:posOffset>
                                  </wp:positionV>
                                  <wp:extent cx="88900" cy="88900"/>
                                  <wp:effectExtent l="12065" t="13970" r="13335" b="11430"/>
                                  <wp:wrapNone/>
                                  <wp:docPr id="1127506029" name="Rectangle 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3D075A8" id="Rectangle 428" o:spid="_x0000_s1026" style="position:absolute;margin-left:0;margin-top:2pt;width:7pt;height:7pt;z-index:2517411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2561C69F"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330D8AAB"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119F09B9" w14:textId="77777777">
                    <w:tc>
                      <w:tcPr>
                        <w:tcW w:w="0" w:type="auto"/>
                        <w:tcMar>
                          <w:top w:w="80" w:type="dxa"/>
                          <w:bottom w:w="80" w:type="dxa"/>
                        </w:tcMar>
                      </w:tcPr>
                      <w:p w14:paraId="3720EF80" w14:textId="46A21ACE" w:rsidR="00F96CF5" w:rsidRDefault="00773C45">
                        <w:pPr>
                          <w:rPr>
                            <w:rFonts w:ascii="Arial" w:eastAsia="Arial" w:hAnsi="Arial" w:cs="Arial"/>
                            <w:sz w:val="22"/>
                          </w:rPr>
                        </w:pPr>
                        <w:r>
                          <w:rPr>
                            <w:noProof/>
                          </w:rPr>
                          <mc:AlternateContent>
                            <mc:Choice Requires="wps">
                              <w:drawing>
                                <wp:anchor distT="0" distB="0" distL="114300" distR="114300" simplePos="0" relativeHeight="251658638" behindDoc="0" locked="1" layoutInCell="1" allowOverlap="1" wp14:anchorId="1736DB1B" wp14:editId="577F385D">
                                  <wp:simplePos x="0" y="0"/>
                                  <wp:positionH relativeFrom="column">
                                    <wp:align>center</wp:align>
                                  </wp:positionH>
                                  <wp:positionV relativeFrom="paragraph">
                                    <wp:posOffset>25400</wp:posOffset>
                                  </wp:positionV>
                                  <wp:extent cx="88900" cy="88900"/>
                                  <wp:effectExtent l="12065" t="6350" r="13335" b="9525"/>
                                  <wp:wrapNone/>
                                  <wp:docPr id="1120336202" name="Rectangl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2A60ED7" id="Rectangle 429" o:spid="_x0000_s1026" style="position:absolute;margin-left:0;margin-top:2pt;width:7pt;height:7pt;z-index:2517422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0590C7C9"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1E4D2C09"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353A3B81" w14:textId="77777777">
                    <w:tc>
                      <w:tcPr>
                        <w:tcW w:w="0" w:type="auto"/>
                        <w:tcMar>
                          <w:top w:w="80" w:type="dxa"/>
                          <w:bottom w:w="80" w:type="dxa"/>
                        </w:tcMar>
                      </w:tcPr>
                      <w:p w14:paraId="1D44B761" w14:textId="61531F71" w:rsidR="00F96CF5" w:rsidRDefault="00773C45">
                        <w:pPr>
                          <w:rPr>
                            <w:rFonts w:ascii="Arial" w:eastAsia="Arial" w:hAnsi="Arial" w:cs="Arial"/>
                            <w:sz w:val="22"/>
                          </w:rPr>
                        </w:pPr>
                        <w:r>
                          <w:rPr>
                            <w:noProof/>
                          </w:rPr>
                          <w:lastRenderedPageBreak/>
                          <mc:AlternateContent>
                            <mc:Choice Requires="wps">
                              <w:drawing>
                                <wp:anchor distT="0" distB="0" distL="114300" distR="114300" simplePos="0" relativeHeight="251658639" behindDoc="0" locked="1" layoutInCell="1" allowOverlap="1" wp14:anchorId="2E80654A" wp14:editId="133E8A7A">
                                  <wp:simplePos x="0" y="0"/>
                                  <wp:positionH relativeFrom="column">
                                    <wp:align>center</wp:align>
                                  </wp:positionH>
                                  <wp:positionV relativeFrom="paragraph">
                                    <wp:posOffset>25400</wp:posOffset>
                                  </wp:positionV>
                                  <wp:extent cx="88900" cy="88900"/>
                                  <wp:effectExtent l="12065" t="8255" r="13335" b="7620"/>
                                  <wp:wrapNone/>
                                  <wp:docPr id="122286832" name="Rectangle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3B948ED5" id="Rectangle 430" o:spid="_x0000_s1026" style="position:absolute;margin-left:0;margin-top:2pt;width:7pt;height:7pt;z-index:2517432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703BCE6A"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416AB1F8" w14:textId="77777777" w:rsidR="00F96CF5" w:rsidRDefault="00F96CF5">
                        <w:pPr>
                          <w:rPr>
                            <w:rFonts w:ascii="Arial" w:eastAsia="Arial" w:hAnsi="Arial" w:cs="Arial"/>
                            <w:sz w:val="22"/>
                          </w:rPr>
                        </w:pPr>
                        <w:r>
                          <w:rPr>
                            <w:rFonts w:ascii="Arial" w:eastAsia="Arial" w:hAnsi="Arial" w:cs="Arial"/>
                            <w:sz w:val="22"/>
                          </w:rPr>
                          <w:t>Minimal or no interaction</w:t>
                        </w:r>
                      </w:p>
                    </w:tc>
                  </w:tr>
                  <w:tr w:rsidR="00F96CF5" w14:paraId="212FEF4A" w14:textId="77777777">
                    <w:tc>
                      <w:tcPr>
                        <w:tcW w:w="0" w:type="auto"/>
                        <w:tcMar>
                          <w:top w:w="80" w:type="dxa"/>
                          <w:bottom w:w="80" w:type="dxa"/>
                        </w:tcMar>
                      </w:tcPr>
                      <w:p w14:paraId="1609977C" w14:textId="50F9EE39" w:rsidR="00F96CF5" w:rsidRDefault="00773C45">
                        <w:pPr>
                          <w:rPr>
                            <w:rFonts w:ascii="Arial" w:eastAsia="Arial" w:hAnsi="Arial" w:cs="Arial"/>
                            <w:sz w:val="22"/>
                          </w:rPr>
                        </w:pPr>
                        <w:r>
                          <w:rPr>
                            <w:noProof/>
                          </w:rPr>
                          <mc:AlternateContent>
                            <mc:Choice Requires="wps">
                              <w:drawing>
                                <wp:anchor distT="0" distB="0" distL="114300" distR="114300" simplePos="0" relativeHeight="251658640" behindDoc="0" locked="1" layoutInCell="1" allowOverlap="1" wp14:anchorId="0EBA907E" wp14:editId="4DABC037">
                                  <wp:simplePos x="0" y="0"/>
                                  <wp:positionH relativeFrom="column">
                                    <wp:align>center</wp:align>
                                  </wp:positionH>
                                  <wp:positionV relativeFrom="paragraph">
                                    <wp:posOffset>25400</wp:posOffset>
                                  </wp:positionV>
                                  <wp:extent cx="88900" cy="88900"/>
                                  <wp:effectExtent l="12065" t="10160" r="13335" b="5715"/>
                                  <wp:wrapNone/>
                                  <wp:docPr id="2050472375" name="Rectangl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7B1A2A8B" id="Rectangle 431" o:spid="_x0000_s1026" style="position:absolute;margin-left:0;margin-top:2pt;width:7pt;height:7pt;z-index:2517442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09053ECD"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2946EE47"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784F988D" w14:textId="77777777">
                    <w:tc>
                      <w:tcPr>
                        <w:tcW w:w="0" w:type="auto"/>
                        <w:tcMar>
                          <w:top w:w="80" w:type="dxa"/>
                          <w:bottom w:w="80" w:type="dxa"/>
                        </w:tcMar>
                      </w:tcPr>
                      <w:p w14:paraId="46FBA706" w14:textId="5428A104" w:rsidR="00F96CF5" w:rsidRDefault="00773C45">
                        <w:pPr>
                          <w:rPr>
                            <w:rFonts w:ascii="Arial" w:eastAsia="Arial" w:hAnsi="Arial" w:cs="Arial"/>
                            <w:sz w:val="22"/>
                          </w:rPr>
                        </w:pPr>
                        <w:r>
                          <w:rPr>
                            <w:noProof/>
                          </w:rPr>
                          <mc:AlternateContent>
                            <mc:Choice Requires="wps">
                              <w:drawing>
                                <wp:anchor distT="0" distB="0" distL="114300" distR="114300" simplePos="0" relativeHeight="251658641" behindDoc="0" locked="1" layoutInCell="1" allowOverlap="1" wp14:anchorId="2645E5A0" wp14:editId="4EF2D029">
                                  <wp:simplePos x="0" y="0"/>
                                  <wp:positionH relativeFrom="column">
                                    <wp:align>center</wp:align>
                                  </wp:positionH>
                                  <wp:positionV relativeFrom="paragraph">
                                    <wp:posOffset>25400</wp:posOffset>
                                  </wp:positionV>
                                  <wp:extent cx="88900" cy="88900"/>
                                  <wp:effectExtent l="12065" t="6350" r="13335" b="9525"/>
                                  <wp:wrapNone/>
                                  <wp:docPr id="404478273" name="Rectangle 4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3519B94E" id="Rectangle 432" o:spid="_x0000_s1026" style="position:absolute;margin-left:0;margin-top:2pt;width:7pt;height:7pt;z-index:2517452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3F437369"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19AF6202"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0F099D09" w14:textId="77777777">
                    <w:tc>
                      <w:tcPr>
                        <w:tcW w:w="0" w:type="auto"/>
                        <w:tcMar>
                          <w:top w:w="80" w:type="dxa"/>
                          <w:bottom w:w="80" w:type="dxa"/>
                        </w:tcMar>
                      </w:tcPr>
                      <w:p w14:paraId="209C5169" w14:textId="48A4D7A7" w:rsidR="00F96CF5" w:rsidRDefault="00773C45">
                        <w:pPr>
                          <w:rPr>
                            <w:rFonts w:ascii="Arial" w:eastAsia="Arial" w:hAnsi="Arial" w:cs="Arial"/>
                            <w:sz w:val="22"/>
                          </w:rPr>
                        </w:pPr>
                        <w:r>
                          <w:rPr>
                            <w:noProof/>
                          </w:rPr>
                          <mc:AlternateContent>
                            <mc:Choice Requires="wps">
                              <w:drawing>
                                <wp:anchor distT="0" distB="0" distL="114300" distR="114300" simplePos="0" relativeHeight="251658642" behindDoc="0" locked="1" layoutInCell="1" allowOverlap="1" wp14:anchorId="6286F946" wp14:editId="5F2FD254">
                                  <wp:simplePos x="0" y="0"/>
                                  <wp:positionH relativeFrom="column">
                                    <wp:align>center</wp:align>
                                  </wp:positionH>
                                  <wp:positionV relativeFrom="paragraph">
                                    <wp:posOffset>25400</wp:posOffset>
                                  </wp:positionV>
                                  <wp:extent cx="88900" cy="88900"/>
                                  <wp:effectExtent l="12065" t="8255" r="13335" b="7620"/>
                                  <wp:wrapNone/>
                                  <wp:docPr id="1141477124" name="Rectangle 4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7C5E68DD" id="Rectangle 433" o:spid="_x0000_s1026" style="position:absolute;margin-left:0;margin-top:2pt;width:7pt;height:7pt;z-index:2517463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27EBEA1C"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2080FA28"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1251BF73" w14:textId="77777777">
                    <w:tc>
                      <w:tcPr>
                        <w:tcW w:w="0" w:type="auto"/>
                        <w:tcMar>
                          <w:top w:w="80" w:type="dxa"/>
                          <w:bottom w:w="80" w:type="dxa"/>
                        </w:tcMar>
                      </w:tcPr>
                      <w:p w14:paraId="7EDA2733" w14:textId="49B0DE28" w:rsidR="00F96CF5" w:rsidRDefault="00773C45">
                        <w:pPr>
                          <w:rPr>
                            <w:rFonts w:ascii="Arial" w:eastAsia="Arial" w:hAnsi="Arial" w:cs="Arial"/>
                            <w:sz w:val="22"/>
                          </w:rPr>
                        </w:pPr>
                        <w:r>
                          <w:rPr>
                            <w:noProof/>
                          </w:rPr>
                          <mc:AlternateContent>
                            <mc:Choice Requires="wps">
                              <w:drawing>
                                <wp:anchor distT="0" distB="0" distL="114300" distR="114300" simplePos="0" relativeHeight="251658643" behindDoc="0" locked="1" layoutInCell="1" allowOverlap="1" wp14:anchorId="6F15DD93" wp14:editId="135F4A44">
                                  <wp:simplePos x="0" y="0"/>
                                  <wp:positionH relativeFrom="column">
                                    <wp:align>center</wp:align>
                                  </wp:positionH>
                                  <wp:positionV relativeFrom="paragraph">
                                    <wp:posOffset>25400</wp:posOffset>
                                  </wp:positionV>
                                  <wp:extent cx="88900" cy="88900"/>
                                  <wp:effectExtent l="12065" t="13970" r="13335" b="11430"/>
                                  <wp:wrapNone/>
                                  <wp:docPr id="1760094227" name="Rectangle 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35CC87B" id="Rectangle 434" o:spid="_x0000_s1026" style="position:absolute;margin-left:0;margin-top:2pt;width:7pt;height:7pt;z-index:2517473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121ED3EE"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43B50370"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1EB48D11" w14:textId="77777777">
                    <w:tc>
                      <w:tcPr>
                        <w:tcW w:w="0" w:type="auto"/>
                        <w:tcMar>
                          <w:top w:w="80" w:type="dxa"/>
                          <w:bottom w:w="80" w:type="dxa"/>
                        </w:tcMar>
                      </w:tcPr>
                      <w:p w14:paraId="652A577F" w14:textId="1E61FA7D" w:rsidR="00F96CF5" w:rsidRDefault="00773C45">
                        <w:pPr>
                          <w:rPr>
                            <w:rFonts w:ascii="Arial" w:eastAsia="Arial" w:hAnsi="Arial" w:cs="Arial"/>
                            <w:sz w:val="22"/>
                          </w:rPr>
                        </w:pPr>
                        <w:r>
                          <w:rPr>
                            <w:noProof/>
                          </w:rPr>
                          <mc:AlternateContent>
                            <mc:Choice Requires="wps">
                              <w:drawing>
                                <wp:anchor distT="0" distB="0" distL="114300" distR="114300" simplePos="0" relativeHeight="251658644" behindDoc="0" locked="1" layoutInCell="1" allowOverlap="1" wp14:anchorId="34E246DD" wp14:editId="59549EEE">
                                  <wp:simplePos x="0" y="0"/>
                                  <wp:positionH relativeFrom="column">
                                    <wp:align>center</wp:align>
                                  </wp:positionH>
                                  <wp:positionV relativeFrom="paragraph">
                                    <wp:posOffset>25400</wp:posOffset>
                                  </wp:positionV>
                                  <wp:extent cx="88900" cy="88900"/>
                                  <wp:effectExtent l="12065" t="10160" r="13335" b="5715"/>
                                  <wp:wrapNone/>
                                  <wp:docPr id="1365372755" name="Rectangl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B5EBA23" id="Rectangle 435" o:spid="_x0000_s1026" style="position:absolute;margin-left:0;margin-top:2pt;width:7pt;height:7pt;z-index:2517483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246B903C"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4D891341" w14:textId="77777777" w:rsidR="00F96CF5" w:rsidRDefault="00F96CF5">
                        <w:pPr>
                          <w:rPr>
                            <w:rFonts w:ascii="Arial" w:eastAsia="Arial" w:hAnsi="Arial" w:cs="Arial"/>
                            <w:sz w:val="22"/>
                          </w:rPr>
                        </w:pPr>
                        <w:r>
                          <w:rPr>
                            <w:rFonts w:ascii="Arial" w:eastAsia="Arial" w:hAnsi="Arial" w:cs="Arial"/>
                            <w:sz w:val="22"/>
                          </w:rPr>
                          <w:t>Minimal or no interaction</w:t>
                        </w:r>
                      </w:p>
                    </w:tc>
                  </w:tr>
                  <w:tr w:rsidR="00F96CF5" w14:paraId="4594445B" w14:textId="77777777">
                    <w:tc>
                      <w:tcPr>
                        <w:tcW w:w="0" w:type="auto"/>
                        <w:tcMar>
                          <w:top w:w="80" w:type="dxa"/>
                          <w:bottom w:w="80" w:type="dxa"/>
                        </w:tcMar>
                      </w:tcPr>
                      <w:p w14:paraId="0F948099" w14:textId="236E1F62" w:rsidR="00F96CF5" w:rsidRDefault="00773C45">
                        <w:pPr>
                          <w:rPr>
                            <w:rFonts w:ascii="Arial" w:eastAsia="Arial" w:hAnsi="Arial" w:cs="Arial"/>
                            <w:sz w:val="22"/>
                          </w:rPr>
                        </w:pPr>
                        <w:r>
                          <w:rPr>
                            <w:noProof/>
                          </w:rPr>
                          <mc:AlternateContent>
                            <mc:Choice Requires="wps">
                              <w:drawing>
                                <wp:anchor distT="0" distB="0" distL="114300" distR="114300" simplePos="0" relativeHeight="251658645" behindDoc="0" locked="1" layoutInCell="1" allowOverlap="1" wp14:anchorId="67C56CDE" wp14:editId="06F94238">
                                  <wp:simplePos x="0" y="0"/>
                                  <wp:positionH relativeFrom="column">
                                    <wp:align>center</wp:align>
                                  </wp:positionH>
                                  <wp:positionV relativeFrom="paragraph">
                                    <wp:posOffset>25400</wp:posOffset>
                                  </wp:positionV>
                                  <wp:extent cx="88900" cy="88900"/>
                                  <wp:effectExtent l="12065" t="6350" r="13335" b="9525"/>
                                  <wp:wrapNone/>
                                  <wp:docPr id="1625225956" name="Rectangle 4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0FBC7C2" id="Rectangle 436" o:spid="_x0000_s1026" style="position:absolute;margin-left:0;margin-top:2pt;width:7pt;height:7pt;z-index:2517493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4F1622A1"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1F3B6B68"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195735F5" w14:textId="77777777">
                    <w:tc>
                      <w:tcPr>
                        <w:tcW w:w="0" w:type="auto"/>
                        <w:tcMar>
                          <w:top w:w="80" w:type="dxa"/>
                          <w:bottom w:w="80" w:type="dxa"/>
                        </w:tcMar>
                      </w:tcPr>
                      <w:p w14:paraId="640F2D26" w14:textId="56F69E6B" w:rsidR="00F96CF5" w:rsidRDefault="00773C45">
                        <w:pPr>
                          <w:rPr>
                            <w:rFonts w:ascii="Arial" w:eastAsia="Arial" w:hAnsi="Arial" w:cs="Arial"/>
                            <w:sz w:val="22"/>
                          </w:rPr>
                        </w:pPr>
                        <w:r>
                          <w:rPr>
                            <w:noProof/>
                          </w:rPr>
                          <mc:AlternateContent>
                            <mc:Choice Requires="wps">
                              <w:drawing>
                                <wp:anchor distT="0" distB="0" distL="114300" distR="114300" simplePos="0" relativeHeight="251658646" behindDoc="0" locked="1" layoutInCell="1" allowOverlap="1" wp14:anchorId="1BEE5FA9" wp14:editId="7F18014B">
                                  <wp:simplePos x="0" y="0"/>
                                  <wp:positionH relativeFrom="column">
                                    <wp:align>center</wp:align>
                                  </wp:positionH>
                                  <wp:positionV relativeFrom="paragraph">
                                    <wp:posOffset>25400</wp:posOffset>
                                  </wp:positionV>
                                  <wp:extent cx="88900" cy="88900"/>
                                  <wp:effectExtent l="12065" t="8255" r="13335" b="7620"/>
                                  <wp:wrapNone/>
                                  <wp:docPr id="525356910" name="Rectangle 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66161B99" id="Rectangle 437" o:spid="_x0000_s1026" style="position:absolute;margin-left:0;margin-top:2pt;width:7pt;height:7pt;z-index:2517504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3543FFB2"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0CB510EE"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5F36641E" w14:textId="77777777">
                    <w:tc>
                      <w:tcPr>
                        <w:tcW w:w="0" w:type="auto"/>
                        <w:tcMar>
                          <w:top w:w="80" w:type="dxa"/>
                          <w:bottom w:w="80" w:type="dxa"/>
                        </w:tcMar>
                      </w:tcPr>
                      <w:p w14:paraId="41BDB406" w14:textId="7C113217" w:rsidR="00F96CF5" w:rsidRDefault="00773C45">
                        <w:pPr>
                          <w:rPr>
                            <w:rFonts w:ascii="Arial" w:eastAsia="Arial" w:hAnsi="Arial" w:cs="Arial"/>
                            <w:sz w:val="22"/>
                          </w:rPr>
                        </w:pPr>
                        <w:r>
                          <w:rPr>
                            <w:noProof/>
                          </w:rPr>
                          <mc:AlternateContent>
                            <mc:Choice Requires="wps">
                              <w:drawing>
                                <wp:anchor distT="0" distB="0" distL="114300" distR="114300" simplePos="0" relativeHeight="251658647" behindDoc="0" locked="1" layoutInCell="1" allowOverlap="1" wp14:anchorId="22D89629" wp14:editId="746FB21F">
                                  <wp:simplePos x="0" y="0"/>
                                  <wp:positionH relativeFrom="column">
                                    <wp:align>center</wp:align>
                                  </wp:positionH>
                                  <wp:positionV relativeFrom="paragraph">
                                    <wp:posOffset>25400</wp:posOffset>
                                  </wp:positionV>
                                  <wp:extent cx="88900" cy="88900"/>
                                  <wp:effectExtent l="12065" t="8255" r="13335" b="7620"/>
                                  <wp:wrapNone/>
                                  <wp:docPr id="497161264" name="Rectangle 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7BB5A3B1" id="Rectangle 438" o:spid="_x0000_s1026" style="position:absolute;margin-left:0;margin-top:2pt;width:7pt;height:7pt;z-index:2517514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25B0109D"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6E7A26FB"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2A7DD523" w14:textId="77777777">
                    <w:tc>
                      <w:tcPr>
                        <w:tcW w:w="0" w:type="auto"/>
                        <w:tcMar>
                          <w:top w:w="80" w:type="dxa"/>
                          <w:bottom w:w="80" w:type="dxa"/>
                        </w:tcMar>
                      </w:tcPr>
                      <w:p w14:paraId="44ABB355" w14:textId="4610AA38" w:rsidR="00F96CF5" w:rsidRDefault="00773C45">
                        <w:pPr>
                          <w:rPr>
                            <w:rFonts w:ascii="Arial" w:eastAsia="Arial" w:hAnsi="Arial" w:cs="Arial"/>
                            <w:sz w:val="22"/>
                          </w:rPr>
                        </w:pPr>
                        <w:r>
                          <w:rPr>
                            <w:noProof/>
                          </w:rPr>
                          <mc:AlternateContent>
                            <mc:Choice Requires="wps">
                              <w:drawing>
                                <wp:anchor distT="0" distB="0" distL="114300" distR="114300" simplePos="0" relativeHeight="251658648" behindDoc="0" locked="1" layoutInCell="1" allowOverlap="1" wp14:anchorId="6A056C79" wp14:editId="149227E1">
                                  <wp:simplePos x="0" y="0"/>
                                  <wp:positionH relativeFrom="column">
                                    <wp:align>center</wp:align>
                                  </wp:positionH>
                                  <wp:positionV relativeFrom="paragraph">
                                    <wp:posOffset>25400</wp:posOffset>
                                  </wp:positionV>
                                  <wp:extent cx="88900" cy="88900"/>
                                  <wp:effectExtent l="12065" t="10160" r="13335" b="5715"/>
                                  <wp:wrapNone/>
                                  <wp:docPr id="1238371593" name="Rectangle 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5FEE0106" id="Rectangle 439" o:spid="_x0000_s1026" style="position:absolute;margin-left:0;margin-top:2pt;width:7pt;height:7pt;z-index:2517524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0A0B94F4"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795E1CA5"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67371D24" w14:textId="77777777">
                    <w:tc>
                      <w:tcPr>
                        <w:tcW w:w="0" w:type="auto"/>
                        <w:tcMar>
                          <w:top w:w="80" w:type="dxa"/>
                          <w:bottom w:w="80" w:type="dxa"/>
                        </w:tcMar>
                      </w:tcPr>
                      <w:p w14:paraId="38666879" w14:textId="79CFCB5A" w:rsidR="00F96CF5" w:rsidRDefault="00773C45">
                        <w:pPr>
                          <w:rPr>
                            <w:rFonts w:ascii="Arial" w:eastAsia="Arial" w:hAnsi="Arial" w:cs="Arial"/>
                            <w:sz w:val="22"/>
                          </w:rPr>
                        </w:pPr>
                        <w:r>
                          <w:rPr>
                            <w:noProof/>
                          </w:rPr>
                          <mc:AlternateContent>
                            <mc:Choice Requires="wps">
                              <w:drawing>
                                <wp:anchor distT="0" distB="0" distL="114300" distR="114300" simplePos="0" relativeHeight="251658649" behindDoc="0" locked="1" layoutInCell="1" allowOverlap="1" wp14:anchorId="6D1F4608" wp14:editId="3081ACD2">
                                  <wp:simplePos x="0" y="0"/>
                                  <wp:positionH relativeFrom="column">
                                    <wp:align>center</wp:align>
                                  </wp:positionH>
                                  <wp:positionV relativeFrom="paragraph">
                                    <wp:posOffset>25400</wp:posOffset>
                                  </wp:positionV>
                                  <wp:extent cx="88900" cy="88900"/>
                                  <wp:effectExtent l="12065" t="12065" r="13335" b="13335"/>
                                  <wp:wrapNone/>
                                  <wp:docPr id="539693235" name="Rectangle 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4361DD7C" id="Rectangle 440" o:spid="_x0000_s1026" style="position:absolute;margin-left:0;margin-top:2pt;width:7pt;height:7pt;z-index:2517534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4BC2ABBE"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0643844C" w14:textId="77777777" w:rsidR="00F96CF5" w:rsidRDefault="00F96CF5">
                        <w:pPr>
                          <w:rPr>
                            <w:rFonts w:ascii="Arial" w:eastAsia="Arial" w:hAnsi="Arial" w:cs="Arial"/>
                            <w:sz w:val="22"/>
                          </w:rPr>
                        </w:pPr>
                        <w:r>
                          <w:rPr>
                            <w:rFonts w:ascii="Arial" w:eastAsia="Arial" w:hAnsi="Arial" w:cs="Arial"/>
                            <w:sz w:val="22"/>
                          </w:rPr>
                          <w:t>Minimal or no interaction</w:t>
                        </w:r>
                      </w:p>
                    </w:tc>
                  </w:tr>
                </w:tbl>
                <w:p w14:paraId="4865DD7F" w14:textId="77777777" w:rsidR="00F96CF5" w:rsidRDefault="00F96CF5">
                  <w:pPr>
                    <w:rPr>
                      <w:rFonts w:ascii="Arial" w:eastAsia="Arial" w:hAnsi="Arial" w:cs="Arial"/>
                      <w:sz w:val="22"/>
                    </w:rPr>
                  </w:pPr>
                </w:p>
              </w:tc>
            </w:tr>
          </w:tbl>
          <w:p w14:paraId="20E323E6" w14:textId="77777777" w:rsidR="00F96CF5" w:rsidRDefault="00F96CF5">
            <w:pPr>
              <w:rPr>
                <w:rFonts w:ascii="Arial" w:eastAsia="Arial" w:hAnsi="Arial" w:cs="Arial"/>
                <w:sz w:val="22"/>
              </w:rPr>
            </w:pPr>
          </w:p>
        </w:tc>
      </w:tr>
    </w:tbl>
    <w:p w14:paraId="1EAE5CD4"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08A1AAAF" w14:textId="77777777">
        <w:tc>
          <w:tcPr>
            <w:tcW w:w="0" w:type="auto"/>
            <w:tcMar>
              <w:top w:w="80" w:type="dxa"/>
              <w:bottom w:w="80" w:type="dxa"/>
            </w:tcMar>
          </w:tcPr>
          <w:p w14:paraId="222BE29F" w14:textId="77777777" w:rsidR="00F96CF5" w:rsidRDefault="00F96CF5">
            <w:pPr>
              <w:keepNext/>
              <w:rPr>
                <w:rFonts w:ascii="Arial" w:eastAsia="Arial" w:hAnsi="Arial" w:cs="Arial"/>
                <w:b/>
                <w:sz w:val="22"/>
              </w:rPr>
            </w:pPr>
            <w:commentRangeStart w:id="35"/>
            <w:r>
              <w:rPr>
                <w:rFonts w:ascii="Arial" w:eastAsia="Arial" w:hAnsi="Arial" w:cs="Arial"/>
                <w:b/>
                <w:sz w:val="22"/>
              </w:rPr>
              <w:t>5.4.1. Please specify 'Other' from above.</w:t>
            </w:r>
            <w:commentRangeEnd w:id="35"/>
            <w:r w:rsidR="008B27FC">
              <w:rPr>
                <w:rStyle w:val="CommentReference"/>
              </w:rPr>
              <w:commentReference w:id="35"/>
            </w:r>
          </w:p>
        </w:tc>
      </w:tr>
      <w:tr w:rsidR="00F96CF5" w14:paraId="75727CFD" w14:textId="77777777">
        <w:tc>
          <w:tcPr>
            <w:tcW w:w="0" w:type="auto"/>
            <w:tcMar>
              <w:top w:w="80" w:type="dxa"/>
              <w:bottom w:w="80" w:type="dxa"/>
            </w:tcMar>
          </w:tcPr>
          <w:p w14:paraId="3D1DA28A"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"Please indicate whether you engaged in any of the following activities with external partner organizations as part of your RSF work during the evaluation period (2021-2025). " Question:</w:t>
            </w:r>
          </w:p>
          <w:p w14:paraId="34F14CFE" w14:textId="77777777" w:rsidR="00F96CF5" w:rsidRDefault="00F96CF5">
            <w:pPr>
              <w:keepNext/>
              <w:numPr>
                <w:ilvl w:val="0"/>
                <w:numId w:val="34"/>
              </w:numPr>
              <w:rPr>
                <w:rFonts w:ascii="Arial" w:eastAsia="Arial" w:hAnsi="Arial" w:cs="Arial"/>
                <w:sz w:val="20"/>
              </w:rPr>
            </w:pPr>
            <w:r>
              <w:rPr>
                <w:rFonts w:ascii="Arial" w:eastAsia="Arial" w:hAnsi="Arial" w:cs="Arial"/>
                <w:sz w:val="20"/>
              </w:rPr>
              <w:t>Other (please specify below): Joint mission or mission participation</w:t>
            </w:r>
            <w:r>
              <w:rPr>
                <w:rFonts w:ascii="Arial" w:eastAsia="Arial" w:hAnsi="Arial" w:cs="Arial"/>
                <w:sz w:val="20"/>
              </w:rPr>
              <w:tab/>
              <w:t>,Joint analytical work, including providing and/or receiving substantive analytical inputs</w:t>
            </w:r>
            <w:r>
              <w:rPr>
                <w:rFonts w:ascii="Arial" w:eastAsia="Arial" w:hAnsi="Arial" w:cs="Arial"/>
                <w:sz w:val="20"/>
              </w:rPr>
              <w:tab/>
              <w:t>,Periodic or occasional meetings and information sharing</w:t>
            </w:r>
            <w:r>
              <w:rPr>
                <w:rFonts w:ascii="Arial" w:eastAsia="Arial" w:hAnsi="Arial" w:cs="Arial"/>
                <w:sz w:val="20"/>
              </w:rPr>
              <w:tab/>
              <w:t>,Use of Other Organization's Data or Research</w:t>
            </w:r>
          </w:p>
          <w:p w14:paraId="28238358" w14:textId="77777777" w:rsidR="00F96CF5" w:rsidRDefault="00F96CF5">
            <w:pPr>
              <w:keepNext/>
              <w:rPr>
                <w:rFonts w:ascii="Arial" w:eastAsia="Arial" w:hAnsi="Arial" w:cs="Arial"/>
                <w:sz w:val="20"/>
              </w:rPr>
            </w:pPr>
          </w:p>
        </w:tc>
      </w:tr>
      <w:tr w:rsidR="00F96CF5" w14:paraId="757922A1"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2AAABE51"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F96CF5" w14:paraId="4B84EAAA" w14:textId="77777777">
                    <w:trPr>
                      <w:trHeight w:hRule="exact" w:val="1000"/>
                    </w:trPr>
                    <w:tc>
                      <w:tcPr>
                        <w:tcW w:w="0" w:type="auto"/>
                        <w:tcBorders>
                          <w:bottom w:val="single" w:sz="12" w:space="0" w:color="000000"/>
                        </w:tcBorders>
                      </w:tcPr>
                      <w:p w14:paraId="4431F4B0" w14:textId="77777777" w:rsidR="00F96CF5" w:rsidRDefault="00F96CF5">
                        <w:pPr>
                          <w:rPr>
                            <w:rFonts w:ascii="Arial" w:eastAsia="Arial" w:hAnsi="Arial" w:cs="Arial"/>
                            <w:sz w:val="22"/>
                          </w:rPr>
                        </w:pPr>
                      </w:p>
                    </w:tc>
                  </w:tr>
                </w:tbl>
                <w:p w14:paraId="452B56B9" w14:textId="77777777" w:rsidR="00F96CF5" w:rsidRDefault="00F96CF5">
                  <w:pPr>
                    <w:rPr>
                      <w:rFonts w:ascii="Arial" w:eastAsia="Arial" w:hAnsi="Arial" w:cs="Arial"/>
                      <w:sz w:val="22"/>
                    </w:rPr>
                  </w:pPr>
                </w:p>
              </w:tc>
            </w:tr>
          </w:tbl>
          <w:p w14:paraId="7353EB5C" w14:textId="77777777" w:rsidR="00F96CF5" w:rsidRDefault="00F96CF5">
            <w:pPr>
              <w:rPr>
                <w:rFonts w:ascii="Arial" w:eastAsia="Arial" w:hAnsi="Arial" w:cs="Arial"/>
                <w:sz w:val="22"/>
              </w:rPr>
            </w:pPr>
          </w:p>
        </w:tc>
      </w:tr>
    </w:tbl>
    <w:p w14:paraId="43325E38"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2B984044" w14:textId="77777777">
        <w:tc>
          <w:tcPr>
            <w:tcW w:w="0" w:type="auto"/>
            <w:tcMar>
              <w:top w:w="80" w:type="dxa"/>
              <w:bottom w:w="80" w:type="dxa"/>
            </w:tcMar>
          </w:tcPr>
          <w:p w14:paraId="7E555B30" w14:textId="77777777" w:rsidR="00F96CF5" w:rsidRDefault="00F96CF5">
            <w:pPr>
              <w:keepNext/>
              <w:rPr>
                <w:rFonts w:ascii="Arial" w:eastAsia="Arial" w:hAnsi="Arial" w:cs="Arial"/>
                <w:b/>
                <w:sz w:val="22"/>
              </w:rPr>
            </w:pPr>
            <w:r>
              <w:rPr>
                <w:rFonts w:ascii="Arial" w:eastAsia="Arial" w:hAnsi="Arial" w:cs="Arial"/>
                <w:b/>
                <w:sz w:val="22"/>
              </w:rPr>
              <w:lastRenderedPageBreak/>
              <w:t>*5.5. Which by the IMF to RSF-related work were appropriate during the evaluation period (2021-2025)?</w:t>
            </w:r>
            <w:r>
              <w:rPr>
                <w:rFonts w:ascii="Arial" w:eastAsia="Arial" w:hAnsi="Arial" w:cs="Arial"/>
                <w:sz w:val="22"/>
              </w:rPr>
              <w:t>(*Required)</w:t>
            </w:r>
          </w:p>
        </w:tc>
      </w:tr>
      <w:tr w:rsidR="00F96CF5" w14:paraId="3F829D0A" w14:textId="77777777">
        <w:tc>
          <w:tcPr>
            <w:tcW w:w="0" w:type="auto"/>
            <w:tcMar>
              <w:top w:w="80" w:type="dxa"/>
              <w:bottom w:w="80" w:type="dxa"/>
            </w:tcMar>
          </w:tcPr>
          <w:p w14:paraId="0AE6460D"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IMF lending contexts? " Question:</w:t>
            </w:r>
          </w:p>
          <w:p w14:paraId="3F1A0FEE" w14:textId="77777777" w:rsidR="00F96CF5" w:rsidRDefault="00F96CF5">
            <w:pPr>
              <w:keepNext/>
              <w:numPr>
                <w:ilvl w:val="0"/>
                <w:numId w:val="35"/>
              </w:numPr>
              <w:rPr>
                <w:rFonts w:ascii="Arial" w:eastAsia="Arial" w:hAnsi="Arial" w:cs="Arial"/>
                <w:sz w:val="20"/>
              </w:rPr>
            </w:pPr>
            <w:r>
              <w:rPr>
                <w:rFonts w:ascii="Arial" w:eastAsia="Arial" w:hAnsi="Arial" w:cs="Arial"/>
                <w:sz w:val="20"/>
              </w:rPr>
              <w:t>Other IMF Facilities: To a slight extent,To a moderate extent,To a great extent</w:t>
            </w:r>
          </w:p>
          <w:p w14:paraId="65E1E192" w14:textId="77777777" w:rsidR="00F96CF5" w:rsidRDefault="00F96CF5">
            <w:pPr>
              <w:keepNext/>
              <w:numPr>
                <w:ilvl w:val="0"/>
                <w:numId w:val="36"/>
              </w:numPr>
              <w:rPr>
                <w:rFonts w:ascii="Arial" w:eastAsia="Arial" w:hAnsi="Arial" w:cs="Arial"/>
                <w:sz w:val="20"/>
              </w:rPr>
            </w:pPr>
            <w:r>
              <w:rPr>
                <w:rFonts w:ascii="Arial" w:eastAsia="Arial" w:hAnsi="Arial" w:cs="Arial"/>
                <w:sz w:val="20"/>
              </w:rPr>
              <w:t>Resilience and Sustainability Facility (RSF): To a slight extent,To a moderate extent,To a great extent</w:t>
            </w:r>
          </w:p>
          <w:p w14:paraId="25977C27" w14:textId="77777777" w:rsidR="00F96CF5" w:rsidRDefault="00F96CF5">
            <w:pPr>
              <w:keepNext/>
              <w:rPr>
                <w:rFonts w:ascii="Arial" w:eastAsia="Arial" w:hAnsi="Arial" w:cs="Arial"/>
                <w:sz w:val="20"/>
              </w:rPr>
            </w:pPr>
          </w:p>
        </w:tc>
      </w:tr>
      <w:tr w:rsidR="00F96CF5" w14:paraId="5E59911A"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40274378"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
                    <w:gridCol w:w="7879"/>
                  </w:tblGrid>
                  <w:tr w:rsidR="00F96CF5" w14:paraId="40A8A86C" w14:textId="77777777">
                    <w:tc>
                      <w:tcPr>
                        <w:tcW w:w="0" w:type="auto"/>
                        <w:tcMar>
                          <w:top w:w="80" w:type="dxa"/>
                          <w:bottom w:w="80" w:type="dxa"/>
                        </w:tcMar>
                      </w:tcPr>
                      <w:p w14:paraId="10CF5D4E" w14:textId="77777777" w:rsidR="00F96CF5" w:rsidRDefault="00F96CF5">
                        <w:pPr>
                          <w:rPr>
                            <w:rFonts w:ascii="Arial" w:eastAsia="Arial" w:hAnsi="Arial" w:cs="Arial"/>
                            <w:b/>
                            <w:sz w:val="22"/>
                          </w:rPr>
                        </w:pPr>
                      </w:p>
                    </w:tc>
                    <w:tc>
                      <w:tcPr>
                        <w:tcW w:w="0" w:type="auto"/>
                        <w:tcMar>
                          <w:top w:w="80" w:type="dxa"/>
                          <w:bottom w:w="80" w:type="dxa"/>
                        </w:tcMar>
                      </w:tcPr>
                      <w:p w14:paraId="7E3B368D"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5D58F27A" w14:textId="77777777">
                    <w:tc>
                      <w:tcPr>
                        <w:tcW w:w="0" w:type="auto"/>
                        <w:tcMar>
                          <w:top w:w="80" w:type="dxa"/>
                          <w:bottom w:w="80" w:type="dxa"/>
                        </w:tcMar>
                      </w:tcPr>
                      <w:p w14:paraId="215211FA" w14:textId="671EC866" w:rsidR="00F96CF5" w:rsidRDefault="00773C45">
                        <w:pPr>
                          <w:rPr>
                            <w:rFonts w:ascii="Arial" w:eastAsia="Arial" w:hAnsi="Arial" w:cs="Arial"/>
                            <w:sz w:val="22"/>
                          </w:rPr>
                        </w:pPr>
                        <w:r>
                          <w:rPr>
                            <w:noProof/>
                          </w:rPr>
                          <mc:AlternateContent>
                            <mc:Choice Requires="wps">
                              <w:drawing>
                                <wp:anchor distT="0" distB="0" distL="114300" distR="114300" simplePos="0" relativeHeight="251658650" behindDoc="0" locked="1" layoutInCell="1" allowOverlap="1" wp14:anchorId="63CE8635" wp14:editId="2E6EAE3B">
                                  <wp:simplePos x="0" y="0"/>
                                  <wp:positionH relativeFrom="column">
                                    <wp:align>center</wp:align>
                                  </wp:positionH>
                                  <wp:positionV relativeFrom="paragraph">
                                    <wp:posOffset>25400</wp:posOffset>
                                  </wp:positionV>
                                  <wp:extent cx="88900" cy="88900"/>
                                  <wp:effectExtent l="12700" t="6350" r="12700" b="9525"/>
                                  <wp:wrapNone/>
                                  <wp:docPr id="1363083991" name="Oval 4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2463B09" id="Oval 441" o:spid="_x0000_s1026" style="position:absolute;margin-left:0;margin-top:2pt;width:7pt;height:7pt;z-index:2517544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4885605" w14:textId="77777777" w:rsidR="00F96CF5" w:rsidRDefault="00F96CF5">
                        <w:pPr>
                          <w:rPr>
                            <w:rFonts w:ascii="Arial" w:eastAsia="Arial" w:hAnsi="Arial" w:cs="Arial"/>
                            <w:sz w:val="22"/>
                          </w:rPr>
                        </w:pPr>
                        <w:r>
                          <w:rPr>
                            <w:rFonts w:ascii="Arial" w:eastAsia="Arial" w:hAnsi="Arial" w:cs="Arial"/>
                            <w:sz w:val="22"/>
                          </w:rPr>
                          <w:t>The IMF dedicated the appropriate amount of resources</w:t>
                        </w:r>
                      </w:p>
                    </w:tc>
                  </w:tr>
                  <w:tr w:rsidR="00F96CF5" w14:paraId="4D94DA79" w14:textId="77777777">
                    <w:tc>
                      <w:tcPr>
                        <w:tcW w:w="0" w:type="auto"/>
                        <w:tcMar>
                          <w:top w:w="80" w:type="dxa"/>
                          <w:bottom w:w="80" w:type="dxa"/>
                        </w:tcMar>
                      </w:tcPr>
                      <w:p w14:paraId="385B2B68" w14:textId="6387CB12" w:rsidR="00F96CF5" w:rsidRDefault="00773C45">
                        <w:pPr>
                          <w:rPr>
                            <w:rFonts w:ascii="Arial" w:eastAsia="Arial" w:hAnsi="Arial" w:cs="Arial"/>
                            <w:sz w:val="22"/>
                          </w:rPr>
                        </w:pPr>
                        <w:r>
                          <w:rPr>
                            <w:noProof/>
                          </w:rPr>
                          <mc:AlternateContent>
                            <mc:Choice Requires="wps">
                              <w:drawing>
                                <wp:anchor distT="0" distB="0" distL="114300" distR="114300" simplePos="0" relativeHeight="251658651" behindDoc="0" locked="1" layoutInCell="1" allowOverlap="1" wp14:anchorId="04FF8F47" wp14:editId="0EFB8E1E">
                                  <wp:simplePos x="0" y="0"/>
                                  <wp:positionH relativeFrom="column">
                                    <wp:align>center</wp:align>
                                  </wp:positionH>
                                  <wp:positionV relativeFrom="paragraph">
                                    <wp:posOffset>25400</wp:posOffset>
                                  </wp:positionV>
                                  <wp:extent cx="88900" cy="88900"/>
                                  <wp:effectExtent l="12700" t="12065" r="12700" b="13335"/>
                                  <wp:wrapNone/>
                                  <wp:docPr id="81831032" name="Oval 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1565996" id="Oval 442" o:spid="_x0000_s1026" style="position:absolute;margin-left:0;margin-top:2pt;width:7pt;height:7pt;z-index:2517555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C9CFCA4" w14:textId="77777777" w:rsidR="00F96CF5" w:rsidRDefault="00F96CF5">
                        <w:pPr>
                          <w:rPr>
                            <w:rFonts w:ascii="Arial" w:eastAsia="Arial" w:hAnsi="Arial" w:cs="Arial"/>
                            <w:sz w:val="22"/>
                          </w:rPr>
                        </w:pPr>
                        <w:r>
                          <w:rPr>
                            <w:rFonts w:ascii="Arial" w:eastAsia="Arial" w:hAnsi="Arial" w:cs="Arial"/>
                            <w:sz w:val="22"/>
                          </w:rPr>
                          <w:t>The IMF should have dedicated more resources</w:t>
                        </w:r>
                      </w:p>
                    </w:tc>
                  </w:tr>
                  <w:tr w:rsidR="00F96CF5" w14:paraId="02054EF4" w14:textId="77777777">
                    <w:tc>
                      <w:tcPr>
                        <w:tcW w:w="0" w:type="auto"/>
                        <w:tcMar>
                          <w:top w:w="80" w:type="dxa"/>
                          <w:bottom w:w="80" w:type="dxa"/>
                        </w:tcMar>
                      </w:tcPr>
                      <w:p w14:paraId="628E24F4" w14:textId="54752B96" w:rsidR="00F96CF5" w:rsidRDefault="00773C45">
                        <w:pPr>
                          <w:rPr>
                            <w:rFonts w:ascii="Arial" w:eastAsia="Arial" w:hAnsi="Arial" w:cs="Arial"/>
                            <w:sz w:val="22"/>
                          </w:rPr>
                        </w:pPr>
                        <w:r>
                          <w:rPr>
                            <w:noProof/>
                          </w:rPr>
                          <mc:AlternateContent>
                            <mc:Choice Requires="wps">
                              <w:drawing>
                                <wp:anchor distT="0" distB="0" distL="114300" distR="114300" simplePos="0" relativeHeight="251658652" behindDoc="0" locked="1" layoutInCell="1" allowOverlap="1" wp14:anchorId="5B28391C" wp14:editId="02D585A8">
                                  <wp:simplePos x="0" y="0"/>
                                  <wp:positionH relativeFrom="column">
                                    <wp:align>center</wp:align>
                                  </wp:positionH>
                                  <wp:positionV relativeFrom="paragraph">
                                    <wp:posOffset>25400</wp:posOffset>
                                  </wp:positionV>
                                  <wp:extent cx="88900" cy="88900"/>
                                  <wp:effectExtent l="12700" t="8255" r="12700" b="7620"/>
                                  <wp:wrapNone/>
                                  <wp:docPr id="1312285785" name="Oval 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49D1DAC" id="Oval 443" o:spid="_x0000_s1026" style="position:absolute;margin-left:0;margin-top:2pt;width:7pt;height:7pt;z-index:2517565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22C8C0C" w14:textId="77777777" w:rsidR="00F96CF5" w:rsidRDefault="00F96CF5">
                        <w:pPr>
                          <w:rPr>
                            <w:rFonts w:ascii="Arial" w:eastAsia="Arial" w:hAnsi="Arial" w:cs="Arial"/>
                            <w:sz w:val="22"/>
                          </w:rPr>
                        </w:pPr>
                        <w:r>
                          <w:rPr>
                            <w:rFonts w:ascii="Arial" w:eastAsia="Arial" w:hAnsi="Arial" w:cs="Arial"/>
                            <w:sz w:val="22"/>
                          </w:rPr>
                          <w:t>The IMF should have dedicated less resources</w:t>
                        </w:r>
                      </w:p>
                    </w:tc>
                  </w:tr>
                  <w:tr w:rsidR="00F96CF5" w14:paraId="15959E33" w14:textId="77777777">
                    <w:tc>
                      <w:tcPr>
                        <w:tcW w:w="0" w:type="auto"/>
                        <w:tcMar>
                          <w:top w:w="80" w:type="dxa"/>
                          <w:bottom w:w="80" w:type="dxa"/>
                        </w:tcMar>
                      </w:tcPr>
                      <w:p w14:paraId="20B288AA" w14:textId="7CDC86A4" w:rsidR="00F96CF5" w:rsidRDefault="00773C45">
                        <w:pPr>
                          <w:rPr>
                            <w:rFonts w:ascii="Arial" w:eastAsia="Arial" w:hAnsi="Arial" w:cs="Arial"/>
                            <w:sz w:val="22"/>
                          </w:rPr>
                        </w:pPr>
                        <w:r>
                          <w:rPr>
                            <w:noProof/>
                          </w:rPr>
                          <mc:AlternateContent>
                            <mc:Choice Requires="wps">
                              <w:drawing>
                                <wp:anchor distT="0" distB="0" distL="114300" distR="114300" simplePos="0" relativeHeight="251658653" behindDoc="0" locked="1" layoutInCell="1" allowOverlap="1" wp14:anchorId="3123C85B" wp14:editId="3EB690C4">
                                  <wp:simplePos x="0" y="0"/>
                                  <wp:positionH relativeFrom="column">
                                    <wp:align>center</wp:align>
                                  </wp:positionH>
                                  <wp:positionV relativeFrom="paragraph">
                                    <wp:posOffset>25400</wp:posOffset>
                                  </wp:positionV>
                                  <wp:extent cx="88900" cy="88900"/>
                                  <wp:effectExtent l="12700" t="13970" r="12700" b="11430"/>
                                  <wp:wrapNone/>
                                  <wp:docPr id="465530742" name="Oval 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82132D8" id="Oval 444" o:spid="_x0000_s1026" style="position:absolute;margin-left:0;margin-top:2pt;width:7pt;height:7pt;z-index:2517575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C3197B3" w14:textId="77777777" w:rsidR="00F96CF5" w:rsidRDefault="00F96CF5">
                        <w:pPr>
                          <w:rPr>
                            <w:rFonts w:ascii="Arial" w:eastAsia="Arial" w:hAnsi="Arial" w:cs="Arial"/>
                            <w:sz w:val="22"/>
                          </w:rPr>
                        </w:pPr>
                        <w:r>
                          <w:rPr>
                            <w:rFonts w:ascii="Arial" w:eastAsia="Arial" w:hAnsi="Arial" w:cs="Arial"/>
                            <w:sz w:val="22"/>
                          </w:rPr>
                          <w:t>The IMF should not have dedicated any resources</w:t>
                        </w:r>
                      </w:p>
                    </w:tc>
                  </w:tr>
                </w:tbl>
                <w:p w14:paraId="27E2BADC" w14:textId="77777777" w:rsidR="00F96CF5" w:rsidRDefault="00F96CF5">
                  <w:pPr>
                    <w:rPr>
                      <w:rFonts w:ascii="Arial" w:eastAsia="Arial" w:hAnsi="Arial" w:cs="Arial"/>
                      <w:sz w:val="22"/>
                    </w:rPr>
                  </w:pPr>
                </w:p>
              </w:tc>
            </w:tr>
          </w:tbl>
          <w:p w14:paraId="3D541940" w14:textId="77777777" w:rsidR="00F96CF5" w:rsidRDefault="00F96CF5">
            <w:pPr>
              <w:rPr>
                <w:rFonts w:ascii="Arial" w:eastAsia="Arial" w:hAnsi="Arial" w:cs="Arial"/>
                <w:sz w:val="22"/>
              </w:rPr>
            </w:pPr>
          </w:p>
        </w:tc>
      </w:tr>
    </w:tbl>
    <w:p w14:paraId="2D207F05"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1C75DFDC" w14:textId="77777777">
        <w:tc>
          <w:tcPr>
            <w:tcW w:w="0" w:type="auto"/>
            <w:tcMar>
              <w:top w:w="80" w:type="dxa"/>
              <w:bottom w:w="80" w:type="dxa"/>
            </w:tcMar>
          </w:tcPr>
          <w:p w14:paraId="52B59DDC" w14:textId="77777777" w:rsidR="00F96CF5" w:rsidRDefault="00F96CF5">
            <w:pPr>
              <w:keepNext/>
              <w:rPr>
                <w:rFonts w:ascii="Arial" w:eastAsia="Arial" w:hAnsi="Arial" w:cs="Arial"/>
                <w:b/>
                <w:sz w:val="22"/>
              </w:rPr>
            </w:pPr>
            <w:r>
              <w:rPr>
                <w:rFonts w:ascii="Arial" w:eastAsia="Arial" w:hAnsi="Arial" w:cs="Arial"/>
                <w:b/>
                <w:sz w:val="22"/>
              </w:rPr>
              <w:t>*5.6. With regards to the future of the RSF, in your view to what extent:</w:t>
            </w:r>
            <w:r>
              <w:rPr>
                <w:rFonts w:ascii="Arial" w:eastAsia="Arial" w:hAnsi="Arial" w:cs="Arial"/>
                <w:sz w:val="22"/>
              </w:rPr>
              <w:t>(*Required)</w:t>
            </w:r>
          </w:p>
        </w:tc>
      </w:tr>
      <w:tr w:rsidR="00F96CF5" w14:paraId="0C2C71DE" w14:textId="77777777">
        <w:tc>
          <w:tcPr>
            <w:tcW w:w="0" w:type="auto"/>
            <w:tcMar>
              <w:top w:w="80" w:type="dxa"/>
              <w:bottom w:w="80" w:type="dxa"/>
            </w:tcMar>
          </w:tcPr>
          <w:p w14:paraId="7119B3B7"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have you worked on climate change-related issues in the following IMF lending contexts? " Question:</w:t>
            </w:r>
          </w:p>
          <w:p w14:paraId="0210678C" w14:textId="77777777" w:rsidR="00F96CF5" w:rsidRDefault="00F96CF5">
            <w:pPr>
              <w:keepNext/>
              <w:numPr>
                <w:ilvl w:val="0"/>
                <w:numId w:val="37"/>
              </w:numPr>
              <w:rPr>
                <w:rFonts w:ascii="Arial" w:eastAsia="Arial" w:hAnsi="Arial" w:cs="Arial"/>
                <w:sz w:val="20"/>
              </w:rPr>
            </w:pPr>
            <w:r>
              <w:rPr>
                <w:rFonts w:ascii="Arial" w:eastAsia="Arial" w:hAnsi="Arial" w:cs="Arial"/>
                <w:sz w:val="20"/>
              </w:rPr>
              <w:t>Resilience and Sustainability Facility (RSF): To a slight extent,To a moderate extent,To a great extent</w:t>
            </w:r>
          </w:p>
          <w:p w14:paraId="4A612745" w14:textId="77777777" w:rsidR="00F96CF5" w:rsidRDefault="00F96CF5">
            <w:pPr>
              <w:keepNext/>
              <w:rPr>
                <w:rFonts w:ascii="Arial" w:eastAsia="Arial" w:hAnsi="Arial" w:cs="Arial"/>
                <w:sz w:val="20"/>
              </w:rPr>
            </w:pPr>
          </w:p>
        </w:tc>
      </w:tr>
      <w:tr w:rsidR="00F96CF5" w14:paraId="0013B35E"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4F4D8129"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523"/>
                    <w:gridCol w:w="1443"/>
                  </w:tblGrid>
                  <w:tr w:rsidR="00F96CF5" w14:paraId="25205C79" w14:textId="77777777">
                    <w:tc>
                      <w:tcPr>
                        <w:tcW w:w="0" w:type="auto"/>
                        <w:tcMar>
                          <w:top w:w="80" w:type="dxa"/>
                          <w:bottom w:w="80" w:type="dxa"/>
                        </w:tcMar>
                      </w:tcPr>
                      <w:p w14:paraId="2018F611" w14:textId="77777777" w:rsidR="00F96CF5" w:rsidRDefault="00F96CF5">
                        <w:pPr>
                          <w:rPr>
                            <w:rFonts w:ascii="Arial" w:eastAsia="Arial" w:hAnsi="Arial" w:cs="Arial"/>
                            <w:b/>
                            <w:sz w:val="22"/>
                          </w:rPr>
                        </w:pPr>
                      </w:p>
                    </w:tc>
                    <w:tc>
                      <w:tcPr>
                        <w:tcW w:w="0" w:type="auto"/>
                        <w:tcMar>
                          <w:top w:w="80" w:type="dxa"/>
                          <w:bottom w:w="80" w:type="dxa"/>
                        </w:tcMar>
                      </w:tcPr>
                      <w:p w14:paraId="78A4A84A"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5FD90EF9"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7543B37C" w14:textId="77777777">
                    <w:tc>
                      <w:tcPr>
                        <w:tcW w:w="0" w:type="auto"/>
                        <w:tcMar>
                          <w:top w:w="80" w:type="dxa"/>
                          <w:bottom w:w="80" w:type="dxa"/>
                        </w:tcMar>
                      </w:tcPr>
                      <w:p w14:paraId="658844A7" w14:textId="17B68405" w:rsidR="00F96CF5" w:rsidRDefault="00773C45">
                        <w:pPr>
                          <w:rPr>
                            <w:rFonts w:ascii="Arial" w:eastAsia="Arial" w:hAnsi="Arial" w:cs="Arial"/>
                            <w:sz w:val="22"/>
                          </w:rPr>
                        </w:pPr>
                        <w:r>
                          <w:rPr>
                            <w:noProof/>
                          </w:rPr>
                          <mc:AlternateContent>
                            <mc:Choice Requires="wps">
                              <w:drawing>
                                <wp:anchor distT="0" distB="0" distL="114300" distR="114300" simplePos="0" relativeHeight="251658654" behindDoc="0" locked="1" layoutInCell="1" allowOverlap="1" wp14:anchorId="44CA1516" wp14:editId="75CB6A36">
                                  <wp:simplePos x="0" y="0"/>
                                  <wp:positionH relativeFrom="column">
                                    <wp:align>center</wp:align>
                                  </wp:positionH>
                                  <wp:positionV relativeFrom="paragraph">
                                    <wp:posOffset>25400</wp:posOffset>
                                  </wp:positionV>
                                  <wp:extent cx="88900" cy="88900"/>
                                  <wp:effectExtent l="12065" t="13970" r="13335" b="11430"/>
                                  <wp:wrapNone/>
                                  <wp:docPr id="1805575479" name="Oval 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D516733" id="Oval 445" o:spid="_x0000_s1026" style="position:absolute;margin-left:0;margin-top:2pt;width:7pt;height:7pt;z-index:2517585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7BEAB70" w14:textId="77777777" w:rsidR="00F96CF5" w:rsidRDefault="00F96CF5">
                        <w:pPr>
                          <w:rPr>
                            <w:rFonts w:ascii="Arial" w:eastAsia="Arial" w:hAnsi="Arial" w:cs="Arial"/>
                            <w:sz w:val="22"/>
                          </w:rPr>
                        </w:pPr>
                        <w:r>
                          <w:rPr>
                            <w:rFonts w:ascii="Arial" w:eastAsia="Arial" w:hAnsi="Arial" w:cs="Arial"/>
                            <w:sz w:val="22"/>
                          </w:rPr>
                          <w:t>Should the starting point of access level determination be raised (from a norm of 75 percent of quota)</w:t>
                        </w:r>
                      </w:p>
                    </w:tc>
                    <w:tc>
                      <w:tcPr>
                        <w:tcW w:w="0" w:type="auto"/>
                        <w:tcMar>
                          <w:top w:w="80" w:type="dxa"/>
                          <w:bottom w:w="80" w:type="dxa"/>
                        </w:tcMar>
                        <w:vAlign w:val="center"/>
                      </w:tcPr>
                      <w:p w14:paraId="28C3A954"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0FDABFD" w14:textId="77777777">
                    <w:tc>
                      <w:tcPr>
                        <w:tcW w:w="0" w:type="auto"/>
                        <w:tcMar>
                          <w:top w:w="80" w:type="dxa"/>
                          <w:bottom w:w="80" w:type="dxa"/>
                        </w:tcMar>
                      </w:tcPr>
                      <w:p w14:paraId="41499030" w14:textId="74D75874" w:rsidR="00F96CF5" w:rsidRDefault="00773C45">
                        <w:pPr>
                          <w:rPr>
                            <w:rFonts w:ascii="Arial" w:eastAsia="Arial" w:hAnsi="Arial" w:cs="Arial"/>
                            <w:sz w:val="22"/>
                          </w:rPr>
                        </w:pPr>
                        <w:r>
                          <w:rPr>
                            <w:noProof/>
                          </w:rPr>
                          <mc:AlternateContent>
                            <mc:Choice Requires="wps">
                              <w:drawing>
                                <wp:anchor distT="0" distB="0" distL="114300" distR="114300" simplePos="0" relativeHeight="251658655" behindDoc="0" locked="1" layoutInCell="1" allowOverlap="1" wp14:anchorId="1797D884" wp14:editId="16D7EE22">
                                  <wp:simplePos x="0" y="0"/>
                                  <wp:positionH relativeFrom="column">
                                    <wp:align>center</wp:align>
                                  </wp:positionH>
                                  <wp:positionV relativeFrom="paragraph">
                                    <wp:posOffset>25400</wp:posOffset>
                                  </wp:positionV>
                                  <wp:extent cx="88900" cy="88900"/>
                                  <wp:effectExtent l="12065" t="6350" r="13335" b="9525"/>
                                  <wp:wrapNone/>
                                  <wp:docPr id="30206873" name="Oval 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834A3A2" id="Oval 446" o:spid="_x0000_s1026" style="position:absolute;margin-left:0;margin-top:2pt;width:7pt;height:7pt;z-index:2517596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E2D49E5" w14:textId="77777777" w:rsidR="00F96CF5" w:rsidRDefault="00F96CF5">
                        <w:pPr>
                          <w:rPr>
                            <w:rFonts w:ascii="Arial" w:eastAsia="Arial" w:hAnsi="Arial" w:cs="Arial"/>
                            <w:sz w:val="22"/>
                          </w:rPr>
                        </w:pPr>
                        <w:r>
                          <w:rPr>
                            <w:rFonts w:ascii="Arial" w:eastAsia="Arial" w:hAnsi="Arial" w:cs="Arial"/>
                            <w:sz w:val="22"/>
                          </w:rPr>
                          <w:t>Should the starting point of access level determination be raised (from a norm of 75 percent of quota)</w:t>
                        </w:r>
                      </w:p>
                    </w:tc>
                    <w:tc>
                      <w:tcPr>
                        <w:tcW w:w="0" w:type="auto"/>
                        <w:tcMar>
                          <w:top w:w="80" w:type="dxa"/>
                          <w:bottom w:w="80" w:type="dxa"/>
                        </w:tcMar>
                        <w:vAlign w:val="center"/>
                      </w:tcPr>
                      <w:p w14:paraId="6A78A277"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D7F7E59" w14:textId="77777777">
                    <w:tc>
                      <w:tcPr>
                        <w:tcW w:w="0" w:type="auto"/>
                        <w:tcMar>
                          <w:top w:w="80" w:type="dxa"/>
                          <w:bottom w:w="80" w:type="dxa"/>
                        </w:tcMar>
                      </w:tcPr>
                      <w:p w14:paraId="0EBBCCF3" w14:textId="0963F9C9" w:rsidR="00F96CF5" w:rsidRDefault="00773C45">
                        <w:pPr>
                          <w:rPr>
                            <w:rFonts w:ascii="Arial" w:eastAsia="Arial" w:hAnsi="Arial" w:cs="Arial"/>
                            <w:sz w:val="22"/>
                          </w:rPr>
                        </w:pPr>
                        <w:r>
                          <w:rPr>
                            <w:noProof/>
                          </w:rPr>
                          <mc:AlternateContent>
                            <mc:Choice Requires="wps">
                              <w:drawing>
                                <wp:anchor distT="0" distB="0" distL="114300" distR="114300" simplePos="0" relativeHeight="251658656" behindDoc="0" locked="1" layoutInCell="1" allowOverlap="1" wp14:anchorId="375A0C88" wp14:editId="709E710D">
                                  <wp:simplePos x="0" y="0"/>
                                  <wp:positionH relativeFrom="column">
                                    <wp:align>center</wp:align>
                                  </wp:positionH>
                                  <wp:positionV relativeFrom="paragraph">
                                    <wp:posOffset>25400</wp:posOffset>
                                  </wp:positionV>
                                  <wp:extent cx="88900" cy="88900"/>
                                  <wp:effectExtent l="12065" t="6350" r="13335" b="9525"/>
                                  <wp:wrapNone/>
                                  <wp:docPr id="905525170" name="Oval 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BA0F1F2" id="Oval 447" o:spid="_x0000_s1026" style="position:absolute;margin-left:0;margin-top:2pt;width:7pt;height:7pt;z-index:2517606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5B2370E" w14:textId="77777777" w:rsidR="00F96CF5" w:rsidRDefault="00F96CF5">
                        <w:pPr>
                          <w:rPr>
                            <w:rFonts w:ascii="Arial" w:eastAsia="Arial" w:hAnsi="Arial" w:cs="Arial"/>
                            <w:sz w:val="22"/>
                          </w:rPr>
                        </w:pPr>
                        <w:r>
                          <w:rPr>
                            <w:rFonts w:ascii="Arial" w:eastAsia="Arial" w:hAnsi="Arial" w:cs="Arial"/>
                            <w:sz w:val="22"/>
                          </w:rPr>
                          <w:t>Should the starting point of access level determination be raised (from a norm of 75 percent of quota)</w:t>
                        </w:r>
                      </w:p>
                    </w:tc>
                    <w:tc>
                      <w:tcPr>
                        <w:tcW w:w="0" w:type="auto"/>
                        <w:tcMar>
                          <w:top w:w="80" w:type="dxa"/>
                          <w:bottom w:w="80" w:type="dxa"/>
                        </w:tcMar>
                        <w:vAlign w:val="center"/>
                      </w:tcPr>
                      <w:p w14:paraId="30F6F77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7845667" w14:textId="77777777">
                    <w:tc>
                      <w:tcPr>
                        <w:tcW w:w="0" w:type="auto"/>
                        <w:tcMar>
                          <w:top w:w="80" w:type="dxa"/>
                          <w:bottom w:w="80" w:type="dxa"/>
                        </w:tcMar>
                      </w:tcPr>
                      <w:p w14:paraId="6F1EDD11" w14:textId="0C0D6E55" w:rsidR="00F96CF5" w:rsidRDefault="00773C45">
                        <w:pPr>
                          <w:rPr>
                            <w:rFonts w:ascii="Arial" w:eastAsia="Arial" w:hAnsi="Arial" w:cs="Arial"/>
                            <w:sz w:val="22"/>
                          </w:rPr>
                        </w:pPr>
                        <w:r>
                          <w:rPr>
                            <w:noProof/>
                          </w:rPr>
                          <mc:AlternateContent>
                            <mc:Choice Requires="wps">
                              <w:drawing>
                                <wp:anchor distT="0" distB="0" distL="114300" distR="114300" simplePos="0" relativeHeight="251658657" behindDoc="0" locked="1" layoutInCell="1" allowOverlap="1" wp14:anchorId="149F8950" wp14:editId="13F07D8E">
                                  <wp:simplePos x="0" y="0"/>
                                  <wp:positionH relativeFrom="column">
                                    <wp:align>center</wp:align>
                                  </wp:positionH>
                                  <wp:positionV relativeFrom="paragraph">
                                    <wp:posOffset>25400</wp:posOffset>
                                  </wp:positionV>
                                  <wp:extent cx="88900" cy="88900"/>
                                  <wp:effectExtent l="12065" t="13970" r="13335" b="11430"/>
                                  <wp:wrapNone/>
                                  <wp:docPr id="2122468880" name="Oval 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33491DE" id="Oval 448" o:spid="_x0000_s1026" style="position:absolute;margin-left:0;margin-top:2pt;width:7pt;height:7pt;z-index:2517616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E13D2FC" w14:textId="77777777" w:rsidR="00F96CF5" w:rsidRDefault="00F96CF5">
                        <w:pPr>
                          <w:rPr>
                            <w:rFonts w:ascii="Arial" w:eastAsia="Arial" w:hAnsi="Arial" w:cs="Arial"/>
                            <w:sz w:val="22"/>
                          </w:rPr>
                        </w:pPr>
                        <w:r>
                          <w:rPr>
                            <w:rFonts w:ascii="Arial" w:eastAsia="Arial" w:hAnsi="Arial" w:cs="Arial"/>
                            <w:sz w:val="22"/>
                          </w:rPr>
                          <w:t>Should the starting point of access level determination be raised (from a norm of 75 percent of quota)</w:t>
                        </w:r>
                      </w:p>
                    </w:tc>
                    <w:tc>
                      <w:tcPr>
                        <w:tcW w:w="0" w:type="auto"/>
                        <w:tcMar>
                          <w:top w:w="80" w:type="dxa"/>
                          <w:bottom w:w="80" w:type="dxa"/>
                        </w:tcMar>
                        <w:vAlign w:val="center"/>
                      </w:tcPr>
                      <w:p w14:paraId="2991C020"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654ECAF" w14:textId="77777777">
                    <w:tc>
                      <w:tcPr>
                        <w:tcW w:w="0" w:type="auto"/>
                        <w:tcMar>
                          <w:top w:w="80" w:type="dxa"/>
                          <w:bottom w:w="80" w:type="dxa"/>
                        </w:tcMar>
                      </w:tcPr>
                      <w:p w14:paraId="0AF391E6" w14:textId="6BE907C9" w:rsidR="00F96CF5" w:rsidRDefault="00773C45">
                        <w:pPr>
                          <w:rPr>
                            <w:rFonts w:ascii="Arial" w:eastAsia="Arial" w:hAnsi="Arial" w:cs="Arial"/>
                            <w:sz w:val="22"/>
                          </w:rPr>
                        </w:pPr>
                        <w:r>
                          <w:rPr>
                            <w:noProof/>
                          </w:rPr>
                          <mc:AlternateContent>
                            <mc:Choice Requires="wps">
                              <w:drawing>
                                <wp:anchor distT="0" distB="0" distL="114300" distR="114300" simplePos="0" relativeHeight="251658658" behindDoc="0" locked="1" layoutInCell="1" allowOverlap="1" wp14:anchorId="4763759D" wp14:editId="388F48CF">
                                  <wp:simplePos x="0" y="0"/>
                                  <wp:positionH relativeFrom="column">
                                    <wp:align>center</wp:align>
                                  </wp:positionH>
                                  <wp:positionV relativeFrom="paragraph">
                                    <wp:posOffset>25400</wp:posOffset>
                                  </wp:positionV>
                                  <wp:extent cx="88900" cy="88900"/>
                                  <wp:effectExtent l="12065" t="6350" r="13335" b="9525"/>
                                  <wp:wrapNone/>
                                  <wp:docPr id="255486407" name="Oval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E599AA" id="Oval 449" o:spid="_x0000_s1026" style="position:absolute;margin-left:0;margin-top:2pt;width:7pt;height:7pt;z-index:2517626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D30EE49" w14:textId="77777777" w:rsidR="00F96CF5" w:rsidRDefault="00F96CF5">
                        <w:pPr>
                          <w:rPr>
                            <w:rFonts w:ascii="Arial" w:eastAsia="Arial" w:hAnsi="Arial" w:cs="Arial"/>
                            <w:sz w:val="22"/>
                          </w:rPr>
                        </w:pPr>
                        <w:r>
                          <w:rPr>
                            <w:rFonts w:ascii="Arial" w:eastAsia="Arial" w:hAnsi="Arial" w:cs="Arial"/>
                            <w:sz w:val="22"/>
                          </w:rPr>
                          <w:t>Should the cumulative access level cap be raised (from the smaller of 150 percent of quota or SDR 1 billion), enabling countries that have reached the current cap to be eligible for additional RSF arrangements</w:t>
                        </w:r>
                      </w:p>
                    </w:tc>
                    <w:tc>
                      <w:tcPr>
                        <w:tcW w:w="0" w:type="auto"/>
                        <w:tcMar>
                          <w:top w:w="80" w:type="dxa"/>
                          <w:bottom w:w="80" w:type="dxa"/>
                        </w:tcMar>
                        <w:vAlign w:val="center"/>
                      </w:tcPr>
                      <w:p w14:paraId="1932362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C598EE7" w14:textId="77777777">
                    <w:tc>
                      <w:tcPr>
                        <w:tcW w:w="0" w:type="auto"/>
                        <w:tcMar>
                          <w:top w:w="80" w:type="dxa"/>
                          <w:bottom w:w="80" w:type="dxa"/>
                        </w:tcMar>
                      </w:tcPr>
                      <w:p w14:paraId="7308BFFA" w14:textId="6CF90C30" w:rsidR="00F96CF5" w:rsidRDefault="00773C45">
                        <w:pPr>
                          <w:rPr>
                            <w:rFonts w:ascii="Arial" w:eastAsia="Arial" w:hAnsi="Arial" w:cs="Arial"/>
                            <w:sz w:val="22"/>
                          </w:rPr>
                        </w:pPr>
                        <w:r>
                          <w:rPr>
                            <w:noProof/>
                          </w:rPr>
                          <mc:AlternateContent>
                            <mc:Choice Requires="wps">
                              <w:drawing>
                                <wp:anchor distT="0" distB="0" distL="114300" distR="114300" simplePos="0" relativeHeight="251658659" behindDoc="0" locked="1" layoutInCell="1" allowOverlap="1" wp14:anchorId="4DA3E0AD" wp14:editId="16C05E94">
                                  <wp:simplePos x="0" y="0"/>
                                  <wp:positionH relativeFrom="column">
                                    <wp:align>center</wp:align>
                                  </wp:positionH>
                                  <wp:positionV relativeFrom="paragraph">
                                    <wp:posOffset>25400</wp:posOffset>
                                  </wp:positionV>
                                  <wp:extent cx="88900" cy="88900"/>
                                  <wp:effectExtent l="12065" t="10160" r="13335" b="5715"/>
                                  <wp:wrapNone/>
                                  <wp:docPr id="101383140" name="Oval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5C05FB2" id="Oval 450" o:spid="_x0000_s1026" style="position:absolute;margin-left:0;margin-top:2pt;width:7pt;height:7pt;z-index:2517637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1B9C1D2" w14:textId="77777777" w:rsidR="00F96CF5" w:rsidRDefault="00F96CF5">
                        <w:pPr>
                          <w:rPr>
                            <w:rFonts w:ascii="Arial" w:eastAsia="Arial" w:hAnsi="Arial" w:cs="Arial"/>
                            <w:sz w:val="22"/>
                          </w:rPr>
                        </w:pPr>
                        <w:r>
                          <w:rPr>
                            <w:rFonts w:ascii="Arial" w:eastAsia="Arial" w:hAnsi="Arial" w:cs="Arial"/>
                            <w:sz w:val="22"/>
                          </w:rPr>
                          <w:t>Should the cumulative access level cap be raised (from the smaller of 150 percent of quota or SDR 1 billion), enabling countries that have reached the current cap to be eligible for additional RSF arrangements</w:t>
                        </w:r>
                      </w:p>
                    </w:tc>
                    <w:tc>
                      <w:tcPr>
                        <w:tcW w:w="0" w:type="auto"/>
                        <w:tcMar>
                          <w:top w:w="80" w:type="dxa"/>
                          <w:bottom w:w="80" w:type="dxa"/>
                        </w:tcMar>
                        <w:vAlign w:val="center"/>
                      </w:tcPr>
                      <w:p w14:paraId="3E4D73A0"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A0DC104" w14:textId="77777777">
                    <w:tc>
                      <w:tcPr>
                        <w:tcW w:w="0" w:type="auto"/>
                        <w:tcMar>
                          <w:top w:w="80" w:type="dxa"/>
                          <w:bottom w:w="80" w:type="dxa"/>
                        </w:tcMar>
                      </w:tcPr>
                      <w:p w14:paraId="52CBFC39" w14:textId="4D540A2D" w:rsidR="00F96CF5" w:rsidRDefault="00773C45">
                        <w:pPr>
                          <w:rPr>
                            <w:rFonts w:ascii="Arial" w:eastAsia="Arial" w:hAnsi="Arial" w:cs="Arial"/>
                            <w:sz w:val="22"/>
                          </w:rPr>
                        </w:pPr>
                        <w:r>
                          <w:rPr>
                            <w:noProof/>
                          </w:rPr>
                          <mc:AlternateContent>
                            <mc:Choice Requires="wps">
                              <w:drawing>
                                <wp:anchor distT="0" distB="0" distL="114300" distR="114300" simplePos="0" relativeHeight="251658660" behindDoc="0" locked="1" layoutInCell="1" allowOverlap="1" wp14:anchorId="22EF221E" wp14:editId="1D2FC98E">
                                  <wp:simplePos x="0" y="0"/>
                                  <wp:positionH relativeFrom="column">
                                    <wp:align>center</wp:align>
                                  </wp:positionH>
                                  <wp:positionV relativeFrom="paragraph">
                                    <wp:posOffset>25400</wp:posOffset>
                                  </wp:positionV>
                                  <wp:extent cx="88900" cy="88900"/>
                                  <wp:effectExtent l="12065" t="13970" r="13335" b="11430"/>
                                  <wp:wrapNone/>
                                  <wp:docPr id="1908663624" name="Oval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40FF534" id="Oval 451" o:spid="_x0000_s1026" style="position:absolute;margin-left:0;margin-top:2pt;width:7pt;height:7pt;z-index:2517647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697FB68" w14:textId="77777777" w:rsidR="00F96CF5" w:rsidRDefault="00F96CF5">
                        <w:pPr>
                          <w:rPr>
                            <w:rFonts w:ascii="Arial" w:eastAsia="Arial" w:hAnsi="Arial" w:cs="Arial"/>
                            <w:sz w:val="22"/>
                          </w:rPr>
                        </w:pPr>
                        <w:r>
                          <w:rPr>
                            <w:rFonts w:ascii="Arial" w:eastAsia="Arial" w:hAnsi="Arial" w:cs="Arial"/>
                            <w:sz w:val="22"/>
                          </w:rPr>
                          <w:t>Should the cumulative access level cap be raised (from the smaller of 150 percent of quota or SDR 1 billion), enabling countries that have reached the current cap to be eligible for additional RSF arrangements</w:t>
                        </w:r>
                      </w:p>
                    </w:tc>
                    <w:tc>
                      <w:tcPr>
                        <w:tcW w:w="0" w:type="auto"/>
                        <w:tcMar>
                          <w:top w:w="80" w:type="dxa"/>
                          <w:bottom w:w="80" w:type="dxa"/>
                        </w:tcMar>
                        <w:vAlign w:val="center"/>
                      </w:tcPr>
                      <w:p w14:paraId="3F94C9C8"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7A38F3AE" w14:textId="77777777">
                    <w:tc>
                      <w:tcPr>
                        <w:tcW w:w="0" w:type="auto"/>
                        <w:tcMar>
                          <w:top w:w="80" w:type="dxa"/>
                          <w:bottom w:w="80" w:type="dxa"/>
                        </w:tcMar>
                      </w:tcPr>
                      <w:p w14:paraId="0CB29B9C" w14:textId="45236F96" w:rsidR="00F96CF5" w:rsidRDefault="00773C45">
                        <w:pPr>
                          <w:rPr>
                            <w:rFonts w:ascii="Arial" w:eastAsia="Arial" w:hAnsi="Arial" w:cs="Arial"/>
                            <w:sz w:val="22"/>
                          </w:rPr>
                        </w:pPr>
                        <w:r>
                          <w:rPr>
                            <w:noProof/>
                          </w:rPr>
                          <mc:AlternateContent>
                            <mc:Choice Requires="wps">
                              <w:drawing>
                                <wp:anchor distT="0" distB="0" distL="114300" distR="114300" simplePos="0" relativeHeight="251658661" behindDoc="0" locked="1" layoutInCell="1" allowOverlap="1" wp14:anchorId="4AFCA77F" wp14:editId="1C996E26">
                                  <wp:simplePos x="0" y="0"/>
                                  <wp:positionH relativeFrom="column">
                                    <wp:align>center</wp:align>
                                  </wp:positionH>
                                  <wp:positionV relativeFrom="paragraph">
                                    <wp:posOffset>25400</wp:posOffset>
                                  </wp:positionV>
                                  <wp:extent cx="88900" cy="88900"/>
                                  <wp:effectExtent l="12065" t="8255" r="13335" b="7620"/>
                                  <wp:wrapNone/>
                                  <wp:docPr id="225510268" name="Oval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0211B81" id="Oval 452" o:spid="_x0000_s1026" style="position:absolute;margin-left:0;margin-top:2pt;width:7pt;height:7pt;z-index:2517657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B086B64" w14:textId="77777777" w:rsidR="00F96CF5" w:rsidRDefault="00F96CF5">
                        <w:pPr>
                          <w:rPr>
                            <w:rFonts w:ascii="Arial" w:eastAsia="Arial" w:hAnsi="Arial" w:cs="Arial"/>
                            <w:sz w:val="22"/>
                          </w:rPr>
                        </w:pPr>
                        <w:r>
                          <w:rPr>
                            <w:rFonts w:ascii="Arial" w:eastAsia="Arial" w:hAnsi="Arial" w:cs="Arial"/>
                            <w:sz w:val="22"/>
                          </w:rPr>
                          <w:t>Should the cumulative access level cap be raised (from the smaller of 150 percent of quota or SDR 1 billion), enabling countries that have reached the current cap to be eligible for additional RSF arrangements</w:t>
                        </w:r>
                      </w:p>
                    </w:tc>
                    <w:tc>
                      <w:tcPr>
                        <w:tcW w:w="0" w:type="auto"/>
                        <w:tcMar>
                          <w:top w:w="80" w:type="dxa"/>
                          <w:bottom w:w="80" w:type="dxa"/>
                        </w:tcMar>
                        <w:vAlign w:val="center"/>
                      </w:tcPr>
                      <w:p w14:paraId="4D0CAC40"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A6BDB99" w14:textId="77777777">
                    <w:tc>
                      <w:tcPr>
                        <w:tcW w:w="0" w:type="auto"/>
                        <w:tcMar>
                          <w:top w:w="80" w:type="dxa"/>
                          <w:bottom w:w="80" w:type="dxa"/>
                        </w:tcMar>
                      </w:tcPr>
                      <w:p w14:paraId="75E951A5" w14:textId="3D6B0B22" w:rsidR="00F96CF5" w:rsidRDefault="00773C45">
                        <w:pPr>
                          <w:rPr>
                            <w:rFonts w:ascii="Arial" w:eastAsia="Arial" w:hAnsi="Arial" w:cs="Arial"/>
                            <w:sz w:val="22"/>
                          </w:rPr>
                        </w:pPr>
                        <w:r>
                          <w:rPr>
                            <w:noProof/>
                          </w:rPr>
                          <mc:AlternateContent>
                            <mc:Choice Requires="wps">
                              <w:drawing>
                                <wp:anchor distT="0" distB="0" distL="114300" distR="114300" simplePos="0" relativeHeight="251658662" behindDoc="0" locked="1" layoutInCell="1" allowOverlap="1" wp14:anchorId="59B2A1BB" wp14:editId="1278C004">
                                  <wp:simplePos x="0" y="0"/>
                                  <wp:positionH relativeFrom="column">
                                    <wp:align>center</wp:align>
                                  </wp:positionH>
                                  <wp:positionV relativeFrom="paragraph">
                                    <wp:posOffset>25400</wp:posOffset>
                                  </wp:positionV>
                                  <wp:extent cx="88900" cy="88900"/>
                                  <wp:effectExtent l="12065" t="12065" r="13335" b="13335"/>
                                  <wp:wrapNone/>
                                  <wp:docPr id="1778924003" name="Oval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7BD5090" id="Oval 453" o:spid="_x0000_s1026" style="position:absolute;margin-left:0;margin-top:2pt;width:7pt;height:7pt;z-index:2517667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2EE1577" w14:textId="77777777" w:rsidR="00F96CF5" w:rsidRDefault="00F96CF5">
                        <w:pPr>
                          <w:rPr>
                            <w:rFonts w:ascii="Arial" w:eastAsia="Arial" w:hAnsi="Arial" w:cs="Arial"/>
                            <w:sz w:val="22"/>
                          </w:rPr>
                        </w:pPr>
                        <w:r>
                          <w:rPr>
                            <w:rFonts w:ascii="Arial" w:eastAsia="Arial" w:hAnsi="Arial" w:cs="Arial"/>
                            <w:sz w:val="22"/>
                          </w:rPr>
                          <w:t>Should the scope be broadened to address longer-term structural challenges beyond climate change-related and pandemic preparedness issues</w:t>
                        </w:r>
                      </w:p>
                    </w:tc>
                    <w:tc>
                      <w:tcPr>
                        <w:tcW w:w="0" w:type="auto"/>
                        <w:tcMar>
                          <w:top w:w="80" w:type="dxa"/>
                          <w:bottom w:w="80" w:type="dxa"/>
                        </w:tcMar>
                        <w:vAlign w:val="center"/>
                      </w:tcPr>
                      <w:p w14:paraId="52BA26B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8610951" w14:textId="77777777">
                    <w:tc>
                      <w:tcPr>
                        <w:tcW w:w="0" w:type="auto"/>
                        <w:tcMar>
                          <w:top w:w="80" w:type="dxa"/>
                          <w:bottom w:w="80" w:type="dxa"/>
                        </w:tcMar>
                      </w:tcPr>
                      <w:p w14:paraId="26D4615D" w14:textId="0232E68E" w:rsidR="00F96CF5" w:rsidRDefault="00773C45">
                        <w:pPr>
                          <w:rPr>
                            <w:rFonts w:ascii="Arial" w:eastAsia="Arial" w:hAnsi="Arial" w:cs="Arial"/>
                            <w:sz w:val="22"/>
                          </w:rPr>
                        </w:pPr>
                        <w:r>
                          <w:rPr>
                            <w:noProof/>
                          </w:rPr>
                          <mc:AlternateContent>
                            <mc:Choice Requires="wps">
                              <w:drawing>
                                <wp:anchor distT="0" distB="0" distL="114300" distR="114300" simplePos="0" relativeHeight="251658663" behindDoc="0" locked="1" layoutInCell="1" allowOverlap="1" wp14:anchorId="34F360AB" wp14:editId="12DEA37E">
                                  <wp:simplePos x="0" y="0"/>
                                  <wp:positionH relativeFrom="column">
                                    <wp:align>center</wp:align>
                                  </wp:positionH>
                                  <wp:positionV relativeFrom="paragraph">
                                    <wp:posOffset>25400</wp:posOffset>
                                  </wp:positionV>
                                  <wp:extent cx="88900" cy="88900"/>
                                  <wp:effectExtent l="12065" t="8255" r="13335" b="7620"/>
                                  <wp:wrapNone/>
                                  <wp:docPr id="223206479" name="Oval 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03A37EF" id="Oval 454" o:spid="_x0000_s1026" style="position:absolute;margin-left:0;margin-top:2pt;width:7pt;height:7pt;z-index:2517678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CA7EC06" w14:textId="77777777" w:rsidR="00F96CF5" w:rsidRDefault="00F96CF5">
                        <w:pPr>
                          <w:rPr>
                            <w:rFonts w:ascii="Arial" w:eastAsia="Arial" w:hAnsi="Arial" w:cs="Arial"/>
                            <w:sz w:val="22"/>
                          </w:rPr>
                        </w:pPr>
                        <w:r>
                          <w:rPr>
                            <w:rFonts w:ascii="Arial" w:eastAsia="Arial" w:hAnsi="Arial" w:cs="Arial"/>
                            <w:sz w:val="22"/>
                          </w:rPr>
                          <w:t>Should the scope be broadened to address longer-term structural challenges beyond climate change-related and pandemic preparedness issues</w:t>
                        </w:r>
                      </w:p>
                    </w:tc>
                    <w:tc>
                      <w:tcPr>
                        <w:tcW w:w="0" w:type="auto"/>
                        <w:tcMar>
                          <w:top w:w="80" w:type="dxa"/>
                          <w:bottom w:w="80" w:type="dxa"/>
                        </w:tcMar>
                        <w:vAlign w:val="center"/>
                      </w:tcPr>
                      <w:p w14:paraId="111687B6"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0F73709" w14:textId="77777777">
                    <w:tc>
                      <w:tcPr>
                        <w:tcW w:w="0" w:type="auto"/>
                        <w:tcMar>
                          <w:top w:w="80" w:type="dxa"/>
                          <w:bottom w:w="80" w:type="dxa"/>
                        </w:tcMar>
                      </w:tcPr>
                      <w:p w14:paraId="2DAF24BF" w14:textId="2ADF5BE5" w:rsidR="00F96CF5" w:rsidRDefault="00773C45">
                        <w:pPr>
                          <w:rPr>
                            <w:rFonts w:ascii="Arial" w:eastAsia="Arial" w:hAnsi="Arial" w:cs="Arial"/>
                            <w:sz w:val="22"/>
                          </w:rPr>
                        </w:pPr>
                        <w:r>
                          <w:rPr>
                            <w:noProof/>
                          </w:rPr>
                          <mc:AlternateContent>
                            <mc:Choice Requires="wps">
                              <w:drawing>
                                <wp:anchor distT="0" distB="0" distL="114300" distR="114300" simplePos="0" relativeHeight="251658664" behindDoc="0" locked="1" layoutInCell="1" allowOverlap="1" wp14:anchorId="77D062E0" wp14:editId="46C5BC8E">
                                  <wp:simplePos x="0" y="0"/>
                                  <wp:positionH relativeFrom="column">
                                    <wp:align>center</wp:align>
                                  </wp:positionH>
                                  <wp:positionV relativeFrom="paragraph">
                                    <wp:posOffset>25400</wp:posOffset>
                                  </wp:positionV>
                                  <wp:extent cx="88900" cy="88900"/>
                                  <wp:effectExtent l="12065" t="6350" r="13335" b="9525"/>
                                  <wp:wrapNone/>
                                  <wp:docPr id="858048619" name="Oval 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DFCE2FC" id="Oval 455" o:spid="_x0000_s1026" style="position:absolute;margin-left:0;margin-top:2pt;width:7pt;height:7pt;z-index:2517688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3216F55" w14:textId="77777777" w:rsidR="00F96CF5" w:rsidRDefault="00F96CF5">
                        <w:pPr>
                          <w:rPr>
                            <w:rFonts w:ascii="Arial" w:eastAsia="Arial" w:hAnsi="Arial" w:cs="Arial"/>
                            <w:sz w:val="22"/>
                          </w:rPr>
                        </w:pPr>
                        <w:r>
                          <w:rPr>
                            <w:rFonts w:ascii="Arial" w:eastAsia="Arial" w:hAnsi="Arial" w:cs="Arial"/>
                            <w:sz w:val="22"/>
                          </w:rPr>
                          <w:t>Should the scope be broadened to address longer-term structural challenges beyond climate change-related and pandemic preparedness issues</w:t>
                        </w:r>
                      </w:p>
                    </w:tc>
                    <w:tc>
                      <w:tcPr>
                        <w:tcW w:w="0" w:type="auto"/>
                        <w:tcMar>
                          <w:top w:w="80" w:type="dxa"/>
                          <w:bottom w:w="80" w:type="dxa"/>
                        </w:tcMar>
                        <w:vAlign w:val="center"/>
                      </w:tcPr>
                      <w:p w14:paraId="24B8CF58"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EA37548" w14:textId="77777777">
                    <w:tc>
                      <w:tcPr>
                        <w:tcW w:w="0" w:type="auto"/>
                        <w:tcMar>
                          <w:top w:w="80" w:type="dxa"/>
                          <w:bottom w:w="80" w:type="dxa"/>
                        </w:tcMar>
                      </w:tcPr>
                      <w:p w14:paraId="07074CD5" w14:textId="1F7080A6" w:rsidR="00F96CF5" w:rsidRDefault="00773C45">
                        <w:pPr>
                          <w:rPr>
                            <w:rFonts w:ascii="Arial" w:eastAsia="Arial" w:hAnsi="Arial" w:cs="Arial"/>
                            <w:sz w:val="22"/>
                          </w:rPr>
                        </w:pPr>
                        <w:r>
                          <w:rPr>
                            <w:noProof/>
                          </w:rPr>
                          <mc:AlternateContent>
                            <mc:Choice Requires="wps">
                              <w:drawing>
                                <wp:anchor distT="0" distB="0" distL="114300" distR="114300" simplePos="0" relativeHeight="251658665" behindDoc="0" locked="1" layoutInCell="1" allowOverlap="1" wp14:anchorId="106E14A7" wp14:editId="206A0C8F">
                                  <wp:simplePos x="0" y="0"/>
                                  <wp:positionH relativeFrom="column">
                                    <wp:align>center</wp:align>
                                  </wp:positionH>
                                  <wp:positionV relativeFrom="paragraph">
                                    <wp:posOffset>25400</wp:posOffset>
                                  </wp:positionV>
                                  <wp:extent cx="88900" cy="88900"/>
                                  <wp:effectExtent l="12065" t="13970" r="13335" b="11430"/>
                                  <wp:wrapNone/>
                                  <wp:docPr id="1931480607" name="Oval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DFBE6C6" id="Oval 456" o:spid="_x0000_s1026" style="position:absolute;margin-left:0;margin-top:2pt;width:7pt;height:7pt;z-index:2517698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E1B44D2" w14:textId="77777777" w:rsidR="00F96CF5" w:rsidRDefault="00F96CF5">
                        <w:pPr>
                          <w:rPr>
                            <w:rFonts w:ascii="Arial" w:eastAsia="Arial" w:hAnsi="Arial" w:cs="Arial"/>
                            <w:sz w:val="22"/>
                          </w:rPr>
                        </w:pPr>
                        <w:r>
                          <w:rPr>
                            <w:rFonts w:ascii="Arial" w:eastAsia="Arial" w:hAnsi="Arial" w:cs="Arial"/>
                            <w:sz w:val="22"/>
                          </w:rPr>
                          <w:t>Should the scope be broadened to address longer-term structural challenges beyond climate change-related and pandemic preparedness issues</w:t>
                        </w:r>
                      </w:p>
                    </w:tc>
                    <w:tc>
                      <w:tcPr>
                        <w:tcW w:w="0" w:type="auto"/>
                        <w:tcMar>
                          <w:top w:w="80" w:type="dxa"/>
                          <w:bottom w:w="80" w:type="dxa"/>
                        </w:tcMar>
                        <w:vAlign w:val="center"/>
                      </w:tcPr>
                      <w:p w14:paraId="372C0408"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65DC8C2C" w14:textId="77777777">
                    <w:tc>
                      <w:tcPr>
                        <w:tcW w:w="0" w:type="auto"/>
                        <w:tcMar>
                          <w:top w:w="80" w:type="dxa"/>
                          <w:bottom w:w="80" w:type="dxa"/>
                        </w:tcMar>
                      </w:tcPr>
                      <w:p w14:paraId="4FD724D8" w14:textId="79162B23" w:rsidR="00F96CF5" w:rsidRDefault="00773C45">
                        <w:pPr>
                          <w:rPr>
                            <w:rFonts w:ascii="Arial" w:eastAsia="Arial" w:hAnsi="Arial" w:cs="Arial"/>
                            <w:sz w:val="22"/>
                          </w:rPr>
                        </w:pPr>
                        <w:r>
                          <w:rPr>
                            <w:noProof/>
                          </w:rPr>
                          <mc:AlternateContent>
                            <mc:Choice Requires="wps">
                              <w:drawing>
                                <wp:anchor distT="0" distB="0" distL="114300" distR="114300" simplePos="0" relativeHeight="251658666" behindDoc="0" locked="1" layoutInCell="1" allowOverlap="1" wp14:anchorId="6A1B0615" wp14:editId="2A361D7E">
                                  <wp:simplePos x="0" y="0"/>
                                  <wp:positionH relativeFrom="column">
                                    <wp:align>center</wp:align>
                                  </wp:positionH>
                                  <wp:positionV relativeFrom="paragraph">
                                    <wp:posOffset>25400</wp:posOffset>
                                  </wp:positionV>
                                  <wp:extent cx="88900" cy="88900"/>
                                  <wp:effectExtent l="12065" t="12065" r="13335" b="13335"/>
                                  <wp:wrapNone/>
                                  <wp:docPr id="200487876" name="Oval 4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9BC3B90" id="Oval 457" o:spid="_x0000_s1026" style="position:absolute;margin-left:0;margin-top:2pt;width:7pt;height:7pt;z-index:2517708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BAD5C92" w14:textId="77777777" w:rsidR="00F96CF5" w:rsidRDefault="00F96CF5">
                        <w:pPr>
                          <w:rPr>
                            <w:rFonts w:ascii="Arial" w:eastAsia="Arial" w:hAnsi="Arial" w:cs="Arial"/>
                            <w:sz w:val="22"/>
                          </w:rPr>
                        </w:pPr>
                        <w:r>
                          <w:rPr>
                            <w:rFonts w:ascii="Arial" w:eastAsia="Arial" w:hAnsi="Arial" w:cs="Arial"/>
                            <w:sz w:val="22"/>
                          </w:rPr>
                          <w:t>Should the duration of the implementation period be extended to support more ambitious and sustained RMs</w:t>
                        </w:r>
                      </w:p>
                    </w:tc>
                    <w:tc>
                      <w:tcPr>
                        <w:tcW w:w="0" w:type="auto"/>
                        <w:tcMar>
                          <w:top w:w="80" w:type="dxa"/>
                          <w:bottom w:w="80" w:type="dxa"/>
                        </w:tcMar>
                        <w:vAlign w:val="center"/>
                      </w:tcPr>
                      <w:p w14:paraId="14C5084F"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B618D7B" w14:textId="77777777">
                    <w:tc>
                      <w:tcPr>
                        <w:tcW w:w="0" w:type="auto"/>
                        <w:tcMar>
                          <w:top w:w="80" w:type="dxa"/>
                          <w:bottom w:w="80" w:type="dxa"/>
                        </w:tcMar>
                      </w:tcPr>
                      <w:p w14:paraId="58FA6D24" w14:textId="5C394EC6" w:rsidR="00F96CF5" w:rsidRDefault="00773C45">
                        <w:pPr>
                          <w:rPr>
                            <w:rFonts w:ascii="Arial" w:eastAsia="Arial" w:hAnsi="Arial" w:cs="Arial"/>
                            <w:sz w:val="22"/>
                          </w:rPr>
                        </w:pPr>
                        <w:r>
                          <w:rPr>
                            <w:noProof/>
                          </w:rPr>
                          <mc:AlternateContent>
                            <mc:Choice Requires="wps">
                              <w:drawing>
                                <wp:anchor distT="0" distB="0" distL="114300" distR="114300" simplePos="0" relativeHeight="251658667" behindDoc="0" locked="1" layoutInCell="1" allowOverlap="1" wp14:anchorId="29C55568" wp14:editId="2F1F3B79">
                                  <wp:simplePos x="0" y="0"/>
                                  <wp:positionH relativeFrom="column">
                                    <wp:align>center</wp:align>
                                  </wp:positionH>
                                  <wp:positionV relativeFrom="paragraph">
                                    <wp:posOffset>25400</wp:posOffset>
                                  </wp:positionV>
                                  <wp:extent cx="88900" cy="88900"/>
                                  <wp:effectExtent l="12065" t="13970" r="13335" b="11430"/>
                                  <wp:wrapNone/>
                                  <wp:docPr id="53836378" name="Oval 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E6836E8" id="Oval 458" o:spid="_x0000_s1026" style="position:absolute;margin-left:0;margin-top:2pt;width:7pt;height:7pt;z-index:251771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A39F345" w14:textId="77777777" w:rsidR="00F96CF5" w:rsidRDefault="00F96CF5">
                        <w:pPr>
                          <w:rPr>
                            <w:rFonts w:ascii="Arial" w:eastAsia="Arial" w:hAnsi="Arial" w:cs="Arial"/>
                            <w:sz w:val="22"/>
                          </w:rPr>
                        </w:pPr>
                        <w:r>
                          <w:rPr>
                            <w:rFonts w:ascii="Arial" w:eastAsia="Arial" w:hAnsi="Arial" w:cs="Arial"/>
                            <w:sz w:val="22"/>
                          </w:rPr>
                          <w:t>Should the duration of the implementation period be extended to support more ambitious and sustained RMs</w:t>
                        </w:r>
                      </w:p>
                    </w:tc>
                    <w:tc>
                      <w:tcPr>
                        <w:tcW w:w="0" w:type="auto"/>
                        <w:tcMar>
                          <w:top w:w="80" w:type="dxa"/>
                          <w:bottom w:w="80" w:type="dxa"/>
                        </w:tcMar>
                        <w:vAlign w:val="center"/>
                      </w:tcPr>
                      <w:p w14:paraId="3C3654D7"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8950693" w14:textId="77777777">
                    <w:tc>
                      <w:tcPr>
                        <w:tcW w:w="0" w:type="auto"/>
                        <w:tcMar>
                          <w:top w:w="80" w:type="dxa"/>
                          <w:bottom w:w="80" w:type="dxa"/>
                        </w:tcMar>
                      </w:tcPr>
                      <w:p w14:paraId="387D6533" w14:textId="62D0B0F7" w:rsidR="00F96CF5" w:rsidRDefault="00773C45">
                        <w:pPr>
                          <w:rPr>
                            <w:rFonts w:ascii="Arial" w:eastAsia="Arial" w:hAnsi="Arial" w:cs="Arial"/>
                            <w:sz w:val="22"/>
                          </w:rPr>
                        </w:pPr>
                        <w:r>
                          <w:rPr>
                            <w:noProof/>
                          </w:rPr>
                          <mc:AlternateContent>
                            <mc:Choice Requires="wps">
                              <w:drawing>
                                <wp:anchor distT="0" distB="0" distL="114300" distR="114300" simplePos="0" relativeHeight="251658668" behindDoc="0" locked="1" layoutInCell="1" allowOverlap="1" wp14:anchorId="126A4157" wp14:editId="0F0235A5">
                                  <wp:simplePos x="0" y="0"/>
                                  <wp:positionH relativeFrom="column">
                                    <wp:align>center</wp:align>
                                  </wp:positionH>
                                  <wp:positionV relativeFrom="paragraph">
                                    <wp:posOffset>25400</wp:posOffset>
                                  </wp:positionV>
                                  <wp:extent cx="88900" cy="88900"/>
                                  <wp:effectExtent l="12065" t="6350" r="13335" b="9525"/>
                                  <wp:wrapNone/>
                                  <wp:docPr id="2054623925" name="Oval 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02903B4" id="Oval 459" o:spid="_x0000_s1026" style="position:absolute;margin-left:0;margin-top:2pt;width:7pt;height:7pt;z-index:2517729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DA0343D" w14:textId="77777777" w:rsidR="00F96CF5" w:rsidRDefault="00F96CF5">
                        <w:pPr>
                          <w:rPr>
                            <w:rFonts w:ascii="Arial" w:eastAsia="Arial" w:hAnsi="Arial" w:cs="Arial"/>
                            <w:sz w:val="22"/>
                          </w:rPr>
                        </w:pPr>
                        <w:r>
                          <w:rPr>
                            <w:rFonts w:ascii="Arial" w:eastAsia="Arial" w:hAnsi="Arial" w:cs="Arial"/>
                            <w:sz w:val="22"/>
                          </w:rPr>
                          <w:t>Should the duration of the implementation period be extended to support more ambitious and sustained RMs</w:t>
                        </w:r>
                      </w:p>
                    </w:tc>
                    <w:tc>
                      <w:tcPr>
                        <w:tcW w:w="0" w:type="auto"/>
                        <w:tcMar>
                          <w:top w:w="80" w:type="dxa"/>
                          <w:bottom w:w="80" w:type="dxa"/>
                        </w:tcMar>
                        <w:vAlign w:val="center"/>
                      </w:tcPr>
                      <w:p w14:paraId="4600D26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B0ED28B" w14:textId="77777777">
                    <w:tc>
                      <w:tcPr>
                        <w:tcW w:w="0" w:type="auto"/>
                        <w:tcMar>
                          <w:top w:w="80" w:type="dxa"/>
                          <w:bottom w:w="80" w:type="dxa"/>
                        </w:tcMar>
                      </w:tcPr>
                      <w:p w14:paraId="7829F59D" w14:textId="2D1D605C" w:rsidR="00F96CF5" w:rsidRDefault="00773C45">
                        <w:pPr>
                          <w:rPr>
                            <w:rFonts w:ascii="Arial" w:eastAsia="Arial" w:hAnsi="Arial" w:cs="Arial"/>
                            <w:sz w:val="22"/>
                          </w:rPr>
                        </w:pPr>
                        <w:r>
                          <w:rPr>
                            <w:noProof/>
                          </w:rPr>
                          <mc:AlternateContent>
                            <mc:Choice Requires="wps">
                              <w:drawing>
                                <wp:anchor distT="0" distB="0" distL="114300" distR="114300" simplePos="0" relativeHeight="251658669" behindDoc="0" locked="1" layoutInCell="1" allowOverlap="1" wp14:anchorId="11594FD2" wp14:editId="5B74DBB4">
                                  <wp:simplePos x="0" y="0"/>
                                  <wp:positionH relativeFrom="column">
                                    <wp:align>center</wp:align>
                                  </wp:positionH>
                                  <wp:positionV relativeFrom="paragraph">
                                    <wp:posOffset>25400</wp:posOffset>
                                  </wp:positionV>
                                  <wp:extent cx="88900" cy="88900"/>
                                  <wp:effectExtent l="12065" t="6350" r="13335" b="9525"/>
                                  <wp:wrapNone/>
                                  <wp:docPr id="1499716956" name="Oval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3CC8AF7" id="Oval 460" o:spid="_x0000_s1026" style="position:absolute;margin-left:0;margin-top:2pt;width:7pt;height:7pt;z-index:2517739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CC07B6C" w14:textId="77777777" w:rsidR="00F96CF5" w:rsidRDefault="00F96CF5">
                        <w:pPr>
                          <w:rPr>
                            <w:rFonts w:ascii="Arial" w:eastAsia="Arial" w:hAnsi="Arial" w:cs="Arial"/>
                            <w:sz w:val="22"/>
                          </w:rPr>
                        </w:pPr>
                        <w:r>
                          <w:rPr>
                            <w:rFonts w:ascii="Arial" w:eastAsia="Arial" w:hAnsi="Arial" w:cs="Arial"/>
                            <w:sz w:val="22"/>
                          </w:rPr>
                          <w:t>Should the duration of the implementation period be extended to support more ambitious and sustained RMs</w:t>
                        </w:r>
                      </w:p>
                    </w:tc>
                    <w:tc>
                      <w:tcPr>
                        <w:tcW w:w="0" w:type="auto"/>
                        <w:tcMar>
                          <w:top w:w="80" w:type="dxa"/>
                          <w:bottom w:w="80" w:type="dxa"/>
                        </w:tcMar>
                        <w:vAlign w:val="center"/>
                      </w:tcPr>
                      <w:p w14:paraId="7F4BD3F1" w14:textId="77777777" w:rsidR="00F96CF5" w:rsidRDefault="00F96CF5">
                        <w:pPr>
                          <w:rPr>
                            <w:rFonts w:ascii="Arial" w:eastAsia="Arial" w:hAnsi="Arial" w:cs="Arial"/>
                            <w:sz w:val="22"/>
                          </w:rPr>
                        </w:pPr>
                        <w:r>
                          <w:rPr>
                            <w:rFonts w:ascii="Arial" w:eastAsia="Arial" w:hAnsi="Arial" w:cs="Arial"/>
                            <w:sz w:val="22"/>
                          </w:rPr>
                          <w:t>To a great extent</w:t>
                        </w:r>
                      </w:p>
                    </w:tc>
                  </w:tr>
                </w:tbl>
                <w:p w14:paraId="22AFDA11" w14:textId="77777777" w:rsidR="00F96CF5" w:rsidRDefault="00F96CF5">
                  <w:pPr>
                    <w:rPr>
                      <w:rFonts w:ascii="Arial" w:eastAsia="Arial" w:hAnsi="Arial" w:cs="Arial"/>
                      <w:sz w:val="22"/>
                    </w:rPr>
                  </w:pPr>
                </w:p>
              </w:tc>
            </w:tr>
          </w:tbl>
          <w:p w14:paraId="6B60EA91" w14:textId="77777777" w:rsidR="00F96CF5" w:rsidRDefault="00F96CF5">
            <w:pPr>
              <w:rPr>
                <w:rFonts w:ascii="Arial" w:eastAsia="Arial" w:hAnsi="Arial" w:cs="Arial"/>
                <w:sz w:val="22"/>
              </w:rPr>
            </w:pPr>
          </w:p>
        </w:tc>
      </w:tr>
    </w:tbl>
    <w:p w14:paraId="0ED4C5D6"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58B6F7E6" w14:textId="77777777">
        <w:tc>
          <w:tcPr>
            <w:tcW w:w="0" w:type="auto"/>
            <w:tcMar>
              <w:top w:w="80" w:type="dxa"/>
              <w:bottom w:w="80" w:type="dxa"/>
            </w:tcMar>
          </w:tcPr>
          <w:p w14:paraId="13B66E6D" w14:textId="7C33EFE6" w:rsidR="00F96CF5" w:rsidRPr="001F2870" w:rsidRDefault="00F96CF5">
            <w:pPr>
              <w:keepNext/>
              <w:rPr>
                <w:rFonts w:ascii="Arial" w:eastAsia="Arial" w:hAnsi="Arial" w:cs="Arial"/>
                <w:b/>
                <w:sz w:val="22"/>
              </w:rPr>
            </w:pPr>
            <w:r w:rsidRPr="001F2870">
              <w:rPr>
                <w:rFonts w:ascii="Arial" w:eastAsia="Arial" w:hAnsi="Arial" w:cs="Arial"/>
                <w:b/>
                <w:sz w:val="22"/>
              </w:rPr>
              <w:t>*6. Based on your experience in the context of non-RSF IMF facilities, to what extent:</w:t>
            </w:r>
            <w:r w:rsidRPr="001F2870">
              <w:rPr>
                <w:rFonts w:ascii="Arial" w:eastAsia="Arial" w:hAnsi="Arial" w:cs="Arial"/>
                <w:sz w:val="22"/>
              </w:rPr>
              <w:t>(*Required)</w:t>
            </w:r>
          </w:p>
        </w:tc>
      </w:tr>
      <w:tr w:rsidR="00F96CF5" w14:paraId="0C03EA08" w14:textId="77777777">
        <w:tc>
          <w:tcPr>
            <w:tcW w:w="0" w:type="auto"/>
            <w:tcMar>
              <w:top w:w="80" w:type="dxa"/>
              <w:bottom w:w="80" w:type="dxa"/>
            </w:tcMar>
          </w:tcPr>
          <w:p w14:paraId="7E5111F4" w14:textId="77777777" w:rsidR="00F96CF5" w:rsidRPr="001F2870" w:rsidRDefault="00F96CF5">
            <w:pPr>
              <w:keepNext/>
              <w:rPr>
                <w:rFonts w:ascii="Arial" w:eastAsia="Arial" w:hAnsi="Arial" w:cs="Arial"/>
                <w:sz w:val="20"/>
              </w:rPr>
            </w:pPr>
            <w:r w:rsidRPr="001F2870">
              <w:rPr>
                <w:rFonts w:ascii="Arial" w:eastAsia="Arial" w:hAnsi="Arial" w:cs="Arial"/>
                <w:sz w:val="20"/>
              </w:rPr>
              <w:t>Consider it, If all of the below is Correct :</w:t>
            </w:r>
          </w:p>
          <w:p w14:paraId="072ABEBF" w14:textId="77777777" w:rsidR="00F96CF5" w:rsidRPr="001F2870" w:rsidRDefault="00F96CF5">
            <w:pPr>
              <w:keepNext/>
              <w:numPr>
                <w:ilvl w:val="0"/>
                <w:numId w:val="38"/>
              </w:numPr>
              <w:rPr>
                <w:rFonts w:ascii="Arial" w:eastAsia="Arial" w:hAnsi="Arial" w:cs="Arial"/>
                <w:sz w:val="20"/>
              </w:rPr>
            </w:pPr>
            <w:r w:rsidRPr="001F2870">
              <w:rPr>
                <w:rFonts w:ascii="Arial" w:eastAsia="Arial" w:hAnsi="Arial" w:cs="Arial"/>
                <w:sz w:val="20"/>
              </w:rPr>
              <w:t>To what extent have you worked on climate change-related issues in the following IMF lending contexts? :Other IMF Facilities not equals "Not at all"</w:t>
            </w:r>
          </w:p>
          <w:p w14:paraId="0DE457AB" w14:textId="77777777" w:rsidR="00F96CF5" w:rsidRPr="001F2870" w:rsidRDefault="00F96CF5">
            <w:pPr>
              <w:keepNext/>
              <w:rPr>
                <w:rFonts w:ascii="Arial" w:eastAsia="Arial" w:hAnsi="Arial" w:cs="Arial"/>
                <w:sz w:val="20"/>
              </w:rPr>
            </w:pPr>
          </w:p>
        </w:tc>
      </w:tr>
      <w:tr w:rsidR="00F96CF5" w14:paraId="167B958C"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25F815E4"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386"/>
                    <w:gridCol w:w="1580"/>
                  </w:tblGrid>
                  <w:tr w:rsidR="00F96CF5" w14:paraId="67D65719" w14:textId="77777777">
                    <w:tc>
                      <w:tcPr>
                        <w:tcW w:w="0" w:type="auto"/>
                        <w:tcMar>
                          <w:top w:w="80" w:type="dxa"/>
                          <w:bottom w:w="80" w:type="dxa"/>
                        </w:tcMar>
                      </w:tcPr>
                      <w:p w14:paraId="0D35DD25" w14:textId="77777777" w:rsidR="00F96CF5" w:rsidRDefault="00F96CF5">
                        <w:pPr>
                          <w:rPr>
                            <w:rFonts w:ascii="Arial" w:eastAsia="Arial" w:hAnsi="Arial" w:cs="Arial"/>
                            <w:b/>
                            <w:sz w:val="22"/>
                          </w:rPr>
                        </w:pPr>
                      </w:p>
                    </w:tc>
                    <w:tc>
                      <w:tcPr>
                        <w:tcW w:w="0" w:type="auto"/>
                        <w:tcMar>
                          <w:top w:w="80" w:type="dxa"/>
                          <w:bottom w:w="80" w:type="dxa"/>
                        </w:tcMar>
                      </w:tcPr>
                      <w:p w14:paraId="66719CAC"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2F945039"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79E328FA" w14:textId="77777777">
                    <w:tc>
                      <w:tcPr>
                        <w:tcW w:w="0" w:type="auto"/>
                        <w:tcMar>
                          <w:top w:w="80" w:type="dxa"/>
                          <w:bottom w:w="80" w:type="dxa"/>
                        </w:tcMar>
                      </w:tcPr>
                      <w:p w14:paraId="24D8435C" w14:textId="183E36AE" w:rsidR="00F96CF5" w:rsidRDefault="00773C45">
                        <w:pPr>
                          <w:rPr>
                            <w:rFonts w:ascii="Arial" w:eastAsia="Arial" w:hAnsi="Arial" w:cs="Arial"/>
                            <w:sz w:val="22"/>
                          </w:rPr>
                        </w:pPr>
                        <w:r>
                          <w:rPr>
                            <w:noProof/>
                          </w:rPr>
                          <mc:AlternateContent>
                            <mc:Choice Requires="wps">
                              <w:drawing>
                                <wp:anchor distT="0" distB="0" distL="114300" distR="114300" simplePos="0" relativeHeight="251658670" behindDoc="0" locked="1" layoutInCell="1" allowOverlap="1" wp14:anchorId="2A57DB05" wp14:editId="0CFB1AC2">
                                  <wp:simplePos x="0" y="0"/>
                                  <wp:positionH relativeFrom="column">
                                    <wp:align>center</wp:align>
                                  </wp:positionH>
                                  <wp:positionV relativeFrom="paragraph">
                                    <wp:posOffset>25400</wp:posOffset>
                                  </wp:positionV>
                                  <wp:extent cx="88900" cy="88900"/>
                                  <wp:effectExtent l="12065" t="8255" r="13335" b="7620"/>
                                  <wp:wrapNone/>
                                  <wp:docPr id="695888158" name="Oval 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0E084A2" id="Oval 461" o:spid="_x0000_s1026" style="position:absolute;margin-left:0;margin-top:2pt;width:7pt;height:7pt;z-index:2517749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79CDBC5" w14:textId="77777777" w:rsidR="00F96CF5" w:rsidRDefault="00F96CF5">
                        <w:pPr>
                          <w:rPr>
                            <w:rFonts w:ascii="Arial" w:eastAsia="Arial" w:hAnsi="Arial" w:cs="Arial"/>
                            <w:sz w:val="22"/>
                          </w:rPr>
                        </w:pPr>
                        <w:r>
                          <w:rPr>
                            <w:rFonts w:ascii="Arial" w:eastAsia="Arial" w:hAnsi="Arial" w:cs="Arial"/>
                            <w:sz w:val="22"/>
                          </w:rPr>
                          <w:t>Have climate change-related issues been integrated within traditional core policy areas (i.e., exchange rate, monetary, fiscal, and financial sector)</w:t>
                        </w:r>
                      </w:p>
                    </w:tc>
                    <w:tc>
                      <w:tcPr>
                        <w:tcW w:w="0" w:type="auto"/>
                        <w:tcMar>
                          <w:top w:w="80" w:type="dxa"/>
                          <w:bottom w:w="80" w:type="dxa"/>
                        </w:tcMar>
                        <w:vAlign w:val="center"/>
                      </w:tcPr>
                      <w:p w14:paraId="77A7C2A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52E7439" w14:textId="77777777">
                    <w:tc>
                      <w:tcPr>
                        <w:tcW w:w="0" w:type="auto"/>
                        <w:tcMar>
                          <w:top w:w="80" w:type="dxa"/>
                          <w:bottom w:w="80" w:type="dxa"/>
                        </w:tcMar>
                      </w:tcPr>
                      <w:p w14:paraId="1AA7F489" w14:textId="0A475784" w:rsidR="00F96CF5" w:rsidRDefault="00773C45">
                        <w:pPr>
                          <w:rPr>
                            <w:rFonts w:ascii="Arial" w:eastAsia="Arial" w:hAnsi="Arial" w:cs="Arial"/>
                            <w:sz w:val="22"/>
                          </w:rPr>
                        </w:pPr>
                        <w:r>
                          <w:rPr>
                            <w:noProof/>
                          </w:rPr>
                          <mc:AlternateContent>
                            <mc:Choice Requires="wps">
                              <w:drawing>
                                <wp:anchor distT="0" distB="0" distL="114300" distR="114300" simplePos="0" relativeHeight="251658671" behindDoc="0" locked="1" layoutInCell="1" allowOverlap="1" wp14:anchorId="077A1D58" wp14:editId="72ADA2B1">
                                  <wp:simplePos x="0" y="0"/>
                                  <wp:positionH relativeFrom="column">
                                    <wp:align>center</wp:align>
                                  </wp:positionH>
                                  <wp:positionV relativeFrom="paragraph">
                                    <wp:posOffset>25400</wp:posOffset>
                                  </wp:positionV>
                                  <wp:extent cx="88900" cy="88900"/>
                                  <wp:effectExtent l="12065" t="6350" r="13335" b="9525"/>
                                  <wp:wrapNone/>
                                  <wp:docPr id="27786780" name="Oval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F16D57E" id="Oval 462" o:spid="_x0000_s1026" style="position:absolute;margin-left:0;margin-top:2pt;width:7pt;height:7pt;z-index:2517760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85CED08" w14:textId="77777777" w:rsidR="00F96CF5" w:rsidRDefault="00F96CF5">
                        <w:pPr>
                          <w:rPr>
                            <w:rFonts w:ascii="Arial" w:eastAsia="Arial" w:hAnsi="Arial" w:cs="Arial"/>
                            <w:sz w:val="22"/>
                          </w:rPr>
                        </w:pPr>
                        <w:r>
                          <w:rPr>
                            <w:rFonts w:ascii="Arial" w:eastAsia="Arial" w:hAnsi="Arial" w:cs="Arial"/>
                            <w:sz w:val="22"/>
                          </w:rPr>
                          <w:t>Have climate change-related issues been integrated within traditional core policy areas (i.e., exchange rate, monetary, fiscal, and financial sector)</w:t>
                        </w:r>
                      </w:p>
                    </w:tc>
                    <w:tc>
                      <w:tcPr>
                        <w:tcW w:w="0" w:type="auto"/>
                        <w:tcMar>
                          <w:top w:w="80" w:type="dxa"/>
                          <w:bottom w:w="80" w:type="dxa"/>
                        </w:tcMar>
                        <w:vAlign w:val="center"/>
                      </w:tcPr>
                      <w:p w14:paraId="5FFE2DC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8ED21D1" w14:textId="77777777">
                    <w:tc>
                      <w:tcPr>
                        <w:tcW w:w="0" w:type="auto"/>
                        <w:tcMar>
                          <w:top w:w="80" w:type="dxa"/>
                          <w:bottom w:w="80" w:type="dxa"/>
                        </w:tcMar>
                      </w:tcPr>
                      <w:p w14:paraId="522D7524" w14:textId="0E4AAE9E" w:rsidR="00F96CF5" w:rsidRDefault="00773C45">
                        <w:pPr>
                          <w:rPr>
                            <w:rFonts w:ascii="Arial" w:eastAsia="Arial" w:hAnsi="Arial" w:cs="Arial"/>
                            <w:sz w:val="22"/>
                          </w:rPr>
                        </w:pPr>
                        <w:r>
                          <w:rPr>
                            <w:noProof/>
                          </w:rPr>
                          <mc:AlternateContent>
                            <mc:Choice Requires="wps">
                              <w:drawing>
                                <wp:anchor distT="0" distB="0" distL="114300" distR="114300" simplePos="0" relativeHeight="251658672" behindDoc="0" locked="1" layoutInCell="1" allowOverlap="1" wp14:anchorId="72C47A3B" wp14:editId="6B2BE706">
                                  <wp:simplePos x="0" y="0"/>
                                  <wp:positionH relativeFrom="column">
                                    <wp:align>center</wp:align>
                                  </wp:positionH>
                                  <wp:positionV relativeFrom="paragraph">
                                    <wp:posOffset>25400</wp:posOffset>
                                  </wp:positionV>
                                  <wp:extent cx="88900" cy="88900"/>
                                  <wp:effectExtent l="12065" t="13970" r="13335" b="11430"/>
                                  <wp:wrapNone/>
                                  <wp:docPr id="1073189266" name="Oval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726FF51" id="Oval 463" o:spid="_x0000_s1026" style="position:absolute;margin-left:0;margin-top:2pt;width:7pt;height:7pt;z-index:2517770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4F3B607" w14:textId="77777777" w:rsidR="00F96CF5" w:rsidRDefault="00F96CF5">
                        <w:pPr>
                          <w:rPr>
                            <w:rFonts w:ascii="Arial" w:eastAsia="Arial" w:hAnsi="Arial" w:cs="Arial"/>
                            <w:sz w:val="22"/>
                          </w:rPr>
                        </w:pPr>
                        <w:r>
                          <w:rPr>
                            <w:rFonts w:ascii="Arial" w:eastAsia="Arial" w:hAnsi="Arial" w:cs="Arial"/>
                            <w:sz w:val="22"/>
                          </w:rPr>
                          <w:t>Have climate change-related issues been integrated within traditional core policy areas (i.e., exchange rate, monetary, fiscal, and financial sector)</w:t>
                        </w:r>
                      </w:p>
                    </w:tc>
                    <w:tc>
                      <w:tcPr>
                        <w:tcW w:w="0" w:type="auto"/>
                        <w:tcMar>
                          <w:top w:w="80" w:type="dxa"/>
                          <w:bottom w:w="80" w:type="dxa"/>
                        </w:tcMar>
                        <w:vAlign w:val="center"/>
                      </w:tcPr>
                      <w:p w14:paraId="049AFD1E"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5F3A1F4" w14:textId="77777777">
                    <w:tc>
                      <w:tcPr>
                        <w:tcW w:w="0" w:type="auto"/>
                        <w:tcMar>
                          <w:top w:w="80" w:type="dxa"/>
                          <w:bottom w:w="80" w:type="dxa"/>
                        </w:tcMar>
                      </w:tcPr>
                      <w:p w14:paraId="4C37386D" w14:textId="67656D55" w:rsidR="00F96CF5" w:rsidRDefault="00773C45">
                        <w:pPr>
                          <w:rPr>
                            <w:rFonts w:ascii="Arial" w:eastAsia="Arial" w:hAnsi="Arial" w:cs="Arial"/>
                            <w:sz w:val="22"/>
                          </w:rPr>
                        </w:pPr>
                        <w:r>
                          <w:rPr>
                            <w:noProof/>
                          </w:rPr>
                          <mc:AlternateContent>
                            <mc:Choice Requires="wps">
                              <w:drawing>
                                <wp:anchor distT="0" distB="0" distL="114300" distR="114300" simplePos="0" relativeHeight="251658673" behindDoc="0" locked="1" layoutInCell="1" allowOverlap="1" wp14:anchorId="76920B49" wp14:editId="6B84F986">
                                  <wp:simplePos x="0" y="0"/>
                                  <wp:positionH relativeFrom="column">
                                    <wp:align>center</wp:align>
                                  </wp:positionH>
                                  <wp:positionV relativeFrom="paragraph">
                                    <wp:posOffset>25400</wp:posOffset>
                                  </wp:positionV>
                                  <wp:extent cx="88900" cy="88900"/>
                                  <wp:effectExtent l="12065" t="12065" r="13335" b="13335"/>
                                  <wp:wrapNone/>
                                  <wp:docPr id="2138315647" name="Oval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1677FE5" id="Oval 464" o:spid="_x0000_s1026" style="position:absolute;margin-left:0;margin-top:2pt;width:7pt;height:7pt;z-index:2517780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D7C7DD8" w14:textId="77777777" w:rsidR="00F96CF5" w:rsidRDefault="00F96CF5">
                        <w:pPr>
                          <w:rPr>
                            <w:rFonts w:ascii="Arial" w:eastAsia="Arial" w:hAnsi="Arial" w:cs="Arial"/>
                            <w:sz w:val="22"/>
                          </w:rPr>
                        </w:pPr>
                        <w:r>
                          <w:rPr>
                            <w:rFonts w:ascii="Arial" w:eastAsia="Arial" w:hAnsi="Arial" w:cs="Arial"/>
                            <w:sz w:val="22"/>
                          </w:rPr>
                          <w:t>Have climate change-related issues been integrated within traditional core policy areas (i.e., exchange rate, monetary, fiscal, and financial sector)</w:t>
                        </w:r>
                      </w:p>
                    </w:tc>
                    <w:tc>
                      <w:tcPr>
                        <w:tcW w:w="0" w:type="auto"/>
                        <w:tcMar>
                          <w:top w:w="80" w:type="dxa"/>
                          <w:bottom w:w="80" w:type="dxa"/>
                        </w:tcMar>
                        <w:vAlign w:val="center"/>
                      </w:tcPr>
                      <w:p w14:paraId="2BF4B5EA"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B18DD27" w14:textId="77777777">
                    <w:tc>
                      <w:tcPr>
                        <w:tcW w:w="0" w:type="auto"/>
                        <w:tcMar>
                          <w:top w:w="80" w:type="dxa"/>
                          <w:bottom w:w="80" w:type="dxa"/>
                        </w:tcMar>
                      </w:tcPr>
                      <w:p w14:paraId="4E990693" w14:textId="0C768180" w:rsidR="00F96CF5" w:rsidRDefault="00773C45">
                        <w:pPr>
                          <w:rPr>
                            <w:rFonts w:ascii="Arial" w:eastAsia="Arial" w:hAnsi="Arial" w:cs="Arial"/>
                            <w:sz w:val="22"/>
                          </w:rPr>
                        </w:pPr>
                        <w:r>
                          <w:rPr>
                            <w:noProof/>
                          </w:rPr>
                          <mc:AlternateContent>
                            <mc:Choice Requires="wps">
                              <w:drawing>
                                <wp:anchor distT="0" distB="0" distL="114300" distR="114300" simplePos="0" relativeHeight="251658674" behindDoc="0" locked="1" layoutInCell="1" allowOverlap="1" wp14:anchorId="5BC7F86A" wp14:editId="1AD22F8A">
                                  <wp:simplePos x="0" y="0"/>
                                  <wp:positionH relativeFrom="column">
                                    <wp:align>center</wp:align>
                                  </wp:positionH>
                                  <wp:positionV relativeFrom="paragraph">
                                    <wp:posOffset>25400</wp:posOffset>
                                  </wp:positionV>
                                  <wp:extent cx="88900" cy="88900"/>
                                  <wp:effectExtent l="12065" t="10160" r="13335" b="5715"/>
                                  <wp:wrapNone/>
                                  <wp:docPr id="1624591656" name="Oval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62B6E73" id="Oval 465" o:spid="_x0000_s1026" style="position:absolute;margin-left:0;margin-top:2pt;width:7pt;height:7pt;z-index:2517790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F9E15AF" w14:textId="77777777" w:rsidR="00F96CF5" w:rsidRDefault="00F96CF5">
                        <w:pPr>
                          <w:rPr>
                            <w:rFonts w:ascii="Arial" w:eastAsia="Arial" w:hAnsi="Arial" w:cs="Arial"/>
                            <w:sz w:val="22"/>
                          </w:rPr>
                        </w:pPr>
                        <w:r>
                          <w:rPr>
                            <w:rFonts w:ascii="Arial" w:eastAsia="Arial" w:hAnsi="Arial" w:cs="Arial"/>
                            <w:sz w:val="22"/>
                          </w:rPr>
                          <w:t>Have climate change-related issues crowded out other considerations in program design</w:t>
                        </w:r>
                      </w:p>
                    </w:tc>
                    <w:tc>
                      <w:tcPr>
                        <w:tcW w:w="0" w:type="auto"/>
                        <w:tcMar>
                          <w:top w:w="80" w:type="dxa"/>
                          <w:bottom w:w="80" w:type="dxa"/>
                        </w:tcMar>
                        <w:vAlign w:val="center"/>
                      </w:tcPr>
                      <w:p w14:paraId="4EB2C413"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AD37296" w14:textId="77777777">
                    <w:tc>
                      <w:tcPr>
                        <w:tcW w:w="0" w:type="auto"/>
                        <w:tcMar>
                          <w:top w:w="80" w:type="dxa"/>
                          <w:bottom w:w="80" w:type="dxa"/>
                        </w:tcMar>
                      </w:tcPr>
                      <w:p w14:paraId="43E8E940" w14:textId="042A70D6" w:rsidR="00F96CF5" w:rsidRDefault="00773C45">
                        <w:pPr>
                          <w:rPr>
                            <w:rFonts w:ascii="Arial" w:eastAsia="Arial" w:hAnsi="Arial" w:cs="Arial"/>
                            <w:sz w:val="22"/>
                          </w:rPr>
                        </w:pPr>
                        <w:r>
                          <w:rPr>
                            <w:noProof/>
                          </w:rPr>
                          <mc:AlternateContent>
                            <mc:Choice Requires="wps">
                              <w:drawing>
                                <wp:anchor distT="0" distB="0" distL="114300" distR="114300" simplePos="0" relativeHeight="251658675" behindDoc="0" locked="1" layoutInCell="1" allowOverlap="1" wp14:anchorId="2191CEF4" wp14:editId="5712B805">
                                  <wp:simplePos x="0" y="0"/>
                                  <wp:positionH relativeFrom="column">
                                    <wp:align>center</wp:align>
                                  </wp:positionH>
                                  <wp:positionV relativeFrom="paragraph">
                                    <wp:posOffset>25400</wp:posOffset>
                                  </wp:positionV>
                                  <wp:extent cx="88900" cy="88900"/>
                                  <wp:effectExtent l="12065" t="12065" r="13335" b="13335"/>
                                  <wp:wrapNone/>
                                  <wp:docPr id="1049197238" name="Oval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AF5BD68" id="Oval 466" o:spid="_x0000_s1026" style="position:absolute;margin-left:0;margin-top:2pt;width:7pt;height:7pt;z-index:2517800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9490C0C" w14:textId="77777777" w:rsidR="00F96CF5" w:rsidRDefault="00F96CF5">
                        <w:pPr>
                          <w:rPr>
                            <w:rFonts w:ascii="Arial" w:eastAsia="Arial" w:hAnsi="Arial" w:cs="Arial"/>
                            <w:sz w:val="22"/>
                          </w:rPr>
                        </w:pPr>
                        <w:r>
                          <w:rPr>
                            <w:rFonts w:ascii="Arial" w:eastAsia="Arial" w:hAnsi="Arial" w:cs="Arial"/>
                            <w:sz w:val="22"/>
                          </w:rPr>
                          <w:t>Have climate change-related issues crowded out other considerations in program design</w:t>
                        </w:r>
                      </w:p>
                    </w:tc>
                    <w:tc>
                      <w:tcPr>
                        <w:tcW w:w="0" w:type="auto"/>
                        <w:tcMar>
                          <w:top w:w="80" w:type="dxa"/>
                          <w:bottom w:w="80" w:type="dxa"/>
                        </w:tcMar>
                        <w:vAlign w:val="center"/>
                      </w:tcPr>
                      <w:p w14:paraId="6260135B"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6FF4BCC" w14:textId="77777777">
                    <w:tc>
                      <w:tcPr>
                        <w:tcW w:w="0" w:type="auto"/>
                        <w:tcMar>
                          <w:top w:w="80" w:type="dxa"/>
                          <w:bottom w:w="80" w:type="dxa"/>
                        </w:tcMar>
                      </w:tcPr>
                      <w:p w14:paraId="3CDFA6E1" w14:textId="07133B4A" w:rsidR="00F96CF5" w:rsidRDefault="00773C45">
                        <w:pPr>
                          <w:rPr>
                            <w:rFonts w:ascii="Arial" w:eastAsia="Arial" w:hAnsi="Arial" w:cs="Arial"/>
                            <w:sz w:val="22"/>
                          </w:rPr>
                        </w:pPr>
                        <w:r>
                          <w:rPr>
                            <w:noProof/>
                          </w:rPr>
                          <mc:AlternateContent>
                            <mc:Choice Requires="wps">
                              <w:drawing>
                                <wp:anchor distT="0" distB="0" distL="114300" distR="114300" simplePos="0" relativeHeight="251658676" behindDoc="0" locked="1" layoutInCell="1" allowOverlap="1" wp14:anchorId="71BD3550" wp14:editId="602503E4">
                                  <wp:simplePos x="0" y="0"/>
                                  <wp:positionH relativeFrom="column">
                                    <wp:align>center</wp:align>
                                  </wp:positionH>
                                  <wp:positionV relativeFrom="paragraph">
                                    <wp:posOffset>25400</wp:posOffset>
                                  </wp:positionV>
                                  <wp:extent cx="88900" cy="88900"/>
                                  <wp:effectExtent l="12065" t="13970" r="13335" b="11430"/>
                                  <wp:wrapNone/>
                                  <wp:docPr id="388152144" name="Oval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23F222D" id="Oval 467" o:spid="_x0000_s1026" style="position:absolute;margin-left:0;margin-top:2pt;width:7pt;height:7pt;z-index:2517811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B11DD07" w14:textId="77777777" w:rsidR="00F96CF5" w:rsidRDefault="00F96CF5">
                        <w:pPr>
                          <w:rPr>
                            <w:rFonts w:ascii="Arial" w:eastAsia="Arial" w:hAnsi="Arial" w:cs="Arial"/>
                            <w:sz w:val="22"/>
                          </w:rPr>
                        </w:pPr>
                        <w:r>
                          <w:rPr>
                            <w:rFonts w:ascii="Arial" w:eastAsia="Arial" w:hAnsi="Arial" w:cs="Arial"/>
                            <w:sz w:val="22"/>
                          </w:rPr>
                          <w:t>Have climate change-related issues crowded out other considerations in program design</w:t>
                        </w:r>
                      </w:p>
                    </w:tc>
                    <w:tc>
                      <w:tcPr>
                        <w:tcW w:w="0" w:type="auto"/>
                        <w:tcMar>
                          <w:top w:w="80" w:type="dxa"/>
                          <w:bottom w:w="80" w:type="dxa"/>
                        </w:tcMar>
                        <w:vAlign w:val="center"/>
                      </w:tcPr>
                      <w:p w14:paraId="275946D6"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55C9872" w14:textId="77777777">
                    <w:tc>
                      <w:tcPr>
                        <w:tcW w:w="0" w:type="auto"/>
                        <w:tcMar>
                          <w:top w:w="80" w:type="dxa"/>
                          <w:bottom w:w="80" w:type="dxa"/>
                        </w:tcMar>
                      </w:tcPr>
                      <w:p w14:paraId="2B0B9299" w14:textId="24C68336" w:rsidR="00F96CF5" w:rsidRDefault="00773C45">
                        <w:pPr>
                          <w:rPr>
                            <w:rFonts w:ascii="Arial" w:eastAsia="Arial" w:hAnsi="Arial" w:cs="Arial"/>
                            <w:sz w:val="22"/>
                          </w:rPr>
                        </w:pPr>
                        <w:r>
                          <w:rPr>
                            <w:noProof/>
                          </w:rPr>
                          <mc:AlternateContent>
                            <mc:Choice Requires="wps">
                              <w:drawing>
                                <wp:anchor distT="0" distB="0" distL="114300" distR="114300" simplePos="0" relativeHeight="251658677" behindDoc="0" locked="1" layoutInCell="1" allowOverlap="1" wp14:anchorId="02B333A1" wp14:editId="7D3992ED">
                                  <wp:simplePos x="0" y="0"/>
                                  <wp:positionH relativeFrom="column">
                                    <wp:align>center</wp:align>
                                  </wp:positionH>
                                  <wp:positionV relativeFrom="paragraph">
                                    <wp:posOffset>25400</wp:posOffset>
                                  </wp:positionV>
                                  <wp:extent cx="88900" cy="88900"/>
                                  <wp:effectExtent l="12065" t="12065" r="13335" b="13335"/>
                                  <wp:wrapNone/>
                                  <wp:docPr id="1415192157" name="Oval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2B3BFCC" id="Oval 468" o:spid="_x0000_s1026" style="position:absolute;margin-left:0;margin-top:2pt;width:7pt;height:7pt;z-index:2517821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603C7FA" w14:textId="77777777" w:rsidR="00F96CF5" w:rsidRDefault="00F96CF5">
                        <w:pPr>
                          <w:rPr>
                            <w:rFonts w:ascii="Arial" w:eastAsia="Arial" w:hAnsi="Arial" w:cs="Arial"/>
                            <w:sz w:val="22"/>
                          </w:rPr>
                        </w:pPr>
                        <w:r>
                          <w:rPr>
                            <w:rFonts w:ascii="Arial" w:eastAsia="Arial" w:hAnsi="Arial" w:cs="Arial"/>
                            <w:sz w:val="22"/>
                          </w:rPr>
                          <w:t>Have climate change-related issues crowded out other considerations in program design</w:t>
                        </w:r>
                      </w:p>
                    </w:tc>
                    <w:tc>
                      <w:tcPr>
                        <w:tcW w:w="0" w:type="auto"/>
                        <w:tcMar>
                          <w:top w:w="80" w:type="dxa"/>
                          <w:bottom w:w="80" w:type="dxa"/>
                        </w:tcMar>
                        <w:vAlign w:val="center"/>
                      </w:tcPr>
                      <w:p w14:paraId="0A1BBE34"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153FA855" w14:textId="77777777">
                    <w:tc>
                      <w:tcPr>
                        <w:tcW w:w="0" w:type="auto"/>
                        <w:tcMar>
                          <w:top w:w="80" w:type="dxa"/>
                          <w:bottom w:w="80" w:type="dxa"/>
                        </w:tcMar>
                      </w:tcPr>
                      <w:p w14:paraId="2C51392A" w14:textId="5D708912" w:rsidR="00F96CF5" w:rsidRDefault="00773C45">
                        <w:pPr>
                          <w:rPr>
                            <w:rFonts w:ascii="Arial" w:eastAsia="Arial" w:hAnsi="Arial" w:cs="Arial"/>
                            <w:sz w:val="22"/>
                          </w:rPr>
                        </w:pPr>
                        <w:r>
                          <w:rPr>
                            <w:noProof/>
                          </w:rPr>
                          <mc:AlternateContent>
                            <mc:Choice Requires="wps">
                              <w:drawing>
                                <wp:anchor distT="0" distB="0" distL="114300" distR="114300" simplePos="0" relativeHeight="251658678" behindDoc="0" locked="1" layoutInCell="1" allowOverlap="1" wp14:anchorId="2FD05AD1" wp14:editId="02F072CB">
                                  <wp:simplePos x="0" y="0"/>
                                  <wp:positionH relativeFrom="column">
                                    <wp:align>center</wp:align>
                                  </wp:positionH>
                                  <wp:positionV relativeFrom="paragraph">
                                    <wp:posOffset>25400</wp:posOffset>
                                  </wp:positionV>
                                  <wp:extent cx="88900" cy="88900"/>
                                  <wp:effectExtent l="12065" t="13970" r="13335" b="11430"/>
                                  <wp:wrapNone/>
                                  <wp:docPr id="327627821" name="Oval 4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74969CE" id="Oval 469" o:spid="_x0000_s1026" style="position:absolute;margin-left:0;margin-top:2pt;width:7pt;height:7pt;z-index:2517831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30ABB60" w14:textId="77777777" w:rsidR="00F96CF5" w:rsidRDefault="00F96CF5">
                        <w:pPr>
                          <w:rPr>
                            <w:rFonts w:ascii="Arial" w:eastAsia="Arial" w:hAnsi="Arial" w:cs="Arial"/>
                            <w:sz w:val="22"/>
                          </w:rPr>
                        </w:pPr>
                        <w:r>
                          <w:rPr>
                            <w:rFonts w:ascii="Arial" w:eastAsia="Arial" w:hAnsi="Arial" w:cs="Arial"/>
                            <w:sz w:val="22"/>
                          </w:rPr>
                          <w:t>Have IMF staff received guidance on how to incorporate climate change-related considerations in these programs</w:t>
                        </w:r>
                      </w:p>
                    </w:tc>
                    <w:tc>
                      <w:tcPr>
                        <w:tcW w:w="0" w:type="auto"/>
                        <w:tcMar>
                          <w:top w:w="80" w:type="dxa"/>
                          <w:bottom w:w="80" w:type="dxa"/>
                        </w:tcMar>
                        <w:vAlign w:val="center"/>
                      </w:tcPr>
                      <w:p w14:paraId="0DC337C8"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4D7E55D" w14:textId="77777777">
                    <w:tc>
                      <w:tcPr>
                        <w:tcW w:w="0" w:type="auto"/>
                        <w:tcMar>
                          <w:top w:w="80" w:type="dxa"/>
                          <w:bottom w:w="80" w:type="dxa"/>
                        </w:tcMar>
                      </w:tcPr>
                      <w:p w14:paraId="462992F4" w14:textId="7BB86F97" w:rsidR="00F96CF5" w:rsidRDefault="00773C45">
                        <w:pPr>
                          <w:rPr>
                            <w:rFonts w:ascii="Arial" w:eastAsia="Arial" w:hAnsi="Arial" w:cs="Arial"/>
                            <w:sz w:val="22"/>
                          </w:rPr>
                        </w:pPr>
                        <w:r>
                          <w:rPr>
                            <w:noProof/>
                          </w:rPr>
                          <mc:AlternateContent>
                            <mc:Choice Requires="wps">
                              <w:drawing>
                                <wp:anchor distT="0" distB="0" distL="114300" distR="114300" simplePos="0" relativeHeight="251658679" behindDoc="0" locked="1" layoutInCell="1" allowOverlap="1" wp14:anchorId="6738C7A9" wp14:editId="330C58D3">
                                  <wp:simplePos x="0" y="0"/>
                                  <wp:positionH relativeFrom="column">
                                    <wp:align>center</wp:align>
                                  </wp:positionH>
                                  <wp:positionV relativeFrom="paragraph">
                                    <wp:posOffset>25400</wp:posOffset>
                                  </wp:positionV>
                                  <wp:extent cx="88900" cy="88900"/>
                                  <wp:effectExtent l="12065" t="6350" r="13335" b="9525"/>
                                  <wp:wrapNone/>
                                  <wp:docPr id="997266088" name="Oval 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3B236D8" id="Oval 470" o:spid="_x0000_s1026" style="position:absolute;margin-left:0;margin-top:2pt;width:7pt;height:7pt;z-index:251784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3F77ED2" w14:textId="77777777" w:rsidR="00F96CF5" w:rsidRDefault="00F96CF5">
                        <w:pPr>
                          <w:rPr>
                            <w:rFonts w:ascii="Arial" w:eastAsia="Arial" w:hAnsi="Arial" w:cs="Arial"/>
                            <w:sz w:val="22"/>
                          </w:rPr>
                        </w:pPr>
                        <w:r>
                          <w:rPr>
                            <w:rFonts w:ascii="Arial" w:eastAsia="Arial" w:hAnsi="Arial" w:cs="Arial"/>
                            <w:sz w:val="22"/>
                          </w:rPr>
                          <w:t>Have IMF staff received guidance on how to incorporate climate change-related considerations in these programs</w:t>
                        </w:r>
                      </w:p>
                    </w:tc>
                    <w:tc>
                      <w:tcPr>
                        <w:tcW w:w="0" w:type="auto"/>
                        <w:tcMar>
                          <w:top w:w="80" w:type="dxa"/>
                          <w:bottom w:w="80" w:type="dxa"/>
                        </w:tcMar>
                        <w:vAlign w:val="center"/>
                      </w:tcPr>
                      <w:p w14:paraId="08C9128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EB7ED93" w14:textId="77777777">
                    <w:tc>
                      <w:tcPr>
                        <w:tcW w:w="0" w:type="auto"/>
                        <w:tcMar>
                          <w:top w:w="80" w:type="dxa"/>
                          <w:bottom w:w="80" w:type="dxa"/>
                        </w:tcMar>
                      </w:tcPr>
                      <w:p w14:paraId="0986D5FD" w14:textId="61A5AF0E" w:rsidR="00F96CF5" w:rsidRDefault="00773C45">
                        <w:pPr>
                          <w:rPr>
                            <w:rFonts w:ascii="Arial" w:eastAsia="Arial" w:hAnsi="Arial" w:cs="Arial"/>
                            <w:sz w:val="22"/>
                          </w:rPr>
                        </w:pPr>
                        <w:r>
                          <w:rPr>
                            <w:noProof/>
                          </w:rPr>
                          <mc:AlternateContent>
                            <mc:Choice Requires="wps">
                              <w:drawing>
                                <wp:anchor distT="0" distB="0" distL="114300" distR="114300" simplePos="0" relativeHeight="251658680" behindDoc="0" locked="1" layoutInCell="1" allowOverlap="1" wp14:anchorId="08509708" wp14:editId="0A4DB1AB">
                                  <wp:simplePos x="0" y="0"/>
                                  <wp:positionH relativeFrom="column">
                                    <wp:align>center</wp:align>
                                  </wp:positionH>
                                  <wp:positionV relativeFrom="paragraph">
                                    <wp:posOffset>25400</wp:posOffset>
                                  </wp:positionV>
                                  <wp:extent cx="88900" cy="88900"/>
                                  <wp:effectExtent l="12065" t="8255" r="13335" b="7620"/>
                                  <wp:wrapNone/>
                                  <wp:docPr id="1665677904" name="Oval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753DFB4" id="Oval 471" o:spid="_x0000_s1026" style="position:absolute;margin-left:0;margin-top:2pt;width:7pt;height:7pt;z-index:2517852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4CBFD0A" w14:textId="77777777" w:rsidR="00F96CF5" w:rsidRDefault="00F96CF5">
                        <w:pPr>
                          <w:rPr>
                            <w:rFonts w:ascii="Arial" w:eastAsia="Arial" w:hAnsi="Arial" w:cs="Arial"/>
                            <w:sz w:val="22"/>
                          </w:rPr>
                        </w:pPr>
                        <w:r>
                          <w:rPr>
                            <w:rFonts w:ascii="Arial" w:eastAsia="Arial" w:hAnsi="Arial" w:cs="Arial"/>
                            <w:sz w:val="22"/>
                          </w:rPr>
                          <w:t>Have IMF staff received guidance on how to incorporate climate change-related considerations in these programs</w:t>
                        </w:r>
                      </w:p>
                    </w:tc>
                    <w:tc>
                      <w:tcPr>
                        <w:tcW w:w="0" w:type="auto"/>
                        <w:tcMar>
                          <w:top w:w="80" w:type="dxa"/>
                          <w:bottom w:w="80" w:type="dxa"/>
                        </w:tcMar>
                        <w:vAlign w:val="center"/>
                      </w:tcPr>
                      <w:p w14:paraId="70B72FF6"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BB51D69" w14:textId="77777777">
                    <w:tc>
                      <w:tcPr>
                        <w:tcW w:w="0" w:type="auto"/>
                        <w:tcMar>
                          <w:top w:w="80" w:type="dxa"/>
                          <w:bottom w:w="80" w:type="dxa"/>
                        </w:tcMar>
                      </w:tcPr>
                      <w:p w14:paraId="3121E7F6" w14:textId="06B08B39" w:rsidR="00F96CF5" w:rsidRDefault="00773C45">
                        <w:pPr>
                          <w:rPr>
                            <w:rFonts w:ascii="Arial" w:eastAsia="Arial" w:hAnsi="Arial" w:cs="Arial"/>
                            <w:sz w:val="22"/>
                          </w:rPr>
                        </w:pPr>
                        <w:r>
                          <w:rPr>
                            <w:noProof/>
                          </w:rPr>
                          <mc:AlternateContent>
                            <mc:Choice Requires="wps">
                              <w:drawing>
                                <wp:anchor distT="0" distB="0" distL="114300" distR="114300" simplePos="0" relativeHeight="251658681" behindDoc="0" locked="1" layoutInCell="1" allowOverlap="1" wp14:anchorId="16BED252" wp14:editId="09C932DA">
                                  <wp:simplePos x="0" y="0"/>
                                  <wp:positionH relativeFrom="column">
                                    <wp:align>center</wp:align>
                                  </wp:positionH>
                                  <wp:positionV relativeFrom="paragraph">
                                    <wp:posOffset>25400</wp:posOffset>
                                  </wp:positionV>
                                  <wp:extent cx="88900" cy="88900"/>
                                  <wp:effectExtent l="12065" t="6350" r="13335" b="9525"/>
                                  <wp:wrapNone/>
                                  <wp:docPr id="1075612294" name="Oval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8C6A7BE" id="Oval 472" o:spid="_x0000_s1026" style="position:absolute;margin-left:0;margin-top:2pt;width:7pt;height:7pt;z-index:251786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CCC8DBF" w14:textId="77777777" w:rsidR="00F96CF5" w:rsidRDefault="00F96CF5">
                        <w:pPr>
                          <w:rPr>
                            <w:rFonts w:ascii="Arial" w:eastAsia="Arial" w:hAnsi="Arial" w:cs="Arial"/>
                            <w:sz w:val="22"/>
                          </w:rPr>
                        </w:pPr>
                        <w:r>
                          <w:rPr>
                            <w:rFonts w:ascii="Arial" w:eastAsia="Arial" w:hAnsi="Arial" w:cs="Arial"/>
                            <w:sz w:val="22"/>
                          </w:rPr>
                          <w:t>Have IMF staff received guidance on how to incorporate climate change-related considerations in these programs</w:t>
                        </w:r>
                      </w:p>
                    </w:tc>
                    <w:tc>
                      <w:tcPr>
                        <w:tcW w:w="0" w:type="auto"/>
                        <w:tcMar>
                          <w:top w:w="80" w:type="dxa"/>
                          <w:bottom w:w="80" w:type="dxa"/>
                        </w:tcMar>
                        <w:vAlign w:val="center"/>
                      </w:tcPr>
                      <w:p w14:paraId="4E66E03B"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66A2DC9F" w14:textId="77777777">
                    <w:tc>
                      <w:tcPr>
                        <w:tcW w:w="0" w:type="auto"/>
                        <w:tcMar>
                          <w:top w:w="80" w:type="dxa"/>
                          <w:bottom w:w="80" w:type="dxa"/>
                        </w:tcMar>
                      </w:tcPr>
                      <w:p w14:paraId="4E362726" w14:textId="4FF09C80" w:rsidR="00F96CF5" w:rsidRDefault="00773C45">
                        <w:pPr>
                          <w:rPr>
                            <w:rFonts w:ascii="Arial" w:eastAsia="Arial" w:hAnsi="Arial" w:cs="Arial"/>
                            <w:sz w:val="22"/>
                          </w:rPr>
                        </w:pPr>
                        <w:r>
                          <w:rPr>
                            <w:noProof/>
                          </w:rPr>
                          <mc:AlternateContent>
                            <mc:Choice Requires="wps">
                              <w:drawing>
                                <wp:anchor distT="0" distB="0" distL="114300" distR="114300" simplePos="0" relativeHeight="251658682" behindDoc="0" locked="1" layoutInCell="1" allowOverlap="1" wp14:anchorId="3197410C" wp14:editId="660E5C1C">
                                  <wp:simplePos x="0" y="0"/>
                                  <wp:positionH relativeFrom="column">
                                    <wp:align>center</wp:align>
                                  </wp:positionH>
                                  <wp:positionV relativeFrom="paragraph">
                                    <wp:posOffset>25400</wp:posOffset>
                                  </wp:positionV>
                                  <wp:extent cx="88900" cy="88900"/>
                                  <wp:effectExtent l="12065" t="8255" r="13335" b="7620"/>
                                  <wp:wrapNone/>
                                  <wp:docPr id="900642696" name="Oval 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D2A9A00" id="Oval 473" o:spid="_x0000_s1026" style="position:absolute;margin-left:0;margin-top:2pt;width:7pt;height:7pt;z-index:251787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E88CD20" w14:textId="77777777" w:rsidR="00F96CF5" w:rsidRDefault="00F96CF5">
                        <w:pPr>
                          <w:rPr>
                            <w:rFonts w:ascii="Arial" w:eastAsia="Arial" w:hAnsi="Arial" w:cs="Arial"/>
                            <w:sz w:val="22"/>
                          </w:rPr>
                        </w:pPr>
                        <w:r>
                          <w:rPr>
                            <w:rFonts w:ascii="Arial" w:eastAsia="Arial" w:hAnsi="Arial" w:cs="Arial"/>
                            <w:sz w:val="22"/>
                          </w:rPr>
                          <w:t>Would it be feasible to achieve climate change-related objectives using non-RSF facilities</w:t>
                        </w:r>
                      </w:p>
                    </w:tc>
                    <w:tc>
                      <w:tcPr>
                        <w:tcW w:w="0" w:type="auto"/>
                        <w:tcMar>
                          <w:top w:w="80" w:type="dxa"/>
                          <w:bottom w:w="80" w:type="dxa"/>
                        </w:tcMar>
                        <w:vAlign w:val="center"/>
                      </w:tcPr>
                      <w:p w14:paraId="313202D1"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79D1CB2" w14:textId="77777777">
                    <w:tc>
                      <w:tcPr>
                        <w:tcW w:w="0" w:type="auto"/>
                        <w:tcMar>
                          <w:top w:w="80" w:type="dxa"/>
                          <w:bottom w:w="80" w:type="dxa"/>
                        </w:tcMar>
                      </w:tcPr>
                      <w:p w14:paraId="10F6B1A8" w14:textId="196A24AA" w:rsidR="00F96CF5" w:rsidRDefault="00773C45">
                        <w:pPr>
                          <w:rPr>
                            <w:rFonts w:ascii="Arial" w:eastAsia="Arial" w:hAnsi="Arial" w:cs="Arial"/>
                            <w:sz w:val="22"/>
                          </w:rPr>
                        </w:pPr>
                        <w:r>
                          <w:rPr>
                            <w:noProof/>
                          </w:rPr>
                          <mc:AlternateContent>
                            <mc:Choice Requires="wps">
                              <w:drawing>
                                <wp:anchor distT="0" distB="0" distL="114300" distR="114300" simplePos="0" relativeHeight="251658683" behindDoc="0" locked="1" layoutInCell="1" allowOverlap="1" wp14:anchorId="12A7381D" wp14:editId="4BA87A56">
                                  <wp:simplePos x="0" y="0"/>
                                  <wp:positionH relativeFrom="column">
                                    <wp:align>center</wp:align>
                                  </wp:positionH>
                                  <wp:positionV relativeFrom="paragraph">
                                    <wp:posOffset>25400</wp:posOffset>
                                  </wp:positionV>
                                  <wp:extent cx="88900" cy="88900"/>
                                  <wp:effectExtent l="12065" t="10160" r="13335" b="5715"/>
                                  <wp:wrapNone/>
                                  <wp:docPr id="1884524151" name="Oval 4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934DE08" id="Oval 474" o:spid="_x0000_s1026" style="position:absolute;margin-left:0;margin-top:2pt;width:7pt;height:7pt;z-index:251788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30A311A" w14:textId="77777777" w:rsidR="00F96CF5" w:rsidRDefault="00F96CF5">
                        <w:pPr>
                          <w:rPr>
                            <w:rFonts w:ascii="Arial" w:eastAsia="Arial" w:hAnsi="Arial" w:cs="Arial"/>
                            <w:sz w:val="22"/>
                          </w:rPr>
                        </w:pPr>
                        <w:r>
                          <w:rPr>
                            <w:rFonts w:ascii="Arial" w:eastAsia="Arial" w:hAnsi="Arial" w:cs="Arial"/>
                            <w:sz w:val="22"/>
                          </w:rPr>
                          <w:t>Would it be feasible to achieve climate change-related objectives using non-RSF facilities</w:t>
                        </w:r>
                      </w:p>
                    </w:tc>
                    <w:tc>
                      <w:tcPr>
                        <w:tcW w:w="0" w:type="auto"/>
                        <w:tcMar>
                          <w:top w:w="80" w:type="dxa"/>
                          <w:bottom w:w="80" w:type="dxa"/>
                        </w:tcMar>
                        <w:vAlign w:val="center"/>
                      </w:tcPr>
                      <w:p w14:paraId="190A9FB2"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D3C014C" w14:textId="77777777">
                    <w:tc>
                      <w:tcPr>
                        <w:tcW w:w="0" w:type="auto"/>
                        <w:tcMar>
                          <w:top w:w="80" w:type="dxa"/>
                          <w:bottom w:w="80" w:type="dxa"/>
                        </w:tcMar>
                      </w:tcPr>
                      <w:p w14:paraId="7162B8DF" w14:textId="0C437DB5" w:rsidR="00F96CF5" w:rsidRDefault="00773C45">
                        <w:pPr>
                          <w:rPr>
                            <w:rFonts w:ascii="Arial" w:eastAsia="Arial" w:hAnsi="Arial" w:cs="Arial"/>
                            <w:sz w:val="22"/>
                          </w:rPr>
                        </w:pPr>
                        <w:r>
                          <w:rPr>
                            <w:noProof/>
                          </w:rPr>
                          <mc:AlternateContent>
                            <mc:Choice Requires="wps">
                              <w:drawing>
                                <wp:anchor distT="0" distB="0" distL="114300" distR="114300" simplePos="0" relativeHeight="251658684" behindDoc="0" locked="1" layoutInCell="1" allowOverlap="1" wp14:anchorId="34206057" wp14:editId="2C607A60">
                                  <wp:simplePos x="0" y="0"/>
                                  <wp:positionH relativeFrom="column">
                                    <wp:align>center</wp:align>
                                  </wp:positionH>
                                  <wp:positionV relativeFrom="paragraph">
                                    <wp:posOffset>25400</wp:posOffset>
                                  </wp:positionV>
                                  <wp:extent cx="88900" cy="88900"/>
                                  <wp:effectExtent l="12065" t="12065" r="13335" b="13335"/>
                                  <wp:wrapNone/>
                                  <wp:docPr id="281869708" name="Oval 4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FC8F0F8" id="Oval 475" o:spid="_x0000_s1026" style="position:absolute;margin-left:0;margin-top:2pt;width:7pt;height:7pt;z-index:251789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35B258A" w14:textId="77777777" w:rsidR="00F96CF5" w:rsidRDefault="00F96CF5">
                        <w:pPr>
                          <w:rPr>
                            <w:rFonts w:ascii="Arial" w:eastAsia="Arial" w:hAnsi="Arial" w:cs="Arial"/>
                            <w:sz w:val="22"/>
                          </w:rPr>
                        </w:pPr>
                        <w:r>
                          <w:rPr>
                            <w:rFonts w:ascii="Arial" w:eastAsia="Arial" w:hAnsi="Arial" w:cs="Arial"/>
                            <w:sz w:val="22"/>
                          </w:rPr>
                          <w:t>Would it be feasible to achieve climate change-related objectives using non-RSF facilities</w:t>
                        </w:r>
                      </w:p>
                    </w:tc>
                    <w:tc>
                      <w:tcPr>
                        <w:tcW w:w="0" w:type="auto"/>
                        <w:tcMar>
                          <w:top w:w="80" w:type="dxa"/>
                          <w:bottom w:w="80" w:type="dxa"/>
                        </w:tcMar>
                        <w:vAlign w:val="center"/>
                      </w:tcPr>
                      <w:p w14:paraId="0ABC19F2"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D66F983" w14:textId="77777777">
                    <w:tc>
                      <w:tcPr>
                        <w:tcW w:w="0" w:type="auto"/>
                        <w:tcMar>
                          <w:top w:w="80" w:type="dxa"/>
                          <w:bottom w:w="80" w:type="dxa"/>
                        </w:tcMar>
                      </w:tcPr>
                      <w:p w14:paraId="320ABD24" w14:textId="0B17D375" w:rsidR="00F96CF5" w:rsidRDefault="00773C45">
                        <w:pPr>
                          <w:rPr>
                            <w:rFonts w:ascii="Arial" w:eastAsia="Arial" w:hAnsi="Arial" w:cs="Arial"/>
                            <w:sz w:val="22"/>
                          </w:rPr>
                        </w:pPr>
                        <w:r>
                          <w:rPr>
                            <w:noProof/>
                          </w:rPr>
                          <mc:AlternateContent>
                            <mc:Choice Requires="wps">
                              <w:drawing>
                                <wp:anchor distT="0" distB="0" distL="114300" distR="114300" simplePos="0" relativeHeight="251658685" behindDoc="0" locked="1" layoutInCell="1" allowOverlap="1" wp14:anchorId="591CBF19" wp14:editId="1E5702EC">
                                  <wp:simplePos x="0" y="0"/>
                                  <wp:positionH relativeFrom="column">
                                    <wp:align>center</wp:align>
                                  </wp:positionH>
                                  <wp:positionV relativeFrom="paragraph">
                                    <wp:posOffset>25400</wp:posOffset>
                                  </wp:positionV>
                                  <wp:extent cx="88900" cy="88900"/>
                                  <wp:effectExtent l="12065" t="10160" r="13335" b="5715"/>
                                  <wp:wrapNone/>
                                  <wp:docPr id="1774482781" name="Oval 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696949A" id="Oval 476" o:spid="_x0000_s1026" style="position:absolute;margin-left:0;margin-top:2pt;width:7pt;height:7pt;z-index:2517903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106E3B8" w14:textId="77777777" w:rsidR="00F96CF5" w:rsidRDefault="00F96CF5">
                        <w:pPr>
                          <w:rPr>
                            <w:rFonts w:ascii="Arial" w:eastAsia="Arial" w:hAnsi="Arial" w:cs="Arial"/>
                            <w:sz w:val="22"/>
                          </w:rPr>
                        </w:pPr>
                        <w:r>
                          <w:rPr>
                            <w:rFonts w:ascii="Arial" w:eastAsia="Arial" w:hAnsi="Arial" w:cs="Arial"/>
                            <w:sz w:val="22"/>
                          </w:rPr>
                          <w:t>Would it be feasible to achieve climate change-related objectives using non-RSF facilities</w:t>
                        </w:r>
                      </w:p>
                    </w:tc>
                    <w:tc>
                      <w:tcPr>
                        <w:tcW w:w="0" w:type="auto"/>
                        <w:tcMar>
                          <w:top w:w="80" w:type="dxa"/>
                          <w:bottom w:w="80" w:type="dxa"/>
                        </w:tcMar>
                        <w:vAlign w:val="center"/>
                      </w:tcPr>
                      <w:p w14:paraId="605AFB49" w14:textId="77777777" w:rsidR="00F96CF5" w:rsidRDefault="00F96CF5">
                        <w:pPr>
                          <w:rPr>
                            <w:rFonts w:ascii="Arial" w:eastAsia="Arial" w:hAnsi="Arial" w:cs="Arial"/>
                            <w:sz w:val="22"/>
                          </w:rPr>
                        </w:pPr>
                        <w:r>
                          <w:rPr>
                            <w:rFonts w:ascii="Arial" w:eastAsia="Arial" w:hAnsi="Arial" w:cs="Arial"/>
                            <w:sz w:val="22"/>
                          </w:rPr>
                          <w:t>To a great extent</w:t>
                        </w:r>
                      </w:p>
                    </w:tc>
                  </w:tr>
                </w:tbl>
                <w:p w14:paraId="127ECFD7" w14:textId="77777777" w:rsidR="00F96CF5" w:rsidRDefault="00F96CF5">
                  <w:pPr>
                    <w:rPr>
                      <w:rFonts w:ascii="Arial" w:eastAsia="Arial" w:hAnsi="Arial" w:cs="Arial"/>
                      <w:sz w:val="22"/>
                    </w:rPr>
                  </w:pPr>
                </w:p>
              </w:tc>
            </w:tr>
          </w:tbl>
          <w:p w14:paraId="396C9ACE" w14:textId="77777777" w:rsidR="00F96CF5" w:rsidRDefault="00F96CF5">
            <w:pPr>
              <w:rPr>
                <w:rFonts w:ascii="Arial" w:eastAsia="Arial" w:hAnsi="Arial" w:cs="Arial"/>
                <w:sz w:val="22"/>
              </w:rPr>
            </w:pPr>
          </w:p>
        </w:tc>
      </w:tr>
    </w:tbl>
    <w:p w14:paraId="1E24E4FE" w14:textId="77777777" w:rsidR="00F96CF5" w:rsidRDefault="00F96CF5">
      <w:pPr>
        <w:rPr>
          <w:rFonts w:ascii="Arial" w:eastAsia="Arial" w:hAnsi="Arial" w:cs="Arial"/>
          <w:sz w:val="22"/>
        </w:rPr>
        <w:sectPr w:rsidR="00F96CF5">
          <w:pgSz w:w="12240" w:h="15840"/>
          <w:pgMar w:top="1440" w:right="1800" w:bottom="1440" w:left="1800" w:header="708"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0A755FCD" w14:textId="77777777">
        <w:trPr>
          <w:trHeight w:val="330"/>
        </w:trPr>
        <w:tc>
          <w:tcPr>
            <w:tcW w:w="0" w:type="auto"/>
            <w:tcBorders>
              <w:top w:val="single" w:sz="4" w:space="0" w:color="auto"/>
              <w:left w:val="single" w:sz="4" w:space="0" w:color="auto"/>
              <w:bottom w:val="single" w:sz="4" w:space="0" w:color="auto"/>
              <w:right w:val="single" w:sz="4" w:space="0" w:color="auto"/>
            </w:tcBorders>
            <w:shd w:val="clear" w:color="auto" w:fill="D3D3D3"/>
            <w:tcMar>
              <w:top w:w="80" w:type="dxa"/>
              <w:bottom w:w="80" w:type="dxa"/>
            </w:tcMar>
            <w:vAlign w:val="center"/>
          </w:tcPr>
          <w:p w14:paraId="0871A28B" w14:textId="77777777" w:rsidR="00F96CF5" w:rsidRDefault="00F96CF5">
            <w:pPr>
              <w:rPr>
                <w:rFonts w:ascii="Arial" w:eastAsia="Arial" w:hAnsi="Arial" w:cs="Arial"/>
                <w:b/>
                <w:sz w:val="22"/>
              </w:rPr>
            </w:pPr>
            <w:r>
              <w:rPr>
                <w:rFonts w:ascii="Arial" w:eastAsia="Arial" w:hAnsi="Arial" w:cs="Arial"/>
                <w:b/>
                <w:sz w:val="22"/>
              </w:rPr>
              <w:t>D. Capacity Development</w:t>
            </w:r>
          </w:p>
        </w:tc>
      </w:tr>
      <w:tr w:rsidR="00F96CF5" w14:paraId="37FC1448" w14:textId="77777777">
        <w:trPr>
          <w:trHeight w:val="330"/>
        </w:trPr>
        <w:tc>
          <w:tcPr>
            <w:tcW w:w="0" w:type="auto"/>
            <w:tcBorders>
              <w:top w:val="single" w:sz="4" w:space="0" w:color="auto"/>
              <w:left w:val="single" w:sz="4" w:space="0" w:color="auto"/>
              <w:bottom w:val="single" w:sz="4" w:space="0" w:color="auto"/>
              <w:right w:val="single" w:sz="4" w:space="0" w:color="auto"/>
            </w:tcBorders>
            <w:shd w:val="clear" w:color="auto" w:fill="D3D3D3"/>
            <w:tcMar>
              <w:top w:w="80" w:type="dxa"/>
              <w:bottom w:w="80" w:type="dxa"/>
            </w:tcMar>
            <w:vAlign w:val="center"/>
          </w:tcPr>
          <w:p w14:paraId="53E902E1" w14:textId="77777777" w:rsidR="00F96CF5" w:rsidRDefault="00F96CF5">
            <w:pPr>
              <w:rPr>
                <w:rFonts w:ascii="Arial" w:eastAsia="Arial" w:hAnsi="Arial" w:cs="Arial"/>
                <w:sz w:val="20"/>
              </w:rPr>
            </w:pPr>
            <w:r>
              <w:rPr>
                <w:rFonts w:ascii="Arial" w:eastAsia="Arial" w:hAnsi="Arial" w:cs="Arial"/>
                <w:sz w:val="20"/>
              </w:rPr>
              <w:t>Consider it, If all of the below is Correct :</w:t>
            </w:r>
          </w:p>
          <w:p w14:paraId="2D204F8D" w14:textId="77777777" w:rsidR="00F96CF5" w:rsidRDefault="00F96CF5">
            <w:pPr>
              <w:numPr>
                <w:ilvl w:val="0"/>
                <w:numId w:val="39"/>
              </w:numPr>
              <w:rPr>
                <w:rFonts w:ascii="Arial" w:eastAsia="Arial" w:hAnsi="Arial" w:cs="Arial"/>
                <w:sz w:val="20"/>
              </w:rPr>
            </w:pPr>
            <w:r>
              <w:rPr>
                <w:rFonts w:ascii="Arial" w:eastAsia="Arial" w:hAnsi="Arial" w:cs="Arial"/>
                <w:sz w:val="20"/>
              </w:rPr>
              <w:t>Have you worked on climate change-related issues during the evaluation period (2021-2025) as part of your IMF assignments?  equals "Yes"</w:t>
            </w:r>
          </w:p>
          <w:p w14:paraId="4B989795" w14:textId="77777777" w:rsidR="00F96CF5" w:rsidRDefault="00F96CF5">
            <w:pPr>
              <w:rPr>
                <w:rFonts w:ascii="Arial" w:eastAsia="Arial" w:hAnsi="Arial" w:cs="Arial"/>
                <w:sz w:val="20"/>
              </w:rPr>
            </w:pPr>
          </w:p>
        </w:tc>
      </w:tr>
    </w:tbl>
    <w:p w14:paraId="5CA2F03C" w14:textId="77777777" w:rsidR="00F96CF5" w:rsidRDefault="00F96CF5">
      <w:pPr>
        <w:keepNext/>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F96CF5" w14:paraId="4B867710" w14:textId="77777777">
        <w:tc>
          <w:tcPr>
            <w:tcW w:w="0" w:type="auto"/>
            <w:tcBorders>
              <w:top w:val="nil"/>
              <w:left w:val="nil"/>
              <w:bottom w:val="nil"/>
              <w:right w:val="nil"/>
            </w:tcBorders>
            <w:tcMar>
              <w:top w:w="100" w:type="dxa"/>
              <w:bottom w:w="100" w:type="dxa"/>
            </w:tcMar>
            <w:vAlign w:val="center"/>
          </w:tcPr>
          <w:p w14:paraId="71E72514" w14:textId="77777777" w:rsidR="00F96CF5" w:rsidRDefault="00F96CF5">
            <w:pPr>
              <w:jc w:val="center"/>
              <w:rPr>
                <w:rFonts w:ascii="Arial" w:eastAsia="Arial" w:hAnsi="Arial" w:cs="Arial"/>
                <w:sz w:val="22"/>
              </w:rPr>
            </w:pPr>
            <w:r>
              <w:t>D. Capacity Development</w:t>
            </w:r>
          </w:p>
        </w:tc>
      </w:tr>
    </w:tbl>
    <w:p w14:paraId="009271F7"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F96CF5" w14:paraId="3B1529AE" w14:textId="77777777">
        <w:tc>
          <w:tcPr>
            <w:tcW w:w="0" w:type="auto"/>
            <w:tcBorders>
              <w:top w:val="nil"/>
              <w:left w:val="nil"/>
              <w:bottom w:val="nil"/>
              <w:right w:val="nil"/>
            </w:tcBorders>
            <w:tcMar>
              <w:top w:w="100" w:type="dxa"/>
              <w:bottom w:w="100" w:type="dxa"/>
            </w:tcMar>
            <w:vAlign w:val="center"/>
          </w:tcPr>
          <w:p w14:paraId="0D2AB958" w14:textId="77777777" w:rsidR="00F96CF5" w:rsidRDefault="00F96CF5">
            <w:pPr>
              <w:jc w:val="center"/>
              <w:rPr>
                <w:rFonts w:ascii="Arial" w:eastAsia="Arial" w:hAnsi="Arial" w:cs="Arial"/>
                <w:sz w:val="22"/>
              </w:rPr>
            </w:pPr>
            <w:r>
              <w:t>The following questions solicit your views on the IMF’s capacity development activities related to climate change during the evaluation period (2021-2025).</w:t>
            </w:r>
          </w:p>
        </w:tc>
      </w:tr>
    </w:tbl>
    <w:p w14:paraId="35ECCCD8"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F96CF5" w14:paraId="0C6CE2BF" w14:textId="77777777">
        <w:tc>
          <w:tcPr>
            <w:tcW w:w="0" w:type="auto"/>
            <w:tcBorders>
              <w:top w:val="nil"/>
              <w:left w:val="nil"/>
              <w:bottom w:val="nil"/>
              <w:right w:val="nil"/>
            </w:tcBorders>
            <w:tcMar>
              <w:top w:w="100" w:type="dxa"/>
              <w:bottom w:w="100" w:type="dxa"/>
            </w:tcMar>
            <w:vAlign w:val="center"/>
          </w:tcPr>
          <w:p w14:paraId="587B4758" w14:textId="77777777" w:rsidR="00F96CF5" w:rsidRDefault="00F96CF5">
            <w:pPr>
              <w:jc w:val="center"/>
              <w:rPr>
                <w:rFonts w:ascii="Arial" w:eastAsia="Arial" w:hAnsi="Arial" w:cs="Arial"/>
                <w:sz w:val="22"/>
              </w:rPr>
            </w:pPr>
            <w:r>
              <w:t>To what extent have you worked on climate change-related issues in the following capacity development contexts?</w:t>
            </w:r>
          </w:p>
        </w:tc>
      </w:tr>
    </w:tbl>
    <w:p w14:paraId="484382D1"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1A9E615C" w14:textId="77777777">
        <w:tc>
          <w:tcPr>
            <w:tcW w:w="0" w:type="auto"/>
            <w:tcMar>
              <w:top w:w="80" w:type="dxa"/>
              <w:bottom w:w="80" w:type="dxa"/>
            </w:tcMar>
          </w:tcPr>
          <w:p w14:paraId="60FE6610" w14:textId="77777777" w:rsidR="00F96CF5" w:rsidRDefault="00F96CF5">
            <w:pPr>
              <w:keepNext/>
              <w:rPr>
                <w:rFonts w:ascii="Arial" w:eastAsia="Arial" w:hAnsi="Arial" w:cs="Arial"/>
                <w:b/>
                <w:sz w:val="22"/>
              </w:rPr>
            </w:pPr>
            <w:r>
              <w:rPr>
                <w:rFonts w:ascii="Arial" w:eastAsia="Arial" w:hAnsi="Arial" w:cs="Arial"/>
                <w:b/>
                <w:sz w:val="22"/>
              </w:rPr>
              <w:t>*7. Technical Assistance</w:t>
            </w:r>
            <w:r>
              <w:rPr>
                <w:rFonts w:ascii="Arial" w:eastAsia="Arial" w:hAnsi="Arial" w:cs="Arial"/>
                <w:sz w:val="22"/>
              </w:rPr>
              <w:t>(*Required)</w:t>
            </w:r>
          </w:p>
        </w:tc>
      </w:tr>
      <w:tr w:rsidR="00F96CF5" w14:paraId="47C2F059"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30F0ADEA"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7470"/>
                  </w:tblGrid>
                  <w:tr w:rsidR="00F96CF5" w14:paraId="3FFA9D31" w14:textId="77777777">
                    <w:tc>
                      <w:tcPr>
                        <w:tcW w:w="0" w:type="auto"/>
                        <w:tcMar>
                          <w:top w:w="80" w:type="dxa"/>
                          <w:bottom w:w="80" w:type="dxa"/>
                        </w:tcMar>
                      </w:tcPr>
                      <w:p w14:paraId="4909CF54" w14:textId="77777777" w:rsidR="00F96CF5" w:rsidRDefault="00F96CF5">
                        <w:pPr>
                          <w:rPr>
                            <w:rFonts w:ascii="Arial" w:eastAsia="Arial" w:hAnsi="Arial" w:cs="Arial"/>
                            <w:b/>
                            <w:sz w:val="22"/>
                          </w:rPr>
                        </w:pPr>
                      </w:p>
                    </w:tc>
                    <w:tc>
                      <w:tcPr>
                        <w:tcW w:w="0" w:type="auto"/>
                        <w:tcMar>
                          <w:top w:w="80" w:type="dxa"/>
                          <w:bottom w:w="80" w:type="dxa"/>
                        </w:tcMar>
                      </w:tcPr>
                      <w:p w14:paraId="1863993E"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4274B62D" w14:textId="77777777">
                    <w:tc>
                      <w:tcPr>
                        <w:tcW w:w="0" w:type="auto"/>
                        <w:tcMar>
                          <w:top w:w="80" w:type="dxa"/>
                          <w:bottom w:w="80" w:type="dxa"/>
                        </w:tcMar>
                      </w:tcPr>
                      <w:p w14:paraId="0C6D2716" w14:textId="56479FFF" w:rsidR="00F96CF5" w:rsidRDefault="00773C45">
                        <w:pPr>
                          <w:rPr>
                            <w:rFonts w:ascii="Arial" w:eastAsia="Arial" w:hAnsi="Arial" w:cs="Arial"/>
                            <w:sz w:val="22"/>
                          </w:rPr>
                        </w:pPr>
                        <w:r>
                          <w:rPr>
                            <w:noProof/>
                          </w:rPr>
                          <mc:AlternateContent>
                            <mc:Choice Requires="wps">
                              <w:drawing>
                                <wp:anchor distT="0" distB="0" distL="114300" distR="114300" simplePos="0" relativeHeight="251658686" behindDoc="0" locked="1" layoutInCell="1" allowOverlap="1" wp14:anchorId="3EDC0596" wp14:editId="6CBE2969">
                                  <wp:simplePos x="0" y="0"/>
                                  <wp:positionH relativeFrom="column">
                                    <wp:align>center</wp:align>
                                  </wp:positionH>
                                  <wp:positionV relativeFrom="paragraph">
                                    <wp:posOffset>25400</wp:posOffset>
                                  </wp:positionV>
                                  <wp:extent cx="88900" cy="88900"/>
                                  <wp:effectExtent l="12700" t="8255" r="12700" b="7620"/>
                                  <wp:wrapNone/>
                                  <wp:docPr id="872085459" name="Oval 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0DA7EF8" id="Oval 477" o:spid="_x0000_s1026" style="position:absolute;margin-left:0;margin-top:2pt;width:7pt;height:7pt;z-index:251791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2813901"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4C17840" w14:textId="77777777">
                    <w:tc>
                      <w:tcPr>
                        <w:tcW w:w="0" w:type="auto"/>
                        <w:tcMar>
                          <w:top w:w="80" w:type="dxa"/>
                          <w:bottom w:w="80" w:type="dxa"/>
                        </w:tcMar>
                      </w:tcPr>
                      <w:p w14:paraId="127DBBE2" w14:textId="2D705903" w:rsidR="00F96CF5" w:rsidRDefault="00773C45">
                        <w:pPr>
                          <w:rPr>
                            <w:rFonts w:ascii="Arial" w:eastAsia="Arial" w:hAnsi="Arial" w:cs="Arial"/>
                            <w:sz w:val="22"/>
                          </w:rPr>
                        </w:pPr>
                        <w:r>
                          <w:rPr>
                            <w:noProof/>
                          </w:rPr>
                          <mc:AlternateContent>
                            <mc:Choice Requires="wps">
                              <w:drawing>
                                <wp:anchor distT="0" distB="0" distL="114300" distR="114300" simplePos="0" relativeHeight="251658687" behindDoc="0" locked="1" layoutInCell="1" allowOverlap="1" wp14:anchorId="19CF2DBA" wp14:editId="214349BB">
                                  <wp:simplePos x="0" y="0"/>
                                  <wp:positionH relativeFrom="column">
                                    <wp:align>center</wp:align>
                                  </wp:positionH>
                                  <wp:positionV relativeFrom="paragraph">
                                    <wp:posOffset>25400</wp:posOffset>
                                  </wp:positionV>
                                  <wp:extent cx="88900" cy="88900"/>
                                  <wp:effectExtent l="12700" t="13970" r="12700" b="11430"/>
                                  <wp:wrapNone/>
                                  <wp:docPr id="2140770114" name="Oval 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E8D927C" id="Oval 478" o:spid="_x0000_s1026" style="position:absolute;margin-left:0;margin-top:2pt;width:7pt;height:7pt;z-index:251792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C9D9747"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ECB2639" w14:textId="77777777">
                    <w:tc>
                      <w:tcPr>
                        <w:tcW w:w="0" w:type="auto"/>
                        <w:tcMar>
                          <w:top w:w="80" w:type="dxa"/>
                          <w:bottom w:w="80" w:type="dxa"/>
                        </w:tcMar>
                      </w:tcPr>
                      <w:p w14:paraId="4D2F1A06" w14:textId="7F27D209" w:rsidR="00F96CF5" w:rsidRDefault="00773C45">
                        <w:pPr>
                          <w:rPr>
                            <w:rFonts w:ascii="Arial" w:eastAsia="Arial" w:hAnsi="Arial" w:cs="Arial"/>
                            <w:sz w:val="22"/>
                          </w:rPr>
                        </w:pPr>
                        <w:r>
                          <w:rPr>
                            <w:noProof/>
                          </w:rPr>
                          <mc:AlternateContent>
                            <mc:Choice Requires="wps">
                              <w:drawing>
                                <wp:anchor distT="0" distB="0" distL="114300" distR="114300" simplePos="0" relativeHeight="251658688" behindDoc="0" locked="1" layoutInCell="1" allowOverlap="1" wp14:anchorId="3C19F111" wp14:editId="3FD590FB">
                                  <wp:simplePos x="0" y="0"/>
                                  <wp:positionH relativeFrom="column">
                                    <wp:align>center</wp:align>
                                  </wp:positionH>
                                  <wp:positionV relativeFrom="paragraph">
                                    <wp:posOffset>25400</wp:posOffset>
                                  </wp:positionV>
                                  <wp:extent cx="88900" cy="88900"/>
                                  <wp:effectExtent l="12700" t="10160" r="12700" b="5715"/>
                                  <wp:wrapNone/>
                                  <wp:docPr id="111967992" name="Oval 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8FD027F" id="Oval 479" o:spid="_x0000_s1026" style="position:absolute;margin-left:0;margin-top:2pt;width:7pt;height:7pt;z-index:251793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3062BC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B7D5427" w14:textId="77777777">
                    <w:tc>
                      <w:tcPr>
                        <w:tcW w:w="0" w:type="auto"/>
                        <w:tcMar>
                          <w:top w:w="80" w:type="dxa"/>
                          <w:bottom w:w="80" w:type="dxa"/>
                        </w:tcMar>
                      </w:tcPr>
                      <w:p w14:paraId="12862EE1" w14:textId="375A5CA9" w:rsidR="00F96CF5" w:rsidRDefault="00773C45">
                        <w:pPr>
                          <w:rPr>
                            <w:rFonts w:ascii="Arial" w:eastAsia="Arial" w:hAnsi="Arial" w:cs="Arial"/>
                            <w:sz w:val="22"/>
                          </w:rPr>
                        </w:pPr>
                        <w:r>
                          <w:rPr>
                            <w:noProof/>
                          </w:rPr>
                          <mc:AlternateContent>
                            <mc:Choice Requires="wps">
                              <w:drawing>
                                <wp:anchor distT="0" distB="0" distL="114300" distR="114300" simplePos="0" relativeHeight="251658689" behindDoc="0" locked="1" layoutInCell="1" allowOverlap="1" wp14:anchorId="4A41F15E" wp14:editId="24644FE9">
                                  <wp:simplePos x="0" y="0"/>
                                  <wp:positionH relativeFrom="column">
                                    <wp:align>center</wp:align>
                                  </wp:positionH>
                                  <wp:positionV relativeFrom="paragraph">
                                    <wp:posOffset>25400</wp:posOffset>
                                  </wp:positionV>
                                  <wp:extent cx="88900" cy="88900"/>
                                  <wp:effectExtent l="12700" t="6350" r="12700" b="9525"/>
                                  <wp:wrapNone/>
                                  <wp:docPr id="1208845502" name="Oval 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D07868A" id="Oval 480" o:spid="_x0000_s1026" style="position:absolute;margin-left:0;margin-top:2pt;width:7pt;height:7pt;z-index:251794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0C11CDE" w14:textId="77777777" w:rsidR="00F96CF5" w:rsidRDefault="00F96CF5">
                        <w:pPr>
                          <w:rPr>
                            <w:rFonts w:ascii="Arial" w:eastAsia="Arial" w:hAnsi="Arial" w:cs="Arial"/>
                            <w:sz w:val="22"/>
                          </w:rPr>
                        </w:pPr>
                        <w:r>
                          <w:rPr>
                            <w:rFonts w:ascii="Arial" w:eastAsia="Arial" w:hAnsi="Arial" w:cs="Arial"/>
                            <w:sz w:val="22"/>
                          </w:rPr>
                          <w:t>To a great extent</w:t>
                        </w:r>
                      </w:p>
                    </w:tc>
                  </w:tr>
                </w:tbl>
                <w:p w14:paraId="22123E67" w14:textId="77777777" w:rsidR="00F96CF5" w:rsidRDefault="00F96CF5">
                  <w:pPr>
                    <w:rPr>
                      <w:rFonts w:ascii="Arial" w:eastAsia="Arial" w:hAnsi="Arial" w:cs="Arial"/>
                      <w:sz w:val="22"/>
                    </w:rPr>
                  </w:pPr>
                </w:p>
              </w:tc>
            </w:tr>
          </w:tbl>
          <w:p w14:paraId="1C4CC233" w14:textId="77777777" w:rsidR="00F96CF5" w:rsidRDefault="00F96CF5">
            <w:pPr>
              <w:rPr>
                <w:rFonts w:ascii="Arial" w:eastAsia="Arial" w:hAnsi="Arial" w:cs="Arial"/>
                <w:sz w:val="22"/>
              </w:rPr>
            </w:pPr>
          </w:p>
        </w:tc>
      </w:tr>
    </w:tbl>
    <w:p w14:paraId="1C8B6DA9"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4B99FFBD" w14:textId="77777777">
        <w:tc>
          <w:tcPr>
            <w:tcW w:w="0" w:type="auto"/>
            <w:tcMar>
              <w:top w:w="80" w:type="dxa"/>
              <w:bottom w:w="80" w:type="dxa"/>
            </w:tcMar>
          </w:tcPr>
          <w:p w14:paraId="2BFAB261" w14:textId="77777777" w:rsidR="00F96CF5" w:rsidRDefault="00F96CF5">
            <w:pPr>
              <w:keepNext/>
              <w:rPr>
                <w:rFonts w:ascii="Arial" w:eastAsia="Arial" w:hAnsi="Arial" w:cs="Arial"/>
                <w:b/>
                <w:sz w:val="22"/>
              </w:rPr>
            </w:pPr>
            <w:r>
              <w:rPr>
                <w:rFonts w:ascii="Arial" w:eastAsia="Arial" w:hAnsi="Arial" w:cs="Arial"/>
                <w:b/>
                <w:sz w:val="22"/>
              </w:rPr>
              <w:t>*8. Training for Member Countries</w:t>
            </w:r>
            <w:r>
              <w:rPr>
                <w:rFonts w:ascii="Arial" w:eastAsia="Arial" w:hAnsi="Arial" w:cs="Arial"/>
                <w:sz w:val="22"/>
              </w:rPr>
              <w:t>(*Required)</w:t>
            </w:r>
          </w:p>
        </w:tc>
      </w:tr>
      <w:tr w:rsidR="00F96CF5" w14:paraId="10841BC6"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2185B307"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7470"/>
                  </w:tblGrid>
                  <w:tr w:rsidR="00F96CF5" w14:paraId="16D358FA" w14:textId="77777777">
                    <w:tc>
                      <w:tcPr>
                        <w:tcW w:w="0" w:type="auto"/>
                        <w:tcMar>
                          <w:top w:w="80" w:type="dxa"/>
                          <w:bottom w:w="80" w:type="dxa"/>
                        </w:tcMar>
                      </w:tcPr>
                      <w:p w14:paraId="6DF4E0F4" w14:textId="77777777" w:rsidR="00F96CF5" w:rsidRDefault="00F96CF5">
                        <w:pPr>
                          <w:rPr>
                            <w:rFonts w:ascii="Arial" w:eastAsia="Arial" w:hAnsi="Arial" w:cs="Arial"/>
                            <w:b/>
                            <w:sz w:val="22"/>
                          </w:rPr>
                        </w:pPr>
                      </w:p>
                    </w:tc>
                    <w:tc>
                      <w:tcPr>
                        <w:tcW w:w="0" w:type="auto"/>
                        <w:tcMar>
                          <w:top w:w="80" w:type="dxa"/>
                          <w:bottom w:w="80" w:type="dxa"/>
                        </w:tcMar>
                      </w:tcPr>
                      <w:p w14:paraId="6666F509"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62C143E8" w14:textId="77777777">
                    <w:tc>
                      <w:tcPr>
                        <w:tcW w:w="0" w:type="auto"/>
                        <w:tcMar>
                          <w:top w:w="80" w:type="dxa"/>
                          <w:bottom w:w="80" w:type="dxa"/>
                        </w:tcMar>
                      </w:tcPr>
                      <w:p w14:paraId="45092837" w14:textId="3E3CB267" w:rsidR="00F96CF5" w:rsidRDefault="00773C45">
                        <w:pPr>
                          <w:rPr>
                            <w:rFonts w:ascii="Arial" w:eastAsia="Arial" w:hAnsi="Arial" w:cs="Arial"/>
                            <w:sz w:val="22"/>
                          </w:rPr>
                        </w:pPr>
                        <w:r>
                          <w:rPr>
                            <w:noProof/>
                          </w:rPr>
                          <mc:AlternateContent>
                            <mc:Choice Requires="wps">
                              <w:drawing>
                                <wp:anchor distT="0" distB="0" distL="114300" distR="114300" simplePos="0" relativeHeight="251658690" behindDoc="0" locked="1" layoutInCell="1" allowOverlap="1" wp14:anchorId="5ED574F8" wp14:editId="058E46BF">
                                  <wp:simplePos x="0" y="0"/>
                                  <wp:positionH relativeFrom="column">
                                    <wp:align>center</wp:align>
                                  </wp:positionH>
                                  <wp:positionV relativeFrom="paragraph">
                                    <wp:posOffset>25400</wp:posOffset>
                                  </wp:positionV>
                                  <wp:extent cx="88900" cy="88900"/>
                                  <wp:effectExtent l="12700" t="10160" r="12700" b="5715"/>
                                  <wp:wrapNone/>
                                  <wp:docPr id="1507328180" name="Oval 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E3E30A9" id="Oval 481" o:spid="_x0000_s1026" style="position:absolute;margin-left:0;margin-top:2pt;width:7pt;height:7pt;z-index:2517954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B58A511"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6F372AF8" w14:textId="77777777">
                    <w:tc>
                      <w:tcPr>
                        <w:tcW w:w="0" w:type="auto"/>
                        <w:tcMar>
                          <w:top w:w="80" w:type="dxa"/>
                          <w:bottom w:w="80" w:type="dxa"/>
                        </w:tcMar>
                      </w:tcPr>
                      <w:p w14:paraId="2B57071B" w14:textId="783B0850" w:rsidR="00F96CF5" w:rsidRDefault="00773C45">
                        <w:pPr>
                          <w:rPr>
                            <w:rFonts w:ascii="Arial" w:eastAsia="Arial" w:hAnsi="Arial" w:cs="Arial"/>
                            <w:sz w:val="22"/>
                          </w:rPr>
                        </w:pPr>
                        <w:r>
                          <w:rPr>
                            <w:noProof/>
                          </w:rPr>
                          <mc:AlternateContent>
                            <mc:Choice Requires="wps">
                              <w:drawing>
                                <wp:anchor distT="0" distB="0" distL="114300" distR="114300" simplePos="0" relativeHeight="251658691" behindDoc="0" locked="1" layoutInCell="1" allowOverlap="1" wp14:anchorId="3DF5356C" wp14:editId="021845D1">
                                  <wp:simplePos x="0" y="0"/>
                                  <wp:positionH relativeFrom="column">
                                    <wp:align>center</wp:align>
                                  </wp:positionH>
                                  <wp:positionV relativeFrom="paragraph">
                                    <wp:posOffset>25400</wp:posOffset>
                                  </wp:positionV>
                                  <wp:extent cx="88900" cy="88900"/>
                                  <wp:effectExtent l="12700" t="6350" r="12700" b="9525"/>
                                  <wp:wrapNone/>
                                  <wp:docPr id="782373479" name="Oval 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A3AA5B1" id="Oval 482" o:spid="_x0000_s1026" style="position:absolute;margin-left:0;margin-top:2pt;width:7pt;height:7pt;z-index:2517964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4B858E5"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2D06040" w14:textId="77777777">
                    <w:tc>
                      <w:tcPr>
                        <w:tcW w:w="0" w:type="auto"/>
                        <w:tcMar>
                          <w:top w:w="80" w:type="dxa"/>
                          <w:bottom w:w="80" w:type="dxa"/>
                        </w:tcMar>
                      </w:tcPr>
                      <w:p w14:paraId="32786DDF" w14:textId="5C24671C" w:rsidR="00F96CF5" w:rsidRDefault="00773C45">
                        <w:pPr>
                          <w:rPr>
                            <w:rFonts w:ascii="Arial" w:eastAsia="Arial" w:hAnsi="Arial" w:cs="Arial"/>
                            <w:sz w:val="22"/>
                          </w:rPr>
                        </w:pPr>
                        <w:r>
                          <w:rPr>
                            <w:noProof/>
                          </w:rPr>
                          <mc:AlternateContent>
                            <mc:Choice Requires="wps">
                              <w:drawing>
                                <wp:anchor distT="0" distB="0" distL="114300" distR="114300" simplePos="0" relativeHeight="251658692" behindDoc="0" locked="1" layoutInCell="1" allowOverlap="1" wp14:anchorId="030F3639" wp14:editId="570E56CA">
                                  <wp:simplePos x="0" y="0"/>
                                  <wp:positionH relativeFrom="column">
                                    <wp:align>center</wp:align>
                                  </wp:positionH>
                                  <wp:positionV relativeFrom="paragraph">
                                    <wp:posOffset>25400</wp:posOffset>
                                  </wp:positionV>
                                  <wp:extent cx="88900" cy="88900"/>
                                  <wp:effectExtent l="12700" t="12065" r="12700" b="13335"/>
                                  <wp:wrapNone/>
                                  <wp:docPr id="1099004810" name="Oval 4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CEF65BB" id="Oval 483" o:spid="_x0000_s1026" style="position:absolute;margin-left:0;margin-top:2pt;width:7pt;height:7pt;z-index:2517975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11BCE9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E6B8466" w14:textId="77777777">
                    <w:tc>
                      <w:tcPr>
                        <w:tcW w:w="0" w:type="auto"/>
                        <w:tcMar>
                          <w:top w:w="80" w:type="dxa"/>
                          <w:bottom w:w="80" w:type="dxa"/>
                        </w:tcMar>
                      </w:tcPr>
                      <w:p w14:paraId="7F094D57" w14:textId="6090612B" w:rsidR="00F96CF5" w:rsidRDefault="00773C45">
                        <w:pPr>
                          <w:rPr>
                            <w:rFonts w:ascii="Arial" w:eastAsia="Arial" w:hAnsi="Arial" w:cs="Arial"/>
                            <w:sz w:val="22"/>
                          </w:rPr>
                        </w:pPr>
                        <w:r>
                          <w:rPr>
                            <w:noProof/>
                          </w:rPr>
                          <mc:AlternateContent>
                            <mc:Choice Requires="wps">
                              <w:drawing>
                                <wp:anchor distT="0" distB="0" distL="114300" distR="114300" simplePos="0" relativeHeight="251658693" behindDoc="0" locked="1" layoutInCell="1" allowOverlap="1" wp14:anchorId="799FCED8" wp14:editId="2CD0C7DE">
                                  <wp:simplePos x="0" y="0"/>
                                  <wp:positionH relativeFrom="column">
                                    <wp:align>center</wp:align>
                                  </wp:positionH>
                                  <wp:positionV relativeFrom="paragraph">
                                    <wp:posOffset>25400</wp:posOffset>
                                  </wp:positionV>
                                  <wp:extent cx="88900" cy="88900"/>
                                  <wp:effectExtent l="12700" t="8255" r="12700" b="7620"/>
                                  <wp:wrapNone/>
                                  <wp:docPr id="1055240433" name="Oval 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9F1A649" id="Oval 484" o:spid="_x0000_s1026" style="position:absolute;margin-left:0;margin-top:2pt;width:7pt;height:7pt;z-index:2517985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2E8F77F" w14:textId="77777777" w:rsidR="00F96CF5" w:rsidRDefault="00F96CF5">
                        <w:pPr>
                          <w:rPr>
                            <w:rFonts w:ascii="Arial" w:eastAsia="Arial" w:hAnsi="Arial" w:cs="Arial"/>
                            <w:sz w:val="22"/>
                          </w:rPr>
                        </w:pPr>
                        <w:r>
                          <w:rPr>
                            <w:rFonts w:ascii="Arial" w:eastAsia="Arial" w:hAnsi="Arial" w:cs="Arial"/>
                            <w:sz w:val="22"/>
                          </w:rPr>
                          <w:t>To a great extent</w:t>
                        </w:r>
                      </w:p>
                    </w:tc>
                  </w:tr>
                </w:tbl>
                <w:p w14:paraId="5DC31EE9" w14:textId="77777777" w:rsidR="00F96CF5" w:rsidRDefault="00F96CF5">
                  <w:pPr>
                    <w:rPr>
                      <w:rFonts w:ascii="Arial" w:eastAsia="Arial" w:hAnsi="Arial" w:cs="Arial"/>
                      <w:sz w:val="22"/>
                    </w:rPr>
                  </w:pPr>
                </w:p>
              </w:tc>
            </w:tr>
          </w:tbl>
          <w:p w14:paraId="2131D9FA" w14:textId="77777777" w:rsidR="00F96CF5" w:rsidRDefault="00F96CF5">
            <w:pPr>
              <w:rPr>
                <w:rFonts w:ascii="Arial" w:eastAsia="Arial" w:hAnsi="Arial" w:cs="Arial"/>
                <w:sz w:val="22"/>
              </w:rPr>
            </w:pPr>
          </w:p>
        </w:tc>
      </w:tr>
    </w:tbl>
    <w:p w14:paraId="372A2723" w14:textId="77777777" w:rsidR="00F96CF5" w:rsidRDefault="00F96CF5">
      <w:pPr>
        <w:rPr>
          <w:rFonts w:ascii="Arial" w:eastAsia="Arial" w:hAnsi="Arial" w:cs="Arial"/>
          <w:sz w:val="22"/>
        </w:rPr>
        <w:sectPr w:rsidR="00F96CF5">
          <w:pgSz w:w="12240" w:h="15840"/>
          <w:pgMar w:top="1440" w:right="1800" w:bottom="1440" w:left="1800" w:header="708"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291FA523" w14:textId="77777777">
        <w:trPr>
          <w:trHeight w:val="330"/>
        </w:trPr>
        <w:tc>
          <w:tcPr>
            <w:tcW w:w="0" w:type="auto"/>
            <w:tcBorders>
              <w:top w:val="single" w:sz="4" w:space="0" w:color="auto"/>
              <w:left w:val="single" w:sz="4" w:space="0" w:color="auto"/>
              <w:bottom w:val="single" w:sz="4" w:space="0" w:color="auto"/>
              <w:right w:val="single" w:sz="4" w:space="0" w:color="auto"/>
            </w:tcBorders>
            <w:shd w:val="clear" w:color="auto" w:fill="D3D3D3"/>
            <w:tcMar>
              <w:top w:w="80" w:type="dxa"/>
              <w:bottom w:w="80" w:type="dxa"/>
            </w:tcMar>
            <w:vAlign w:val="center"/>
          </w:tcPr>
          <w:p w14:paraId="672C49FF" w14:textId="77777777" w:rsidR="00F96CF5" w:rsidRDefault="00F96CF5">
            <w:pPr>
              <w:rPr>
                <w:rFonts w:ascii="Arial" w:eastAsia="Arial" w:hAnsi="Arial" w:cs="Arial"/>
                <w:b/>
                <w:sz w:val="22"/>
              </w:rPr>
            </w:pPr>
            <w:r>
              <w:rPr>
                <w:rFonts w:ascii="Arial" w:eastAsia="Arial" w:hAnsi="Arial" w:cs="Arial"/>
                <w:b/>
                <w:sz w:val="22"/>
              </w:rPr>
              <w:t>D. Capacity Development Continued</w:t>
            </w:r>
          </w:p>
        </w:tc>
      </w:tr>
      <w:tr w:rsidR="00F96CF5" w14:paraId="4FC78E65" w14:textId="77777777">
        <w:trPr>
          <w:trHeight w:val="330"/>
        </w:trPr>
        <w:tc>
          <w:tcPr>
            <w:tcW w:w="0" w:type="auto"/>
            <w:tcBorders>
              <w:top w:val="single" w:sz="4" w:space="0" w:color="auto"/>
              <w:left w:val="single" w:sz="4" w:space="0" w:color="auto"/>
              <w:bottom w:val="single" w:sz="4" w:space="0" w:color="auto"/>
              <w:right w:val="single" w:sz="4" w:space="0" w:color="auto"/>
            </w:tcBorders>
            <w:shd w:val="clear" w:color="auto" w:fill="D3D3D3"/>
            <w:tcMar>
              <w:top w:w="80" w:type="dxa"/>
              <w:bottom w:w="80" w:type="dxa"/>
            </w:tcMar>
            <w:vAlign w:val="center"/>
          </w:tcPr>
          <w:p w14:paraId="3E0EFFF7" w14:textId="77777777" w:rsidR="00F96CF5" w:rsidRDefault="00F96CF5">
            <w:pPr>
              <w:rPr>
                <w:rFonts w:ascii="Arial" w:eastAsia="Arial" w:hAnsi="Arial" w:cs="Arial"/>
                <w:sz w:val="20"/>
              </w:rPr>
            </w:pPr>
            <w:r>
              <w:rPr>
                <w:rFonts w:ascii="Arial" w:eastAsia="Arial" w:hAnsi="Arial" w:cs="Arial"/>
                <w:sz w:val="20"/>
              </w:rPr>
              <w:t>Consider it, If any of the below is Correct :</w:t>
            </w:r>
          </w:p>
          <w:p w14:paraId="607E6ECF" w14:textId="77777777" w:rsidR="00F96CF5" w:rsidRDefault="00F96CF5">
            <w:pPr>
              <w:numPr>
                <w:ilvl w:val="0"/>
                <w:numId w:val="40"/>
              </w:numPr>
              <w:rPr>
                <w:rFonts w:ascii="Arial" w:eastAsia="Arial" w:hAnsi="Arial" w:cs="Arial"/>
                <w:sz w:val="20"/>
              </w:rPr>
            </w:pPr>
            <w:r>
              <w:rPr>
                <w:rFonts w:ascii="Arial" w:eastAsia="Arial" w:hAnsi="Arial" w:cs="Arial"/>
                <w:sz w:val="20"/>
              </w:rPr>
              <w:t>Technical Assistance includes any "To a slight extent, To a moderate extent, To a great extent"</w:t>
            </w:r>
          </w:p>
          <w:p w14:paraId="6D6DF15C" w14:textId="77777777" w:rsidR="00F96CF5" w:rsidRDefault="00F96CF5">
            <w:pPr>
              <w:numPr>
                <w:ilvl w:val="0"/>
                <w:numId w:val="41"/>
              </w:numPr>
              <w:rPr>
                <w:rFonts w:ascii="Arial" w:eastAsia="Arial" w:hAnsi="Arial" w:cs="Arial"/>
                <w:sz w:val="20"/>
              </w:rPr>
            </w:pPr>
            <w:r>
              <w:rPr>
                <w:rFonts w:ascii="Arial" w:eastAsia="Arial" w:hAnsi="Arial" w:cs="Arial"/>
                <w:sz w:val="20"/>
              </w:rPr>
              <w:t>Training for Member Countries includes any "To a slight extent, To a moderate extent, To a great extent"</w:t>
            </w:r>
          </w:p>
          <w:p w14:paraId="2DD1416C" w14:textId="77777777" w:rsidR="00F96CF5" w:rsidRDefault="00F96CF5">
            <w:pPr>
              <w:rPr>
                <w:rFonts w:ascii="Arial" w:eastAsia="Arial" w:hAnsi="Arial" w:cs="Arial"/>
                <w:sz w:val="20"/>
              </w:rPr>
            </w:pPr>
          </w:p>
        </w:tc>
      </w:tr>
    </w:tbl>
    <w:p w14:paraId="35AEA171" w14:textId="77777777" w:rsidR="00F96CF5" w:rsidRDefault="00F96CF5">
      <w:pPr>
        <w:keepNext/>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2CD61229" w14:textId="77777777">
        <w:tc>
          <w:tcPr>
            <w:tcW w:w="0" w:type="auto"/>
            <w:tcMar>
              <w:top w:w="80" w:type="dxa"/>
              <w:bottom w:w="80" w:type="dxa"/>
            </w:tcMar>
          </w:tcPr>
          <w:p w14:paraId="07744359" w14:textId="0FDAE734" w:rsidR="00F96CF5" w:rsidRDefault="00F96CF5">
            <w:pPr>
              <w:keepNext/>
              <w:rPr>
                <w:rFonts w:ascii="Arial" w:eastAsia="Arial" w:hAnsi="Arial" w:cs="Arial"/>
                <w:b/>
                <w:sz w:val="22"/>
              </w:rPr>
            </w:pPr>
            <w:r>
              <w:rPr>
                <w:rFonts w:ascii="Arial" w:eastAsia="Arial" w:hAnsi="Arial" w:cs="Arial"/>
                <w:b/>
                <w:sz w:val="22"/>
              </w:rPr>
              <w:t xml:space="preserve">*9. To what extent has your work on climate change-related issues in the capacity development context been related to </w:t>
            </w:r>
            <w:r w:rsidR="00DC1D03">
              <w:rPr>
                <w:rFonts w:ascii="Arial" w:eastAsia="Arial" w:hAnsi="Arial" w:cs="Arial"/>
                <w:b/>
                <w:sz w:val="22"/>
              </w:rPr>
              <w:t xml:space="preserve">a </w:t>
            </w:r>
            <w:r>
              <w:rPr>
                <w:rFonts w:ascii="Arial" w:eastAsia="Arial" w:hAnsi="Arial" w:cs="Arial"/>
                <w:b/>
                <w:sz w:val="22"/>
              </w:rPr>
              <w:t>member countr</w:t>
            </w:r>
            <w:r w:rsidR="00DC1D03">
              <w:rPr>
                <w:rFonts w:ascii="Arial" w:eastAsia="Arial" w:hAnsi="Arial" w:cs="Arial"/>
                <w:b/>
                <w:sz w:val="22"/>
              </w:rPr>
              <w:t>y</w:t>
            </w:r>
            <w:r>
              <w:rPr>
                <w:rFonts w:ascii="Arial" w:eastAsia="Arial" w:hAnsi="Arial" w:cs="Arial"/>
                <w:b/>
                <w:sz w:val="22"/>
              </w:rPr>
              <w:t xml:space="preserve"> in the following groups?</w:t>
            </w:r>
          </w:p>
          <w:p w14:paraId="124851E6" w14:textId="7C3A85AE" w:rsidR="00F96CF5" w:rsidDel="00DB1D37" w:rsidRDefault="00DB1D37">
            <w:pPr>
              <w:keepNext/>
              <w:rPr>
                <w:del w:id="36" w:author="Rollins, Carmen" w:date="2025-05-12T16:42:00Z"/>
                <w:rFonts w:ascii="Arial" w:eastAsia="Arial" w:hAnsi="Arial" w:cs="Arial"/>
                <w:b/>
                <w:sz w:val="22"/>
              </w:rPr>
            </w:pPr>
            <w:commentRangeStart w:id="37"/>
            <w:ins w:id="38" w:author="Rollins, Carmen" w:date="2025-05-12T16:42:00Z">
              <w:r>
                <w:rPr>
                  <w:rFonts w:ascii="Arial" w:eastAsia="Arial" w:hAnsi="Arial" w:cs="Arial"/>
                  <w:b/>
                  <w:sz w:val="22"/>
                </w:rPr>
                <w:t xml:space="preserve">List of FCS and SDS and </w:t>
              </w:r>
            </w:ins>
            <w:r w:rsidR="00F96CF5">
              <w:rPr>
                <w:rFonts w:ascii="Arial" w:eastAsia="Arial" w:hAnsi="Arial" w:cs="Arial"/>
                <w:b/>
                <w:sz w:val="22"/>
              </w:rPr>
              <w:t>Fiscal Monitor income grouping</w:t>
            </w:r>
            <w:commentRangeEnd w:id="37"/>
            <w:r>
              <w:rPr>
                <w:rStyle w:val="CommentReference"/>
              </w:rPr>
              <w:commentReference w:id="37"/>
            </w:r>
          </w:p>
          <w:p w14:paraId="7B7AB09B" w14:textId="79EA8920" w:rsidR="00F96CF5" w:rsidRDefault="00F96CF5">
            <w:pPr>
              <w:keepNext/>
              <w:rPr>
                <w:rFonts w:ascii="Arial" w:eastAsia="Arial" w:hAnsi="Arial" w:cs="Arial"/>
                <w:b/>
                <w:sz w:val="22"/>
              </w:rPr>
            </w:pPr>
            <w:del w:id="39" w:author="Rollins, Carmen" w:date="2025-05-12T16:42:00Z">
              <w:r w:rsidDel="00DB1D37">
                <w:rPr>
                  <w:rFonts w:ascii="Arial" w:eastAsia="Arial" w:hAnsi="Arial" w:cs="Arial"/>
                  <w:b/>
                  <w:sz w:val="22"/>
                </w:rPr>
                <w:delText>List of FCS and SDS</w:delText>
              </w:r>
            </w:del>
            <w:r>
              <w:rPr>
                <w:rFonts w:ascii="Arial" w:eastAsia="Arial" w:hAnsi="Arial" w:cs="Arial"/>
                <w:sz w:val="22"/>
              </w:rPr>
              <w:t>(*Required)</w:t>
            </w:r>
          </w:p>
        </w:tc>
      </w:tr>
      <w:tr w:rsidR="00F96CF5" w14:paraId="5EB75250"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3CBC3647"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
                    <w:gridCol w:w="5427"/>
                    <w:gridCol w:w="2519"/>
                  </w:tblGrid>
                  <w:tr w:rsidR="00F96CF5" w14:paraId="5C8EEE34" w14:textId="77777777">
                    <w:tc>
                      <w:tcPr>
                        <w:tcW w:w="0" w:type="auto"/>
                        <w:tcMar>
                          <w:top w:w="80" w:type="dxa"/>
                          <w:bottom w:w="80" w:type="dxa"/>
                        </w:tcMar>
                      </w:tcPr>
                      <w:p w14:paraId="2B837F72" w14:textId="77777777" w:rsidR="00F96CF5" w:rsidRDefault="00F96CF5">
                        <w:pPr>
                          <w:rPr>
                            <w:rFonts w:ascii="Arial" w:eastAsia="Arial" w:hAnsi="Arial" w:cs="Arial"/>
                            <w:b/>
                            <w:sz w:val="22"/>
                          </w:rPr>
                        </w:pPr>
                      </w:p>
                    </w:tc>
                    <w:tc>
                      <w:tcPr>
                        <w:tcW w:w="0" w:type="auto"/>
                        <w:tcMar>
                          <w:top w:w="80" w:type="dxa"/>
                          <w:bottom w:w="80" w:type="dxa"/>
                        </w:tcMar>
                      </w:tcPr>
                      <w:p w14:paraId="6EBCF601"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62366A0A"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27F85D9B" w14:textId="77777777">
                    <w:tc>
                      <w:tcPr>
                        <w:tcW w:w="0" w:type="auto"/>
                        <w:tcMar>
                          <w:top w:w="80" w:type="dxa"/>
                          <w:bottom w:w="80" w:type="dxa"/>
                        </w:tcMar>
                      </w:tcPr>
                      <w:p w14:paraId="7255224B" w14:textId="737C6518" w:rsidR="00F96CF5" w:rsidRDefault="00773C45">
                        <w:pPr>
                          <w:rPr>
                            <w:rFonts w:ascii="Arial" w:eastAsia="Arial" w:hAnsi="Arial" w:cs="Arial"/>
                            <w:sz w:val="22"/>
                          </w:rPr>
                        </w:pPr>
                        <w:r>
                          <w:rPr>
                            <w:noProof/>
                          </w:rPr>
                          <mc:AlternateContent>
                            <mc:Choice Requires="wps">
                              <w:drawing>
                                <wp:anchor distT="0" distB="0" distL="114300" distR="114300" simplePos="0" relativeHeight="251658694" behindDoc="0" locked="1" layoutInCell="1" allowOverlap="1" wp14:anchorId="02CF1FC6" wp14:editId="03767BEA">
                                  <wp:simplePos x="0" y="0"/>
                                  <wp:positionH relativeFrom="column">
                                    <wp:align>center</wp:align>
                                  </wp:positionH>
                                  <wp:positionV relativeFrom="paragraph">
                                    <wp:posOffset>25400</wp:posOffset>
                                  </wp:positionV>
                                  <wp:extent cx="88900" cy="88900"/>
                                  <wp:effectExtent l="11430" t="6350" r="13970" b="9525"/>
                                  <wp:wrapNone/>
                                  <wp:docPr id="1351872412" name="Oval 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94A0138" id="Oval 485" o:spid="_x0000_s1026" style="position:absolute;margin-left:0;margin-top:2pt;width:7pt;height:7pt;z-index:2517995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7119C8B" w14:textId="77777777" w:rsidR="00F96CF5" w:rsidRDefault="00F96CF5">
                        <w:pPr>
                          <w:rPr>
                            <w:rFonts w:ascii="Arial" w:eastAsia="Arial" w:hAnsi="Arial" w:cs="Arial"/>
                            <w:sz w:val="22"/>
                          </w:rPr>
                        </w:pPr>
                        <w:r>
                          <w:rPr>
                            <w:rFonts w:ascii="Arial" w:eastAsia="Arial" w:hAnsi="Arial" w:cs="Arial"/>
                            <w:sz w:val="22"/>
                          </w:rPr>
                          <w:t>Advanced Economies</w:t>
                        </w:r>
                      </w:p>
                    </w:tc>
                    <w:tc>
                      <w:tcPr>
                        <w:tcW w:w="0" w:type="auto"/>
                        <w:tcMar>
                          <w:top w:w="80" w:type="dxa"/>
                          <w:bottom w:w="80" w:type="dxa"/>
                        </w:tcMar>
                        <w:vAlign w:val="center"/>
                      </w:tcPr>
                      <w:p w14:paraId="09AF5FB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4408FF6" w14:textId="77777777">
                    <w:tc>
                      <w:tcPr>
                        <w:tcW w:w="0" w:type="auto"/>
                        <w:tcMar>
                          <w:top w:w="80" w:type="dxa"/>
                          <w:bottom w:w="80" w:type="dxa"/>
                        </w:tcMar>
                      </w:tcPr>
                      <w:p w14:paraId="7E2BC086" w14:textId="0FF731BA" w:rsidR="00F96CF5" w:rsidRDefault="00773C45">
                        <w:pPr>
                          <w:rPr>
                            <w:rFonts w:ascii="Arial" w:eastAsia="Arial" w:hAnsi="Arial" w:cs="Arial"/>
                            <w:sz w:val="22"/>
                          </w:rPr>
                        </w:pPr>
                        <w:r>
                          <w:rPr>
                            <w:noProof/>
                          </w:rPr>
                          <mc:AlternateContent>
                            <mc:Choice Requires="wps">
                              <w:drawing>
                                <wp:anchor distT="0" distB="0" distL="114300" distR="114300" simplePos="0" relativeHeight="251658695" behindDoc="0" locked="1" layoutInCell="1" allowOverlap="1" wp14:anchorId="5F029751" wp14:editId="733D4118">
                                  <wp:simplePos x="0" y="0"/>
                                  <wp:positionH relativeFrom="column">
                                    <wp:align>center</wp:align>
                                  </wp:positionH>
                                  <wp:positionV relativeFrom="paragraph">
                                    <wp:posOffset>25400</wp:posOffset>
                                  </wp:positionV>
                                  <wp:extent cx="88900" cy="88900"/>
                                  <wp:effectExtent l="11430" t="12065" r="13970" b="13335"/>
                                  <wp:wrapNone/>
                                  <wp:docPr id="5010411" name="Oval 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E401B95" id="Oval 486" o:spid="_x0000_s1026" style="position:absolute;margin-left:0;margin-top:2pt;width:7pt;height:7pt;z-index:2518005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F85BDE0" w14:textId="77777777" w:rsidR="00F96CF5" w:rsidRDefault="00F96CF5">
                        <w:pPr>
                          <w:rPr>
                            <w:rFonts w:ascii="Arial" w:eastAsia="Arial" w:hAnsi="Arial" w:cs="Arial"/>
                            <w:sz w:val="22"/>
                          </w:rPr>
                        </w:pPr>
                        <w:r>
                          <w:rPr>
                            <w:rFonts w:ascii="Arial" w:eastAsia="Arial" w:hAnsi="Arial" w:cs="Arial"/>
                            <w:sz w:val="22"/>
                          </w:rPr>
                          <w:t>Advanced Economies</w:t>
                        </w:r>
                      </w:p>
                    </w:tc>
                    <w:tc>
                      <w:tcPr>
                        <w:tcW w:w="0" w:type="auto"/>
                        <w:tcMar>
                          <w:top w:w="80" w:type="dxa"/>
                          <w:bottom w:w="80" w:type="dxa"/>
                        </w:tcMar>
                        <w:vAlign w:val="center"/>
                      </w:tcPr>
                      <w:p w14:paraId="78D23B79"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E512A78" w14:textId="77777777">
                    <w:tc>
                      <w:tcPr>
                        <w:tcW w:w="0" w:type="auto"/>
                        <w:tcMar>
                          <w:top w:w="80" w:type="dxa"/>
                          <w:bottom w:w="80" w:type="dxa"/>
                        </w:tcMar>
                      </w:tcPr>
                      <w:p w14:paraId="2BDFA5B6" w14:textId="10BB7FD3" w:rsidR="00F96CF5" w:rsidRDefault="00773C45">
                        <w:pPr>
                          <w:rPr>
                            <w:rFonts w:ascii="Arial" w:eastAsia="Arial" w:hAnsi="Arial" w:cs="Arial"/>
                            <w:sz w:val="22"/>
                          </w:rPr>
                        </w:pPr>
                        <w:r>
                          <w:rPr>
                            <w:noProof/>
                          </w:rPr>
                          <mc:AlternateContent>
                            <mc:Choice Requires="wps">
                              <w:drawing>
                                <wp:anchor distT="0" distB="0" distL="114300" distR="114300" simplePos="0" relativeHeight="251658696" behindDoc="0" locked="1" layoutInCell="1" allowOverlap="1" wp14:anchorId="0173D49A" wp14:editId="3D01FFB4">
                                  <wp:simplePos x="0" y="0"/>
                                  <wp:positionH relativeFrom="column">
                                    <wp:align>center</wp:align>
                                  </wp:positionH>
                                  <wp:positionV relativeFrom="paragraph">
                                    <wp:posOffset>25400</wp:posOffset>
                                  </wp:positionV>
                                  <wp:extent cx="88900" cy="88900"/>
                                  <wp:effectExtent l="11430" t="8255" r="13970" b="7620"/>
                                  <wp:wrapNone/>
                                  <wp:docPr id="41257321" name="Oval 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7D660E4" id="Oval 487" o:spid="_x0000_s1026" style="position:absolute;margin-left:0;margin-top:2pt;width:7pt;height:7pt;z-index:2518016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DE50CB0" w14:textId="77777777" w:rsidR="00F96CF5" w:rsidRDefault="00F96CF5">
                        <w:pPr>
                          <w:rPr>
                            <w:rFonts w:ascii="Arial" w:eastAsia="Arial" w:hAnsi="Arial" w:cs="Arial"/>
                            <w:sz w:val="22"/>
                          </w:rPr>
                        </w:pPr>
                        <w:r>
                          <w:rPr>
                            <w:rFonts w:ascii="Arial" w:eastAsia="Arial" w:hAnsi="Arial" w:cs="Arial"/>
                            <w:sz w:val="22"/>
                          </w:rPr>
                          <w:t>Advanced Economies</w:t>
                        </w:r>
                      </w:p>
                    </w:tc>
                    <w:tc>
                      <w:tcPr>
                        <w:tcW w:w="0" w:type="auto"/>
                        <w:tcMar>
                          <w:top w:w="80" w:type="dxa"/>
                          <w:bottom w:w="80" w:type="dxa"/>
                        </w:tcMar>
                        <w:vAlign w:val="center"/>
                      </w:tcPr>
                      <w:p w14:paraId="1724800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6E96142" w14:textId="77777777">
                    <w:tc>
                      <w:tcPr>
                        <w:tcW w:w="0" w:type="auto"/>
                        <w:tcMar>
                          <w:top w:w="80" w:type="dxa"/>
                          <w:bottom w:w="80" w:type="dxa"/>
                        </w:tcMar>
                      </w:tcPr>
                      <w:p w14:paraId="3AD71CD4" w14:textId="42E137AB" w:rsidR="00F96CF5" w:rsidRDefault="00773C45">
                        <w:pPr>
                          <w:rPr>
                            <w:rFonts w:ascii="Arial" w:eastAsia="Arial" w:hAnsi="Arial" w:cs="Arial"/>
                            <w:sz w:val="22"/>
                          </w:rPr>
                        </w:pPr>
                        <w:r>
                          <w:rPr>
                            <w:noProof/>
                          </w:rPr>
                          <mc:AlternateContent>
                            <mc:Choice Requires="wps">
                              <w:drawing>
                                <wp:anchor distT="0" distB="0" distL="114300" distR="114300" simplePos="0" relativeHeight="251658697" behindDoc="0" locked="1" layoutInCell="1" allowOverlap="1" wp14:anchorId="53AFB7B7" wp14:editId="42C60CAE">
                                  <wp:simplePos x="0" y="0"/>
                                  <wp:positionH relativeFrom="column">
                                    <wp:align>center</wp:align>
                                  </wp:positionH>
                                  <wp:positionV relativeFrom="paragraph">
                                    <wp:posOffset>25400</wp:posOffset>
                                  </wp:positionV>
                                  <wp:extent cx="88900" cy="88900"/>
                                  <wp:effectExtent l="11430" t="13970" r="13970" b="11430"/>
                                  <wp:wrapNone/>
                                  <wp:docPr id="290714105" name="Oval 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C13115F" id="Oval 488" o:spid="_x0000_s1026" style="position:absolute;margin-left:0;margin-top:2pt;width:7pt;height:7pt;z-index:2518026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979C5C2" w14:textId="77777777" w:rsidR="00F96CF5" w:rsidRDefault="00F96CF5">
                        <w:pPr>
                          <w:rPr>
                            <w:rFonts w:ascii="Arial" w:eastAsia="Arial" w:hAnsi="Arial" w:cs="Arial"/>
                            <w:sz w:val="22"/>
                          </w:rPr>
                        </w:pPr>
                        <w:r>
                          <w:rPr>
                            <w:rFonts w:ascii="Arial" w:eastAsia="Arial" w:hAnsi="Arial" w:cs="Arial"/>
                            <w:sz w:val="22"/>
                          </w:rPr>
                          <w:t>Advanced Economies</w:t>
                        </w:r>
                      </w:p>
                    </w:tc>
                    <w:tc>
                      <w:tcPr>
                        <w:tcW w:w="0" w:type="auto"/>
                        <w:tcMar>
                          <w:top w:w="80" w:type="dxa"/>
                          <w:bottom w:w="80" w:type="dxa"/>
                        </w:tcMar>
                        <w:vAlign w:val="center"/>
                      </w:tcPr>
                      <w:p w14:paraId="7FA48E05"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71A0D55" w14:textId="77777777">
                    <w:tc>
                      <w:tcPr>
                        <w:tcW w:w="0" w:type="auto"/>
                        <w:tcMar>
                          <w:top w:w="80" w:type="dxa"/>
                          <w:bottom w:w="80" w:type="dxa"/>
                        </w:tcMar>
                      </w:tcPr>
                      <w:p w14:paraId="2244FC2B" w14:textId="5E3AFA16" w:rsidR="00F96CF5" w:rsidRDefault="00773C45">
                        <w:pPr>
                          <w:rPr>
                            <w:rFonts w:ascii="Arial" w:eastAsia="Arial" w:hAnsi="Arial" w:cs="Arial"/>
                            <w:sz w:val="22"/>
                          </w:rPr>
                        </w:pPr>
                        <w:r>
                          <w:rPr>
                            <w:noProof/>
                          </w:rPr>
                          <mc:AlternateContent>
                            <mc:Choice Requires="wps">
                              <w:drawing>
                                <wp:anchor distT="0" distB="0" distL="114300" distR="114300" simplePos="0" relativeHeight="251658698" behindDoc="0" locked="1" layoutInCell="1" allowOverlap="1" wp14:anchorId="1727C1EC" wp14:editId="58660E2F">
                                  <wp:simplePos x="0" y="0"/>
                                  <wp:positionH relativeFrom="column">
                                    <wp:align>center</wp:align>
                                  </wp:positionH>
                                  <wp:positionV relativeFrom="paragraph">
                                    <wp:posOffset>25400</wp:posOffset>
                                  </wp:positionV>
                                  <wp:extent cx="88900" cy="88900"/>
                                  <wp:effectExtent l="11430" t="10160" r="13970" b="5715"/>
                                  <wp:wrapNone/>
                                  <wp:docPr id="121791195" name="Oval 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733431D" id="Oval 489" o:spid="_x0000_s1026" style="position:absolute;margin-left:0;margin-top:2pt;width:7pt;height:7pt;z-index:2518036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B8AB345" w14:textId="5EACE21C" w:rsidR="00F96CF5" w:rsidRDefault="00F96CF5">
                        <w:pPr>
                          <w:rPr>
                            <w:rFonts w:ascii="Arial" w:eastAsia="Arial" w:hAnsi="Arial" w:cs="Arial"/>
                            <w:sz w:val="22"/>
                          </w:rPr>
                        </w:pPr>
                        <w:r>
                          <w:rPr>
                            <w:rFonts w:ascii="Arial" w:eastAsia="Arial" w:hAnsi="Arial" w:cs="Arial"/>
                            <w:sz w:val="22"/>
                          </w:rPr>
                          <w:t xml:space="preserve">Emerging Market </w:t>
                        </w:r>
                        <w:ins w:id="40" w:author="Rollins, Carmen" w:date="2025-05-12T16:17:00Z">
                          <w:r w:rsidR="0040294F">
                            <w:rPr>
                              <w:rFonts w:ascii="Arial" w:eastAsia="Arial" w:hAnsi="Arial" w:cs="Arial"/>
                              <w:sz w:val="22"/>
                            </w:rPr>
                            <w:t xml:space="preserve">and Middle-Income </w:t>
                          </w:r>
                        </w:ins>
                        <w:r>
                          <w:rPr>
                            <w:rFonts w:ascii="Arial" w:eastAsia="Arial" w:hAnsi="Arial" w:cs="Arial"/>
                            <w:sz w:val="22"/>
                          </w:rPr>
                          <w:t>Economies</w:t>
                        </w:r>
                      </w:p>
                    </w:tc>
                    <w:tc>
                      <w:tcPr>
                        <w:tcW w:w="0" w:type="auto"/>
                        <w:tcMar>
                          <w:top w:w="80" w:type="dxa"/>
                          <w:bottom w:w="80" w:type="dxa"/>
                        </w:tcMar>
                        <w:vAlign w:val="center"/>
                      </w:tcPr>
                      <w:p w14:paraId="230C3A01"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B99682B" w14:textId="77777777">
                    <w:tc>
                      <w:tcPr>
                        <w:tcW w:w="0" w:type="auto"/>
                        <w:tcMar>
                          <w:top w:w="80" w:type="dxa"/>
                          <w:bottom w:w="80" w:type="dxa"/>
                        </w:tcMar>
                      </w:tcPr>
                      <w:p w14:paraId="2D7E4EF8" w14:textId="54D9E271" w:rsidR="00F96CF5" w:rsidRDefault="00773C45">
                        <w:pPr>
                          <w:rPr>
                            <w:rFonts w:ascii="Arial" w:eastAsia="Arial" w:hAnsi="Arial" w:cs="Arial"/>
                            <w:sz w:val="22"/>
                          </w:rPr>
                        </w:pPr>
                        <w:r>
                          <w:rPr>
                            <w:noProof/>
                          </w:rPr>
                          <mc:AlternateContent>
                            <mc:Choice Requires="wps">
                              <w:drawing>
                                <wp:anchor distT="0" distB="0" distL="114300" distR="114300" simplePos="0" relativeHeight="251658699" behindDoc="0" locked="1" layoutInCell="1" allowOverlap="1" wp14:anchorId="6B4742E3" wp14:editId="072295CF">
                                  <wp:simplePos x="0" y="0"/>
                                  <wp:positionH relativeFrom="column">
                                    <wp:align>center</wp:align>
                                  </wp:positionH>
                                  <wp:positionV relativeFrom="paragraph">
                                    <wp:posOffset>25400</wp:posOffset>
                                  </wp:positionV>
                                  <wp:extent cx="88900" cy="88900"/>
                                  <wp:effectExtent l="11430" t="6350" r="13970" b="9525"/>
                                  <wp:wrapNone/>
                                  <wp:docPr id="999573481" name="Oval 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5B1C347" id="Oval 490" o:spid="_x0000_s1026" style="position:absolute;margin-left:0;margin-top:2pt;width:7pt;height:7pt;z-index:2518046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1A858CF" w14:textId="452166FA" w:rsidR="00F96CF5" w:rsidRDefault="00F96CF5">
                        <w:pPr>
                          <w:rPr>
                            <w:rFonts w:ascii="Arial" w:eastAsia="Arial" w:hAnsi="Arial" w:cs="Arial"/>
                            <w:sz w:val="22"/>
                          </w:rPr>
                        </w:pPr>
                        <w:commentRangeStart w:id="41"/>
                        <w:r>
                          <w:rPr>
                            <w:rFonts w:ascii="Arial" w:eastAsia="Arial" w:hAnsi="Arial" w:cs="Arial"/>
                            <w:sz w:val="22"/>
                          </w:rPr>
                          <w:t xml:space="preserve">Emerging Market </w:t>
                        </w:r>
                        <w:ins w:id="42" w:author="Rollins, Carmen" w:date="2025-05-12T16:17:00Z">
                          <w:r w:rsidR="0040294F">
                            <w:rPr>
                              <w:rFonts w:ascii="Arial" w:eastAsia="Arial" w:hAnsi="Arial" w:cs="Arial"/>
                              <w:sz w:val="22"/>
                            </w:rPr>
                            <w:t xml:space="preserve">and Middle-Income </w:t>
                          </w:r>
                        </w:ins>
                        <w:r>
                          <w:rPr>
                            <w:rFonts w:ascii="Arial" w:eastAsia="Arial" w:hAnsi="Arial" w:cs="Arial"/>
                            <w:sz w:val="22"/>
                          </w:rPr>
                          <w:t>Economies</w:t>
                        </w:r>
                        <w:commentRangeEnd w:id="41"/>
                        <w:r w:rsidR="00DB1D37">
                          <w:rPr>
                            <w:rStyle w:val="CommentReference"/>
                          </w:rPr>
                          <w:commentReference w:id="41"/>
                        </w:r>
                      </w:p>
                    </w:tc>
                    <w:tc>
                      <w:tcPr>
                        <w:tcW w:w="0" w:type="auto"/>
                        <w:tcMar>
                          <w:top w:w="80" w:type="dxa"/>
                          <w:bottom w:w="80" w:type="dxa"/>
                        </w:tcMar>
                        <w:vAlign w:val="center"/>
                      </w:tcPr>
                      <w:p w14:paraId="1263D970"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549BE44" w14:textId="77777777">
                    <w:tc>
                      <w:tcPr>
                        <w:tcW w:w="0" w:type="auto"/>
                        <w:tcMar>
                          <w:top w:w="80" w:type="dxa"/>
                          <w:bottom w:w="80" w:type="dxa"/>
                        </w:tcMar>
                      </w:tcPr>
                      <w:p w14:paraId="673E0239" w14:textId="63F6FB2C" w:rsidR="00F96CF5" w:rsidRDefault="00773C45">
                        <w:pPr>
                          <w:rPr>
                            <w:rFonts w:ascii="Arial" w:eastAsia="Arial" w:hAnsi="Arial" w:cs="Arial"/>
                            <w:sz w:val="22"/>
                          </w:rPr>
                        </w:pPr>
                        <w:r>
                          <w:rPr>
                            <w:noProof/>
                          </w:rPr>
                          <mc:AlternateContent>
                            <mc:Choice Requires="wps">
                              <w:drawing>
                                <wp:anchor distT="0" distB="0" distL="114300" distR="114300" simplePos="0" relativeHeight="251658700" behindDoc="0" locked="1" layoutInCell="1" allowOverlap="1" wp14:anchorId="27DDFB99" wp14:editId="6B7E3653">
                                  <wp:simplePos x="0" y="0"/>
                                  <wp:positionH relativeFrom="column">
                                    <wp:align>center</wp:align>
                                  </wp:positionH>
                                  <wp:positionV relativeFrom="paragraph">
                                    <wp:posOffset>25400</wp:posOffset>
                                  </wp:positionV>
                                  <wp:extent cx="88900" cy="88900"/>
                                  <wp:effectExtent l="11430" t="12065" r="13970" b="13335"/>
                                  <wp:wrapNone/>
                                  <wp:docPr id="372438280" name="Oval 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C51890B" id="Oval 491" o:spid="_x0000_s1026" style="position:absolute;margin-left:0;margin-top:2pt;width:7pt;height:7pt;z-index:2518056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0E84549" w14:textId="604BA563" w:rsidR="00F96CF5" w:rsidRDefault="00F96CF5">
                        <w:pPr>
                          <w:rPr>
                            <w:rFonts w:ascii="Arial" w:eastAsia="Arial" w:hAnsi="Arial" w:cs="Arial"/>
                            <w:sz w:val="22"/>
                          </w:rPr>
                        </w:pPr>
                        <w:r>
                          <w:rPr>
                            <w:rFonts w:ascii="Arial" w:eastAsia="Arial" w:hAnsi="Arial" w:cs="Arial"/>
                            <w:sz w:val="22"/>
                          </w:rPr>
                          <w:t xml:space="preserve">Emerging Market </w:t>
                        </w:r>
                        <w:ins w:id="43" w:author="Rollins, Carmen" w:date="2025-05-12T16:17:00Z">
                          <w:r w:rsidR="0040294F">
                            <w:rPr>
                              <w:rFonts w:ascii="Arial" w:eastAsia="Arial" w:hAnsi="Arial" w:cs="Arial"/>
                              <w:sz w:val="22"/>
                            </w:rPr>
                            <w:t xml:space="preserve">and Middle-Income </w:t>
                          </w:r>
                        </w:ins>
                        <w:r>
                          <w:rPr>
                            <w:rFonts w:ascii="Arial" w:eastAsia="Arial" w:hAnsi="Arial" w:cs="Arial"/>
                            <w:sz w:val="22"/>
                          </w:rPr>
                          <w:t>Economies</w:t>
                        </w:r>
                      </w:p>
                    </w:tc>
                    <w:tc>
                      <w:tcPr>
                        <w:tcW w:w="0" w:type="auto"/>
                        <w:tcMar>
                          <w:top w:w="80" w:type="dxa"/>
                          <w:bottom w:w="80" w:type="dxa"/>
                        </w:tcMar>
                        <w:vAlign w:val="center"/>
                      </w:tcPr>
                      <w:p w14:paraId="79B6CFAB"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FD2DE12" w14:textId="77777777">
                    <w:tc>
                      <w:tcPr>
                        <w:tcW w:w="0" w:type="auto"/>
                        <w:tcMar>
                          <w:top w:w="80" w:type="dxa"/>
                          <w:bottom w:w="80" w:type="dxa"/>
                        </w:tcMar>
                      </w:tcPr>
                      <w:p w14:paraId="29152D51" w14:textId="4D2AC398" w:rsidR="00F96CF5" w:rsidRDefault="00773C45">
                        <w:pPr>
                          <w:rPr>
                            <w:rFonts w:ascii="Arial" w:eastAsia="Arial" w:hAnsi="Arial" w:cs="Arial"/>
                            <w:sz w:val="22"/>
                          </w:rPr>
                        </w:pPr>
                        <w:r>
                          <w:rPr>
                            <w:noProof/>
                          </w:rPr>
                          <mc:AlternateContent>
                            <mc:Choice Requires="wps">
                              <w:drawing>
                                <wp:anchor distT="0" distB="0" distL="114300" distR="114300" simplePos="0" relativeHeight="251658701" behindDoc="0" locked="1" layoutInCell="1" allowOverlap="1" wp14:anchorId="0A09DD40" wp14:editId="465F32C0">
                                  <wp:simplePos x="0" y="0"/>
                                  <wp:positionH relativeFrom="column">
                                    <wp:align>center</wp:align>
                                  </wp:positionH>
                                  <wp:positionV relativeFrom="paragraph">
                                    <wp:posOffset>25400</wp:posOffset>
                                  </wp:positionV>
                                  <wp:extent cx="88900" cy="88900"/>
                                  <wp:effectExtent l="11430" t="8255" r="13970" b="7620"/>
                                  <wp:wrapNone/>
                                  <wp:docPr id="529459830" name="Oval 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1F504FE" id="Oval 492" o:spid="_x0000_s1026" style="position:absolute;margin-left:0;margin-top:2pt;width:7pt;height:7pt;z-index:2518067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C784495" w14:textId="1BA6ACF8" w:rsidR="00F96CF5" w:rsidRDefault="00F96CF5">
                        <w:pPr>
                          <w:rPr>
                            <w:rFonts w:ascii="Arial" w:eastAsia="Arial" w:hAnsi="Arial" w:cs="Arial"/>
                            <w:sz w:val="22"/>
                          </w:rPr>
                        </w:pPr>
                        <w:r>
                          <w:rPr>
                            <w:rFonts w:ascii="Arial" w:eastAsia="Arial" w:hAnsi="Arial" w:cs="Arial"/>
                            <w:sz w:val="22"/>
                          </w:rPr>
                          <w:t xml:space="preserve">Emerging Market </w:t>
                        </w:r>
                        <w:ins w:id="44" w:author="Rollins, Carmen" w:date="2025-05-12T16:17:00Z">
                          <w:r w:rsidR="0040294F">
                            <w:rPr>
                              <w:rFonts w:ascii="Arial" w:eastAsia="Arial" w:hAnsi="Arial" w:cs="Arial"/>
                              <w:sz w:val="22"/>
                            </w:rPr>
                            <w:t xml:space="preserve">and Middle-Income </w:t>
                          </w:r>
                        </w:ins>
                        <w:r>
                          <w:rPr>
                            <w:rFonts w:ascii="Arial" w:eastAsia="Arial" w:hAnsi="Arial" w:cs="Arial"/>
                            <w:sz w:val="22"/>
                          </w:rPr>
                          <w:t>Economies</w:t>
                        </w:r>
                      </w:p>
                    </w:tc>
                    <w:tc>
                      <w:tcPr>
                        <w:tcW w:w="0" w:type="auto"/>
                        <w:tcMar>
                          <w:top w:w="80" w:type="dxa"/>
                          <w:bottom w:w="80" w:type="dxa"/>
                        </w:tcMar>
                        <w:vAlign w:val="center"/>
                      </w:tcPr>
                      <w:p w14:paraId="1CEBDEE6"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53E0704E" w14:textId="77777777">
                    <w:tc>
                      <w:tcPr>
                        <w:tcW w:w="0" w:type="auto"/>
                        <w:tcMar>
                          <w:top w:w="80" w:type="dxa"/>
                          <w:bottom w:w="80" w:type="dxa"/>
                        </w:tcMar>
                      </w:tcPr>
                      <w:p w14:paraId="779E1B13" w14:textId="5BB6642D" w:rsidR="00F96CF5" w:rsidRDefault="00773C45">
                        <w:pPr>
                          <w:rPr>
                            <w:rFonts w:ascii="Arial" w:eastAsia="Arial" w:hAnsi="Arial" w:cs="Arial"/>
                            <w:sz w:val="22"/>
                          </w:rPr>
                        </w:pPr>
                        <w:r>
                          <w:rPr>
                            <w:noProof/>
                          </w:rPr>
                          <mc:AlternateContent>
                            <mc:Choice Requires="wps">
                              <w:drawing>
                                <wp:anchor distT="0" distB="0" distL="114300" distR="114300" simplePos="0" relativeHeight="251658702" behindDoc="0" locked="1" layoutInCell="1" allowOverlap="1" wp14:anchorId="37798A5C" wp14:editId="307A37AB">
                                  <wp:simplePos x="0" y="0"/>
                                  <wp:positionH relativeFrom="column">
                                    <wp:align>center</wp:align>
                                  </wp:positionH>
                                  <wp:positionV relativeFrom="paragraph">
                                    <wp:posOffset>25400</wp:posOffset>
                                  </wp:positionV>
                                  <wp:extent cx="88900" cy="88900"/>
                                  <wp:effectExtent l="11430" t="13970" r="13970" b="11430"/>
                                  <wp:wrapNone/>
                                  <wp:docPr id="2006638294" name="Oval 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EB4E140" id="Oval 493" o:spid="_x0000_s1026" style="position:absolute;margin-left:0;margin-top:2pt;width:7pt;height:7pt;z-index:2518077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7818D22" w14:textId="77777777" w:rsidR="00F96CF5" w:rsidRDefault="00F96CF5">
                        <w:pPr>
                          <w:rPr>
                            <w:rFonts w:ascii="Arial" w:eastAsia="Arial" w:hAnsi="Arial" w:cs="Arial"/>
                            <w:sz w:val="22"/>
                          </w:rPr>
                        </w:pPr>
                        <w:r>
                          <w:rPr>
                            <w:rFonts w:ascii="Arial" w:eastAsia="Arial" w:hAnsi="Arial" w:cs="Arial"/>
                            <w:sz w:val="22"/>
                          </w:rPr>
                          <w:t>Low-Income Developing Countries</w:t>
                        </w:r>
                      </w:p>
                    </w:tc>
                    <w:tc>
                      <w:tcPr>
                        <w:tcW w:w="0" w:type="auto"/>
                        <w:tcMar>
                          <w:top w:w="80" w:type="dxa"/>
                          <w:bottom w:w="80" w:type="dxa"/>
                        </w:tcMar>
                        <w:vAlign w:val="center"/>
                      </w:tcPr>
                      <w:p w14:paraId="1010141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D516E2F" w14:textId="77777777">
                    <w:tc>
                      <w:tcPr>
                        <w:tcW w:w="0" w:type="auto"/>
                        <w:tcMar>
                          <w:top w:w="80" w:type="dxa"/>
                          <w:bottom w:w="80" w:type="dxa"/>
                        </w:tcMar>
                      </w:tcPr>
                      <w:p w14:paraId="64413D05" w14:textId="414C4EC9" w:rsidR="00F96CF5" w:rsidRDefault="00773C45">
                        <w:pPr>
                          <w:rPr>
                            <w:rFonts w:ascii="Arial" w:eastAsia="Arial" w:hAnsi="Arial" w:cs="Arial"/>
                            <w:sz w:val="22"/>
                          </w:rPr>
                        </w:pPr>
                        <w:r>
                          <w:rPr>
                            <w:noProof/>
                          </w:rPr>
                          <mc:AlternateContent>
                            <mc:Choice Requires="wps">
                              <w:drawing>
                                <wp:anchor distT="0" distB="0" distL="114300" distR="114300" simplePos="0" relativeHeight="251658703" behindDoc="0" locked="1" layoutInCell="1" allowOverlap="1" wp14:anchorId="4CBDC868" wp14:editId="48E2D684">
                                  <wp:simplePos x="0" y="0"/>
                                  <wp:positionH relativeFrom="column">
                                    <wp:align>center</wp:align>
                                  </wp:positionH>
                                  <wp:positionV relativeFrom="paragraph">
                                    <wp:posOffset>25400</wp:posOffset>
                                  </wp:positionV>
                                  <wp:extent cx="88900" cy="88900"/>
                                  <wp:effectExtent l="11430" t="10160" r="13970" b="5715"/>
                                  <wp:wrapNone/>
                                  <wp:docPr id="972669162" name="Oval 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2F31B60" id="Oval 494" o:spid="_x0000_s1026" style="position:absolute;margin-left:0;margin-top:2pt;width:7pt;height:7pt;z-index:2518087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5CEDD1B" w14:textId="77777777" w:rsidR="00F96CF5" w:rsidRDefault="00F96CF5">
                        <w:pPr>
                          <w:rPr>
                            <w:rFonts w:ascii="Arial" w:eastAsia="Arial" w:hAnsi="Arial" w:cs="Arial"/>
                            <w:sz w:val="22"/>
                          </w:rPr>
                        </w:pPr>
                        <w:r>
                          <w:rPr>
                            <w:rFonts w:ascii="Arial" w:eastAsia="Arial" w:hAnsi="Arial" w:cs="Arial"/>
                            <w:sz w:val="22"/>
                          </w:rPr>
                          <w:t>Low-Income Developing Countries</w:t>
                        </w:r>
                      </w:p>
                    </w:tc>
                    <w:tc>
                      <w:tcPr>
                        <w:tcW w:w="0" w:type="auto"/>
                        <w:tcMar>
                          <w:top w:w="80" w:type="dxa"/>
                          <w:bottom w:w="80" w:type="dxa"/>
                        </w:tcMar>
                        <w:vAlign w:val="center"/>
                      </w:tcPr>
                      <w:p w14:paraId="5C052B0D"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411812D" w14:textId="77777777">
                    <w:tc>
                      <w:tcPr>
                        <w:tcW w:w="0" w:type="auto"/>
                        <w:tcMar>
                          <w:top w:w="80" w:type="dxa"/>
                          <w:bottom w:w="80" w:type="dxa"/>
                        </w:tcMar>
                      </w:tcPr>
                      <w:p w14:paraId="47FCE075" w14:textId="779EDA57" w:rsidR="00F96CF5" w:rsidRDefault="00773C45">
                        <w:pPr>
                          <w:rPr>
                            <w:rFonts w:ascii="Arial" w:eastAsia="Arial" w:hAnsi="Arial" w:cs="Arial"/>
                            <w:sz w:val="22"/>
                          </w:rPr>
                        </w:pPr>
                        <w:r>
                          <w:rPr>
                            <w:noProof/>
                          </w:rPr>
                          <mc:AlternateContent>
                            <mc:Choice Requires="wps">
                              <w:drawing>
                                <wp:anchor distT="0" distB="0" distL="114300" distR="114300" simplePos="0" relativeHeight="251658704" behindDoc="0" locked="1" layoutInCell="1" allowOverlap="1" wp14:anchorId="27BE2795" wp14:editId="06E76F20">
                                  <wp:simplePos x="0" y="0"/>
                                  <wp:positionH relativeFrom="column">
                                    <wp:align>center</wp:align>
                                  </wp:positionH>
                                  <wp:positionV relativeFrom="paragraph">
                                    <wp:posOffset>25400</wp:posOffset>
                                  </wp:positionV>
                                  <wp:extent cx="88900" cy="88900"/>
                                  <wp:effectExtent l="11430" t="13970" r="13970" b="11430"/>
                                  <wp:wrapNone/>
                                  <wp:docPr id="1184560411" name="Oval 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5D33828" id="Oval 495" o:spid="_x0000_s1026" style="position:absolute;margin-left:0;margin-top:2pt;width:7pt;height:7pt;z-index:2518097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B3BCB1C" w14:textId="77777777" w:rsidR="00F96CF5" w:rsidRDefault="00F96CF5">
                        <w:pPr>
                          <w:rPr>
                            <w:rFonts w:ascii="Arial" w:eastAsia="Arial" w:hAnsi="Arial" w:cs="Arial"/>
                            <w:sz w:val="22"/>
                          </w:rPr>
                        </w:pPr>
                        <w:r>
                          <w:rPr>
                            <w:rFonts w:ascii="Arial" w:eastAsia="Arial" w:hAnsi="Arial" w:cs="Arial"/>
                            <w:sz w:val="22"/>
                          </w:rPr>
                          <w:t>Low-Income Developing Countries</w:t>
                        </w:r>
                      </w:p>
                    </w:tc>
                    <w:tc>
                      <w:tcPr>
                        <w:tcW w:w="0" w:type="auto"/>
                        <w:tcMar>
                          <w:top w:w="80" w:type="dxa"/>
                          <w:bottom w:w="80" w:type="dxa"/>
                        </w:tcMar>
                        <w:vAlign w:val="center"/>
                      </w:tcPr>
                      <w:p w14:paraId="4FEBCC82"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AC454E9" w14:textId="77777777">
                    <w:tc>
                      <w:tcPr>
                        <w:tcW w:w="0" w:type="auto"/>
                        <w:tcMar>
                          <w:top w:w="80" w:type="dxa"/>
                          <w:bottom w:w="80" w:type="dxa"/>
                        </w:tcMar>
                      </w:tcPr>
                      <w:p w14:paraId="4E956F0B" w14:textId="04C4C9F5" w:rsidR="00F96CF5" w:rsidRDefault="00773C45">
                        <w:pPr>
                          <w:rPr>
                            <w:rFonts w:ascii="Arial" w:eastAsia="Arial" w:hAnsi="Arial" w:cs="Arial"/>
                            <w:sz w:val="22"/>
                          </w:rPr>
                        </w:pPr>
                        <w:r>
                          <w:rPr>
                            <w:noProof/>
                          </w:rPr>
                          <mc:AlternateContent>
                            <mc:Choice Requires="wps">
                              <w:drawing>
                                <wp:anchor distT="0" distB="0" distL="114300" distR="114300" simplePos="0" relativeHeight="251658705" behindDoc="0" locked="1" layoutInCell="1" allowOverlap="1" wp14:anchorId="450144E3" wp14:editId="7332F3ED">
                                  <wp:simplePos x="0" y="0"/>
                                  <wp:positionH relativeFrom="column">
                                    <wp:align>center</wp:align>
                                  </wp:positionH>
                                  <wp:positionV relativeFrom="paragraph">
                                    <wp:posOffset>25400</wp:posOffset>
                                  </wp:positionV>
                                  <wp:extent cx="88900" cy="88900"/>
                                  <wp:effectExtent l="11430" t="10160" r="13970" b="5715"/>
                                  <wp:wrapNone/>
                                  <wp:docPr id="353691686" name="Oval 4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282C1C3" id="Oval 496" o:spid="_x0000_s1026" style="position:absolute;margin-left:0;margin-top:2pt;width:7pt;height:7pt;z-index:2518108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5D1CEB7" w14:textId="77777777" w:rsidR="00F96CF5" w:rsidRDefault="00F96CF5">
                        <w:pPr>
                          <w:rPr>
                            <w:rFonts w:ascii="Arial" w:eastAsia="Arial" w:hAnsi="Arial" w:cs="Arial"/>
                            <w:sz w:val="22"/>
                          </w:rPr>
                        </w:pPr>
                        <w:r>
                          <w:rPr>
                            <w:rFonts w:ascii="Arial" w:eastAsia="Arial" w:hAnsi="Arial" w:cs="Arial"/>
                            <w:sz w:val="22"/>
                          </w:rPr>
                          <w:t>Low-Income Developing Countries</w:t>
                        </w:r>
                      </w:p>
                    </w:tc>
                    <w:tc>
                      <w:tcPr>
                        <w:tcW w:w="0" w:type="auto"/>
                        <w:tcMar>
                          <w:top w:w="80" w:type="dxa"/>
                          <w:bottom w:w="80" w:type="dxa"/>
                        </w:tcMar>
                        <w:vAlign w:val="center"/>
                      </w:tcPr>
                      <w:p w14:paraId="6CF41486"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1D3640F3" w14:textId="77777777">
                    <w:tc>
                      <w:tcPr>
                        <w:tcW w:w="0" w:type="auto"/>
                        <w:tcMar>
                          <w:top w:w="80" w:type="dxa"/>
                          <w:bottom w:w="80" w:type="dxa"/>
                        </w:tcMar>
                      </w:tcPr>
                      <w:p w14:paraId="08FA4EC8" w14:textId="10A3C55B" w:rsidR="00F96CF5" w:rsidRDefault="00773C45">
                        <w:pPr>
                          <w:rPr>
                            <w:rFonts w:ascii="Arial" w:eastAsia="Arial" w:hAnsi="Arial" w:cs="Arial"/>
                            <w:sz w:val="22"/>
                          </w:rPr>
                        </w:pPr>
                        <w:r>
                          <w:rPr>
                            <w:noProof/>
                          </w:rPr>
                          <mc:AlternateContent>
                            <mc:Choice Requires="wps">
                              <w:drawing>
                                <wp:anchor distT="0" distB="0" distL="114300" distR="114300" simplePos="0" relativeHeight="251658706" behindDoc="0" locked="1" layoutInCell="1" allowOverlap="1" wp14:anchorId="5CBC966C" wp14:editId="4E684173">
                                  <wp:simplePos x="0" y="0"/>
                                  <wp:positionH relativeFrom="column">
                                    <wp:align>center</wp:align>
                                  </wp:positionH>
                                  <wp:positionV relativeFrom="paragraph">
                                    <wp:posOffset>25400</wp:posOffset>
                                  </wp:positionV>
                                  <wp:extent cx="88900" cy="88900"/>
                                  <wp:effectExtent l="11430" t="6350" r="13970" b="9525"/>
                                  <wp:wrapNone/>
                                  <wp:docPr id="30585398" name="Oval 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0BBE8BE" id="Oval 497" o:spid="_x0000_s1026" style="position:absolute;margin-left:0;margin-top:2pt;width:7pt;height:7pt;z-index:2518118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5AD03EF" w14:textId="77777777" w:rsidR="00F96CF5" w:rsidRDefault="00F96CF5">
                        <w:pPr>
                          <w:rPr>
                            <w:rFonts w:ascii="Arial" w:eastAsia="Arial" w:hAnsi="Arial" w:cs="Arial"/>
                            <w:sz w:val="22"/>
                          </w:rPr>
                        </w:pPr>
                        <w:r>
                          <w:rPr>
                            <w:rFonts w:ascii="Arial" w:eastAsia="Arial" w:hAnsi="Arial" w:cs="Arial"/>
                            <w:sz w:val="22"/>
                          </w:rPr>
                          <w:t>Fragile and Conflict-Affected States (FCS)</w:t>
                        </w:r>
                      </w:p>
                    </w:tc>
                    <w:tc>
                      <w:tcPr>
                        <w:tcW w:w="0" w:type="auto"/>
                        <w:tcMar>
                          <w:top w:w="80" w:type="dxa"/>
                          <w:bottom w:w="80" w:type="dxa"/>
                        </w:tcMar>
                        <w:vAlign w:val="center"/>
                      </w:tcPr>
                      <w:p w14:paraId="597CA0EB"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90FE147" w14:textId="77777777">
                    <w:tc>
                      <w:tcPr>
                        <w:tcW w:w="0" w:type="auto"/>
                        <w:tcMar>
                          <w:top w:w="80" w:type="dxa"/>
                          <w:bottom w:w="80" w:type="dxa"/>
                        </w:tcMar>
                      </w:tcPr>
                      <w:p w14:paraId="45665B21" w14:textId="183C883C" w:rsidR="00F96CF5" w:rsidRDefault="00773C45">
                        <w:pPr>
                          <w:rPr>
                            <w:rFonts w:ascii="Arial" w:eastAsia="Arial" w:hAnsi="Arial" w:cs="Arial"/>
                            <w:sz w:val="22"/>
                          </w:rPr>
                        </w:pPr>
                        <w:r>
                          <w:rPr>
                            <w:noProof/>
                          </w:rPr>
                          <mc:AlternateContent>
                            <mc:Choice Requires="wps">
                              <w:drawing>
                                <wp:anchor distT="0" distB="0" distL="114300" distR="114300" simplePos="0" relativeHeight="251658707" behindDoc="0" locked="1" layoutInCell="1" allowOverlap="1" wp14:anchorId="49E3A4E5" wp14:editId="5E0C483F">
                                  <wp:simplePos x="0" y="0"/>
                                  <wp:positionH relativeFrom="column">
                                    <wp:align>center</wp:align>
                                  </wp:positionH>
                                  <wp:positionV relativeFrom="paragraph">
                                    <wp:posOffset>25400</wp:posOffset>
                                  </wp:positionV>
                                  <wp:extent cx="88900" cy="88900"/>
                                  <wp:effectExtent l="11430" t="12065" r="13970" b="13335"/>
                                  <wp:wrapNone/>
                                  <wp:docPr id="939439204" name="Oval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AD2040E" id="Oval 498" o:spid="_x0000_s1026" style="position:absolute;margin-left:0;margin-top:2pt;width:7pt;height:7pt;z-index:2518128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2C2EB51" w14:textId="77777777" w:rsidR="00F96CF5" w:rsidRDefault="00F96CF5">
                        <w:pPr>
                          <w:rPr>
                            <w:rFonts w:ascii="Arial" w:eastAsia="Arial" w:hAnsi="Arial" w:cs="Arial"/>
                            <w:sz w:val="22"/>
                          </w:rPr>
                        </w:pPr>
                        <w:r>
                          <w:rPr>
                            <w:rFonts w:ascii="Arial" w:eastAsia="Arial" w:hAnsi="Arial" w:cs="Arial"/>
                            <w:sz w:val="22"/>
                          </w:rPr>
                          <w:t>Fragile and Conflict-Affected States (FCS)</w:t>
                        </w:r>
                      </w:p>
                    </w:tc>
                    <w:tc>
                      <w:tcPr>
                        <w:tcW w:w="0" w:type="auto"/>
                        <w:tcMar>
                          <w:top w:w="80" w:type="dxa"/>
                          <w:bottom w:w="80" w:type="dxa"/>
                        </w:tcMar>
                        <w:vAlign w:val="center"/>
                      </w:tcPr>
                      <w:p w14:paraId="0ACA2C3D"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CBAC923" w14:textId="77777777">
                    <w:tc>
                      <w:tcPr>
                        <w:tcW w:w="0" w:type="auto"/>
                        <w:tcMar>
                          <w:top w:w="80" w:type="dxa"/>
                          <w:bottom w:w="80" w:type="dxa"/>
                        </w:tcMar>
                      </w:tcPr>
                      <w:p w14:paraId="41422558" w14:textId="0BBF1EA6" w:rsidR="00F96CF5" w:rsidRDefault="00773C45">
                        <w:pPr>
                          <w:rPr>
                            <w:rFonts w:ascii="Arial" w:eastAsia="Arial" w:hAnsi="Arial" w:cs="Arial"/>
                            <w:sz w:val="22"/>
                          </w:rPr>
                        </w:pPr>
                        <w:r>
                          <w:rPr>
                            <w:noProof/>
                          </w:rPr>
                          <mc:AlternateContent>
                            <mc:Choice Requires="wps">
                              <w:drawing>
                                <wp:anchor distT="0" distB="0" distL="114300" distR="114300" simplePos="0" relativeHeight="251658708" behindDoc="0" locked="1" layoutInCell="1" allowOverlap="1" wp14:anchorId="3D39C21A" wp14:editId="197A814D">
                                  <wp:simplePos x="0" y="0"/>
                                  <wp:positionH relativeFrom="column">
                                    <wp:align>center</wp:align>
                                  </wp:positionH>
                                  <wp:positionV relativeFrom="paragraph">
                                    <wp:posOffset>25400</wp:posOffset>
                                  </wp:positionV>
                                  <wp:extent cx="88900" cy="88900"/>
                                  <wp:effectExtent l="11430" t="8255" r="13970" b="7620"/>
                                  <wp:wrapNone/>
                                  <wp:docPr id="713177378" name="Oval 4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09BE7EF" id="Oval 499" o:spid="_x0000_s1026" style="position:absolute;margin-left:0;margin-top:2pt;width:7pt;height:7pt;z-index:2518138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19F7345" w14:textId="77777777" w:rsidR="00F96CF5" w:rsidRDefault="00F96CF5">
                        <w:pPr>
                          <w:rPr>
                            <w:rFonts w:ascii="Arial" w:eastAsia="Arial" w:hAnsi="Arial" w:cs="Arial"/>
                            <w:sz w:val="22"/>
                          </w:rPr>
                        </w:pPr>
                        <w:r>
                          <w:rPr>
                            <w:rFonts w:ascii="Arial" w:eastAsia="Arial" w:hAnsi="Arial" w:cs="Arial"/>
                            <w:sz w:val="22"/>
                          </w:rPr>
                          <w:t>Fragile and Conflict-Affected States (FCS)</w:t>
                        </w:r>
                      </w:p>
                    </w:tc>
                    <w:tc>
                      <w:tcPr>
                        <w:tcW w:w="0" w:type="auto"/>
                        <w:tcMar>
                          <w:top w:w="80" w:type="dxa"/>
                          <w:bottom w:w="80" w:type="dxa"/>
                        </w:tcMar>
                        <w:vAlign w:val="center"/>
                      </w:tcPr>
                      <w:p w14:paraId="7D15E9E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50A477C" w14:textId="77777777">
                    <w:tc>
                      <w:tcPr>
                        <w:tcW w:w="0" w:type="auto"/>
                        <w:tcMar>
                          <w:top w:w="80" w:type="dxa"/>
                          <w:bottom w:w="80" w:type="dxa"/>
                        </w:tcMar>
                      </w:tcPr>
                      <w:p w14:paraId="34C3208D" w14:textId="1C172801" w:rsidR="00F96CF5" w:rsidRDefault="00773C45">
                        <w:pPr>
                          <w:rPr>
                            <w:rFonts w:ascii="Arial" w:eastAsia="Arial" w:hAnsi="Arial" w:cs="Arial"/>
                            <w:sz w:val="22"/>
                          </w:rPr>
                        </w:pPr>
                        <w:r>
                          <w:rPr>
                            <w:noProof/>
                          </w:rPr>
                          <mc:AlternateContent>
                            <mc:Choice Requires="wps">
                              <w:drawing>
                                <wp:anchor distT="0" distB="0" distL="114300" distR="114300" simplePos="0" relativeHeight="251658709" behindDoc="0" locked="1" layoutInCell="1" allowOverlap="1" wp14:anchorId="6BD84246" wp14:editId="13B83007">
                                  <wp:simplePos x="0" y="0"/>
                                  <wp:positionH relativeFrom="column">
                                    <wp:align>center</wp:align>
                                  </wp:positionH>
                                  <wp:positionV relativeFrom="paragraph">
                                    <wp:posOffset>25400</wp:posOffset>
                                  </wp:positionV>
                                  <wp:extent cx="88900" cy="88900"/>
                                  <wp:effectExtent l="11430" t="13970" r="13970" b="11430"/>
                                  <wp:wrapNone/>
                                  <wp:docPr id="1349472033" name="Oval 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315BF22" id="Oval 500" o:spid="_x0000_s1026" style="position:absolute;margin-left:0;margin-top:2pt;width:7pt;height:7pt;z-index:2518149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CC49D16" w14:textId="77777777" w:rsidR="00F96CF5" w:rsidRDefault="00F96CF5">
                        <w:pPr>
                          <w:rPr>
                            <w:rFonts w:ascii="Arial" w:eastAsia="Arial" w:hAnsi="Arial" w:cs="Arial"/>
                            <w:sz w:val="22"/>
                          </w:rPr>
                        </w:pPr>
                        <w:r>
                          <w:rPr>
                            <w:rFonts w:ascii="Arial" w:eastAsia="Arial" w:hAnsi="Arial" w:cs="Arial"/>
                            <w:sz w:val="22"/>
                          </w:rPr>
                          <w:t>Fragile and Conflict-Affected States (FCS)</w:t>
                        </w:r>
                      </w:p>
                    </w:tc>
                    <w:tc>
                      <w:tcPr>
                        <w:tcW w:w="0" w:type="auto"/>
                        <w:tcMar>
                          <w:top w:w="80" w:type="dxa"/>
                          <w:bottom w:w="80" w:type="dxa"/>
                        </w:tcMar>
                        <w:vAlign w:val="center"/>
                      </w:tcPr>
                      <w:p w14:paraId="5DCB22FE"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383710E" w14:textId="77777777">
                    <w:tc>
                      <w:tcPr>
                        <w:tcW w:w="0" w:type="auto"/>
                        <w:tcMar>
                          <w:top w:w="80" w:type="dxa"/>
                          <w:bottom w:w="80" w:type="dxa"/>
                        </w:tcMar>
                      </w:tcPr>
                      <w:p w14:paraId="06653864" w14:textId="3689E541" w:rsidR="00F96CF5" w:rsidRDefault="00773C45">
                        <w:pPr>
                          <w:rPr>
                            <w:rFonts w:ascii="Arial" w:eastAsia="Arial" w:hAnsi="Arial" w:cs="Arial"/>
                            <w:sz w:val="22"/>
                          </w:rPr>
                        </w:pPr>
                        <w:r>
                          <w:rPr>
                            <w:noProof/>
                          </w:rPr>
                          <mc:AlternateContent>
                            <mc:Choice Requires="wps">
                              <w:drawing>
                                <wp:anchor distT="0" distB="0" distL="114300" distR="114300" simplePos="0" relativeHeight="251658710" behindDoc="0" locked="1" layoutInCell="1" allowOverlap="1" wp14:anchorId="627367AC" wp14:editId="58AE6C9F">
                                  <wp:simplePos x="0" y="0"/>
                                  <wp:positionH relativeFrom="column">
                                    <wp:align>center</wp:align>
                                  </wp:positionH>
                                  <wp:positionV relativeFrom="paragraph">
                                    <wp:posOffset>25400</wp:posOffset>
                                  </wp:positionV>
                                  <wp:extent cx="88900" cy="88900"/>
                                  <wp:effectExtent l="11430" t="10160" r="13970" b="5715"/>
                                  <wp:wrapNone/>
                                  <wp:docPr id="1044924678" name="Oval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74F7CC" id="Oval 501" o:spid="_x0000_s1026" style="position:absolute;margin-left:0;margin-top:2pt;width:7pt;height:7pt;z-index:2518159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4310DB8" w14:textId="77777777" w:rsidR="00F96CF5" w:rsidRDefault="00F96CF5">
                        <w:pPr>
                          <w:rPr>
                            <w:rFonts w:ascii="Arial" w:eastAsia="Arial" w:hAnsi="Arial" w:cs="Arial"/>
                            <w:sz w:val="22"/>
                          </w:rPr>
                        </w:pPr>
                        <w:r>
                          <w:rPr>
                            <w:rFonts w:ascii="Arial" w:eastAsia="Arial" w:hAnsi="Arial" w:cs="Arial"/>
                            <w:sz w:val="22"/>
                          </w:rPr>
                          <w:t>Small Developing States (SDS)</w:t>
                        </w:r>
                      </w:p>
                    </w:tc>
                    <w:tc>
                      <w:tcPr>
                        <w:tcW w:w="0" w:type="auto"/>
                        <w:tcMar>
                          <w:top w:w="80" w:type="dxa"/>
                          <w:bottom w:w="80" w:type="dxa"/>
                        </w:tcMar>
                        <w:vAlign w:val="center"/>
                      </w:tcPr>
                      <w:p w14:paraId="18E8514B"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3024EF0" w14:textId="77777777">
                    <w:tc>
                      <w:tcPr>
                        <w:tcW w:w="0" w:type="auto"/>
                        <w:tcMar>
                          <w:top w:w="80" w:type="dxa"/>
                          <w:bottom w:w="80" w:type="dxa"/>
                        </w:tcMar>
                      </w:tcPr>
                      <w:p w14:paraId="0494F284" w14:textId="663BB8CF" w:rsidR="00F96CF5" w:rsidRDefault="00773C45">
                        <w:pPr>
                          <w:rPr>
                            <w:rFonts w:ascii="Arial" w:eastAsia="Arial" w:hAnsi="Arial" w:cs="Arial"/>
                            <w:sz w:val="22"/>
                          </w:rPr>
                        </w:pPr>
                        <w:r>
                          <w:rPr>
                            <w:noProof/>
                          </w:rPr>
                          <mc:AlternateContent>
                            <mc:Choice Requires="wps">
                              <w:drawing>
                                <wp:anchor distT="0" distB="0" distL="114300" distR="114300" simplePos="0" relativeHeight="251658711" behindDoc="0" locked="1" layoutInCell="1" allowOverlap="1" wp14:anchorId="005D0F39" wp14:editId="4E31C412">
                                  <wp:simplePos x="0" y="0"/>
                                  <wp:positionH relativeFrom="column">
                                    <wp:align>center</wp:align>
                                  </wp:positionH>
                                  <wp:positionV relativeFrom="paragraph">
                                    <wp:posOffset>25400</wp:posOffset>
                                  </wp:positionV>
                                  <wp:extent cx="88900" cy="88900"/>
                                  <wp:effectExtent l="11430" t="6350" r="13970" b="9525"/>
                                  <wp:wrapNone/>
                                  <wp:docPr id="458528027" name="Oval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EB6CEAE" id="Oval 502" o:spid="_x0000_s1026" style="position:absolute;margin-left:0;margin-top:2pt;width:7pt;height:7pt;z-index:2518169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1286FEB" w14:textId="77777777" w:rsidR="00F96CF5" w:rsidRDefault="00F96CF5">
                        <w:pPr>
                          <w:rPr>
                            <w:rFonts w:ascii="Arial" w:eastAsia="Arial" w:hAnsi="Arial" w:cs="Arial"/>
                            <w:sz w:val="22"/>
                          </w:rPr>
                        </w:pPr>
                        <w:r>
                          <w:rPr>
                            <w:rFonts w:ascii="Arial" w:eastAsia="Arial" w:hAnsi="Arial" w:cs="Arial"/>
                            <w:sz w:val="22"/>
                          </w:rPr>
                          <w:t>Small Developing States (SDS)</w:t>
                        </w:r>
                      </w:p>
                    </w:tc>
                    <w:tc>
                      <w:tcPr>
                        <w:tcW w:w="0" w:type="auto"/>
                        <w:tcMar>
                          <w:top w:w="80" w:type="dxa"/>
                          <w:bottom w:w="80" w:type="dxa"/>
                        </w:tcMar>
                        <w:vAlign w:val="center"/>
                      </w:tcPr>
                      <w:p w14:paraId="675A6C86"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4AD659D" w14:textId="77777777">
                    <w:tc>
                      <w:tcPr>
                        <w:tcW w:w="0" w:type="auto"/>
                        <w:tcMar>
                          <w:top w:w="80" w:type="dxa"/>
                          <w:bottom w:w="80" w:type="dxa"/>
                        </w:tcMar>
                      </w:tcPr>
                      <w:p w14:paraId="5A9B0322" w14:textId="32CE1181" w:rsidR="00F96CF5" w:rsidRDefault="00773C45">
                        <w:pPr>
                          <w:rPr>
                            <w:rFonts w:ascii="Arial" w:eastAsia="Arial" w:hAnsi="Arial" w:cs="Arial"/>
                            <w:sz w:val="22"/>
                          </w:rPr>
                        </w:pPr>
                        <w:r>
                          <w:rPr>
                            <w:noProof/>
                          </w:rPr>
                          <mc:AlternateContent>
                            <mc:Choice Requires="wps">
                              <w:drawing>
                                <wp:anchor distT="0" distB="0" distL="114300" distR="114300" simplePos="0" relativeHeight="251658712" behindDoc="0" locked="1" layoutInCell="1" allowOverlap="1" wp14:anchorId="0D1DBA1A" wp14:editId="52A8DA5D">
                                  <wp:simplePos x="0" y="0"/>
                                  <wp:positionH relativeFrom="column">
                                    <wp:align>center</wp:align>
                                  </wp:positionH>
                                  <wp:positionV relativeFrom="paragraph">
                                    <wp:posOffset>25400</wp:posOffset>
                                  </wp:positionV>
                                  <wp:extent cx="88900" cy="88900"/>
                                  <wp:effectExtent l="11430" t="12065" r="13970" b="13335"/>
                                  <wp:wrapNone/>
                                  <wp:docPr id="1468981631" name="Oval 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F840725" id="Oval 503" o:spid="_x0000_s1026" style="position:absolute;margin-left:0;margin-top:2pt;width:7pt;height:7pt;z-index:2518179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7D4272A" w14:textId="77777777" w:rsidR="00F96CF5" w:rsidRDefault="00F96CF5">
                        <w:pPr>
                          <w:rPr>
                            <w:rFonts w:ascii="Arial" w:eastAsia="Arial" w:hAnsi="Arial" w:cs="Arial"/>
                            <w:sz w:val="22"/>
                          </w:rPr>
                        </w:pPr>
                        <w:r>
                          <w:rPr>
                            <w:rFonts w:ascii="Arial" w:eastAsia="Arial" w:hAnsi="Arial" w:cs="Arial"/>
                            <w:sz w:val="22"/>
                          </w:rPr>
                          <w:t>Small Developing States (SDS)</w:t>
                        </w:r>
                      </w:p>
                    </w:tc>
                    <w:tc>
                      <w:tcPr>
                        <w:tcW w:w="0" w:type="auto"/>
                        <w:tcMar>
                          <w:top w:w="80" w:type="dxa"/>
                          <w:bottom w:w="80" w:type="dxa"/>
                        </w:tcMar>
                        <w:vAlign w:val="center"/>
                      </w:tcPr>
                      <w:p w14:paraId="70EF3AB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D2D4C04" w14:textId="77777777">
                    <w:tc>
                      <w:tcPr>
                        <w:tcW w:w="0" w:type="auto"/>
                        <w:tcMar>
                          <w:top w:w="80" w:type="dxa"/>
                          <w:bottom w:w="80" w:type="dxa"/>
                        </w:tcMar>
                      </w:tcPr>
                      <w:p w14:paraId="2B2002BE" w14:textId="5ACF1CAE" w:rsidR="00F96CF5" w:rsidRDefault="00773C45">
                        <w:pPr>
                          <w:rPr>
                            <w:rFonts w:ascii="Arial" w:eastAsia="Arial" w:hAnsi="Arial" w:cs="Arial"/>
                            <w:sz w:val="22"/>
                          </w:rPr>
                        </w:pPr>
                        <w:r>
                          <w:rPr>
                            <w:noProof/>
                          </w:rPr>
                          <mc:AlternateContent>
                            <mc:Choice Requires="wps">
                              <w:drawing>
                                <wp:anchor distT="0" distB="0" distL="114300" distR="114300" simplePos="0" relativeHeight="251658713" behindDoc="0" locked="1" layoutInCell="1" allowOverlap="1" wp14:anchorId="48793A5C" wp14:editId="79DE28C6">
                                  <wp:simplePos x="0" y="0"/>
                                  <wp:positionH relativeFrom="column">
                                    <wp:align>center</wp:align>
                                  </wp:positionH>
                                  <wp:positionV relativeFrom="paragraph">
                                    <wp:posOffset>25400</wp:posOffset>
                                  </wp:positionV>
                                  <wp:extent cx="88900" cy="88900"/>
                                  <wp:effectExtent l="11430" t="8255" r="13970" b="7620"/>
                                  <wp:wrapNone/>
                                  <wp:docPr id="2104039517" name="Oval 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E9B46AB" id="Oval 504" o:spid="_x0000_s1026" style="position:absolute;margin-left:0;margin-top:2pt;width:7pt;height:7pt;z-index:2518190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615EA2D" w14:textId="77777777" w:rsidR="00F96CF5" w:rsidRDefault="00F96CF5">
                        <w:pPr>
                          <w:rPr>
                            <w:rFonts w:ascii="Arial" w:eastAsia="Arial" w:hAnsi="Arial" w:cs="Arial"/>
                            <w:sz w:val="22"/>
                          </w:rPr>
                        </w:pPr>
                        <w:r>
                          <w:rPr>
                            <w:rFonts w:ascii="Arial" w:eastAsia="Arial" w:hAnsi="Arial" w:cs="Arial"/>
                            <w:sz w:val="22"/>
                          </w:rPr>
                          <w:t>Small Developing States (SDS)</w:t>
                        </w:r>
                      </w:p>
                    </w:tc>
                    <w:tc>
                      <w:tcPr>
                        <w:tcW w:w="0" w:type="auto"/>
                        <w:tcMar>
                          <w:top w:w="80" w:type="dxa"/>
                          <w:bottom w:w="80" w:type="dxa"/>
                        </w:tcMar>
                        <w:vAlign w:val="center"/>
                      </w:tcPr>
                      <w:p w14:paraId="11C567D7" w14:textId="77777777" w:rsidR="00F96CF5" w:rsidRDefault="00F96CF5">
                        <w:pPr>
                          <w:rPr>
                            <w:rFonts w:ascii="Arial" w:eastAsia="Arial" w:hAnsi="Arial" w:cs="Arial"/>
                            <w:sz w:val="22"/>
                          </w:rPr>
                        </w:pPr>
                        <w:r>
                          <w:rPr>
                            <w:rFonts w:ascii="Arial" w:eastAsia="Arial" w:hAnsi="Arial" w:cs="Arial"/>
                            <w:sz w:val="22"/>
                          </w:rPr>
                          <w:t>To a great extent</w:t>
                        </w:r>
                      </w:p>
                    </w:tc>
                  </w:tr>
                </w:tbl>
                <w:p w14:paraId="2DCA160A" w14:textId="77777777" w:rsidR="00F96CF5" w:rsidRDefault="00F96CF5">
                  <w:pPr>
                    <w:rPr>
                      <w:rFonts w:ascii="Arial" w:eastAsia="Arial" w:hAnsi="Arial" w:cs="Arial"/>
                      <w:sz w:val="22"/>
                    </w:rPr>
                  </w:pPr>
                </w:p>
              </w:tc>
            </w:tr>
          </w:tbl>
          <w:p w14:paraId="1B7B27EC" w14:textId="77777777" w:rsidR="00F96CF5" w:rsidRDefault="00F96CF5">
            <w:pPr>
              <w:rPr>
                <w:rFonts w:ascii="Arial" w:eastAsia="Arial" w:hAnsi="Arial" w:cs="Arial"/>
                <w:sz w:val="22"/>
              </w:rPr>
            </w:pPr>
          </w:p>
        </w:tc>
      </w:tr>
    </w:tbl>
    <w:p w14:paraId="39DDAF23"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4C3E0478" w14:textId="77777777">
        <w:tc>
          <w:tcPr>
            <w:tcW w:w="0" w:type="auto"/>
            <w:tcMar>
              <w:top w:w="80" w:type="dxa"/>
              <w:bottom w:w="80" w:type="dxa"/>
            </w:tcMar>
          </w:tcPr>
          <w:p w14:paraId="0894B706" w14:textId="77777777" w:rsidR="00F96CF5" w:rsidRDefault="00F96CF5">
            <w:pPr>
              <w:keepNext/>
              <w:rPr>
                <w:rFonts w:ascii="Arial" w:eastAsia="Arial" w:hAnsi="Arial" w:cs="Arial"/>
                <w:b/>
                <w:sz w:val="22"/>
              </w:rPr>
            </w:pPr>
            <w:r>
              <w:rPr>
                <w:rFonts w:ascii="Arial" w:eastAsia="Arial" w:hAnsi="Arial" w:cs="Arial"/>
                <w:b/>
                <w:sz w:val="22"/>
              </w:rPr>
              <w:t>10. Based on your experience, to what extent has IMF climate change-related technical assistance been initiated by:</w:t>
            </w:r>
            <w:r>
              <w:rPr>
                <w:rFonts w:ascii="Arial" w:eastAsia="Arial" w:hAnsi="Arial" w:cs="Arial"/>
                <w:sz w:val="22"/>
              </w:rPr>
              <w:t>(*Required)</w:t>
            </w:r>
          </w:p>
        </w:tc>
      </w:tr>
      <w:tr w:rsidR="00F96CF5" w14:paraId="6A9D2327" w14:textId="77777777">
        <w:tc>
          <w:tcPr>
            <w:tcW w:w="0" w:type="auto"/>
            <w:tcMar>
              <w:top w:w="80" w:type="dxa"/>
              <w:bottom w:w="80" w:type="dxa"/>
            </w:tcMar>
          </w:tcPr>
          <w:p w14:paraId="023E5EA4" w14:textId="77777777" w:rsidR="00F96CF5" w:rsidRDefault="00F96CF5">
            <w:pPr>
              <w:keepNext/>
              <w:rPr>
                <w:rFonts w:ascii="Arial" w:eastAsia="Arial" w:hAnsi="Arial" w:cs="Arial"/>
                <w:sz w:val="20"/>
              </w:rPr>
            </w:pPr>
            <w:r>
              <w:rPr>
                <w:rFonts w:ascii="Arial" w:eastAsia="Arial" w:hAnsi="Arial" w:cs="Arial"/>
                <w:sz w:val="20"/>
              </w:rPr>
              <w:t>Consider it, If all of the below is Correct :</w:t>
            </w:r>
          </w:p>
          <w:p w14:paraId="2DC17466" w14:textId="77777777" w:rsidR="00F96CF5" w:rsidRDefault="00F96CF5">
            <w:pPr>
              <w:keepNext/>
              <w:numPr>
                <w:ilvl w:val="0"/>
                <w:numId w:val="42"/>
              </w:numPr>
              <w:rPr>
                <w:rFonts w:ascii="Arial" w:eastAsia="Arial" w:hAnsi="Arial" w:cs="Arial"/>
                <w:sz w:val="20"/>
              </w:rPr>
            </w:pPr>
            <w:r>
              <w:rPr>
                <w:rFonts w:ascii="Arial" w:eastAsia="Arial" w:hAnsi="Arial" w:cs="Arial"/>
                <w:sz w:val="20"/>
              </w:rPr>
              <w:t>Technical Assistance not equals "Not at all"</w:t>
            </w:r>
          </w:p>
          <w:p w14:paraId="719B3715" w14:textId="77777777" w:rsidR="00F96CF5" w:rsidRDefault="00F96CF5">
            <w:pPr>
              <w:keepNext/>
              <w:rPr>
                <w:rFonts w:ascii="Arial" w:eastAsia="Arial" w:hAnsi="Arial" w:cs="Arial"/>
                <w:sz w:val="20"/>
              </w:rPr>
            </w:pPr>
          </w:p>
        </w:tc>
      </w:tr>
      <w:tr w:rsidR="00F96CF5" w14:paraId="0CE71BF7"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4CF7C648"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
                    <w:gridCol w:w="5037"/>
                    <w:gridCol w:w="2875"/>
                  </w:tblGrid>
                  <w:tr w:rsidR="00F96CF5" w14:paraId="34048470" w14:textId="77777777">
                    <w:tc>
                      <w:tcPr>
                        <w:tcW w:w="0" w:type="auto"/>
                        <w:tcMar>
                          <w:top w:w="80" w:type="dxa"/>
                          <w:bottom w:w="80" w:type="dxa"/>
                        </w:tcMar>
                      </w:tcPr>
                      <w:p w14:paraId="295A7931" w14:textId="77777777" w:rsidR="00F96CF5" w:rsidRDefault="00F96CF5">
                        <w:pPr>
                          <w:rPr>
                            <w:rFonts w:ascii="Arial" w:eastAsia="Arial" w:hAnsi="Arial" w:cs="Arial"/>
                            <w:b/>
                            <w:sz w:val="22"/>
                          </w:rPr>
                        </w:pPr>
                      </w:p>
                    </w:tc>
                    <w:tc>
                      <w:tcPr>
                        <w:tcW w:w="0" w:type="auto"/>
                        <w:tcMar>
                          <w:top w:w="80" w:type="dxa"/>
                          <w:bottom w:w="80" w:type="dxa"/>
                        </w:tcMar>
                      </w:tcPr>
                      <w:p w14:paraId="0EE82778"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7B3ED1D3"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4CFC4FF6" w14:textId="77777777">
                    <w:tc>
                      <w:tcPr>
                        <w:tcW w:w="0" w:type="auto"/>
                        <w:tcMar>
                          <w:top w:w="80" w:type="dxa"/>
                          <w:bottom w:w="80" w:type="dxa"/>
                        </w:tcMar>
                      </w:tcPr>
                      <w:p w14:paraId="2C598F09" w14:textId="2781FBC3" w:rsidR="00F96CF5" w:rsidRDefault="00773C45">
                        <w:pPr>
                          <w:rPr>
                            <w:rFonts w:ascii="Arial" w:eastAsia="Arial" w:hAnsi="Arial" w:cs="Arial"/>
                            <w:sz w:val="22"/>
                          </w:rPr>
                        </w:pPr>
                        <w:r>
                          <w:rPr>
                            <w:noProof/>
                          </w:rPr>
                          <mc:AlternateContent>
                            <mc:Choice Requires="wps">
                              <w:drawing>
                                <wp:anchor distT="0" distB="0" distL="114300" distR="114300" simplePos="0" relativeHeight="251658714" behindDoc="0" locked="1" layoutInCell="1" allowOverlap="1" wp14:anchorId="6DC0A524" wp14:editId="4C8BBA96">
                                  <wp:simplePos x="0" y="0"/>
                                  <wp:positionH relativeFrom="column">
                                    <wp:align>center</wp:align>
                                  </wp:positionH>
                                  <wp:positionV relativeFrom="paragraph">
                                    <wp:posOffset>25400</wp:posOffset>
                                  </wp:positionV>
                                  <wp:extent cx="88900" cy="88900"/>
                                  <wp:effectExtent l="13970" t="6350" r="11430" b="9525"/>
                                  <wp:wrapNone/>
                                  <wp:docPr id="501523653" name="Oval 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1D8981E" id="Oval 505" o:spid="_x0000_s1026" style="position:absolute;margin-left:0;margin-top:2pt;width:7pt;height:7pt;z-index:2518200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2D117A7" w14:textId="77777777" w:rsidR="00F96CF5" w:rsidRDefault="00F96CF5">
                        <w:pPr>
                          <w:rPr>
                            <w:rFonts w:ascii="Arial" w:eastAsia="Arial" w:hAnsi="Arial" w:cs="Arial"/>
                            <w:sz w:val="22"/>
                          </w:rPr>
                        </w:pPr>
                        <w:r>
                          <w:rPr>
                            <w:rFonts w:ascii="Arial" w:eastAsia="Arial" w:hAnsi="Arial" w:cs="Arial"/>
                            <w:sz w:val="22"/>
                          </w:rPr>
                          <w:t>*The recipient government or institution</w:t>
                        </w:r>
                      </w:p>
                    </w:tc>
                    <w:tc>
                      <w:tcPr>
                        <w:tcW w:w="0" w:type="auto"/>
                        <w:tcMar>
                          <w:top w:w="80" w:type="dxa"/>
                          <w:bottom w:w="80" w:type="dxa"/>
                        </w:tcMar>
                        <w:vAlign w:val="center"/>
                      </w:tcPr>
                      <w:p w14:paraId="2A850AC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7A1D16C" w14:textId="77777777">
                    <w:tc>
                      <w:tcPr>
                        <w:tcW w:w="0" w:type="auto"/>
                        <w:tcMar>
                          <w:top w:w="80" w:type="dxa"/>
                          <w:bottom w:w="80" w:type="dxa"/>
                        </w:tcMar>
                      </w:tcPr>
                      <w:p w14:paraId="06947A05" w14:textId="46D606A3" w:rsidR="00F96CF5" w:rsidRDefault="00773C45">
                        <w:pPr>
                          <w:rPr>
                            <w:rFonts w:ascii="Arial" w:eastAsia="Arial" w:hAnsi="Arial" w:cs="Arial"/>
                            <w:sz w:val="22"/>
                          </w:rPr>
                        </w:pPr>
                        <w:r>
                          <w:rPr>
                            <w:noProof/>
                          </w:rPr>
                          <mc:AlternateContent>
                            <mc:Choice Requires="wps">
                              <w:drawing>
                                <wp:anchor distT="0" distB="0" distL="114300" distR="114300" simplePos="0" relativeHeight="251658715" behindDoc="0" locked="1" layoutInCell="1" allowOverlap="1" wp14:anchorId="128C3CCF" wp14:editId="78AAADAF">
                                  <wp:simplePos x="0" y="0"/>
                                  <wp:positionH relativeFrom="column">
                                    <wp:align>center</wp:align>
                                  </wp:positionH>
                                  <wp:positionV relativeFrom="paragraph">
                                    <wp:posOffset>25400</wp:posOffset>
                                  </wp:positionV>
                                  <wp:extent cx="88900" cy="88900"/>
                                  <wp:effectExtent l="13970" t="12065" r="11430" b="13335"/>
                                  <wp:wrapNone/>
                                  <wp:docPr id="1981662069" name="Oval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B9D96EE" id="Oval 506" o:spid="_x0000_s1026" style="position:absolute;margin-left:0;margin-top:2pt;width:7pt;height:7pt;z-index:251821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919C9A4" w14:textId="77777777" w:rsidR="00F96CF5" w:rsidRDefault="00F96CF5">
                        <w:pPr>
                          <w:rPr>
                            <w:rFonts w:ascii="Arial" w:eastAsia="Arial" w:hAnsi="Arial" w:cs="Arial"/>
                            <w:sz w:val="22"/>
                          </w:rPr>
                        </w:pPr>
                        <w:r>
                          <w:rPr>
                            <w:rFonts w:ascii="Arial" w:eastAsia="Arial" w:hAnsi="Arial" w:cs="Arial"/>
                            <w:sz w:val="22"/>
                          </w:rPr>
                          <w:t>*The recipient government or institution</w:t>
                        </w:r>
                      </w:p>
                    </w:tc>
                    <w:tc>
                      <w:tcPr>
                        <w:tcW w:w="0" w:type="auto"/>
                        <w:tcMar>
                          <w:top w:w="80" w:type="dxa"/>
                          <w:bottom w:w="80" w:type="dxa"/>
                        </w:tcMar>
                        <w:vAlign w:val="center"/>
                      </w:tcPr>
                      <w:p w14:paraId="3D59586B"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64EC588" w14:textId="77777777">
                    <w:tc>
                      <w:tcPr>
                        <w:tcW w:w="0" w:type="auto"/>
                        <w:tcMar>
                          <w:top w:w="80" w:type="dxa"/>
                          <w:bottom w:w="80" w:type="dxa"/>
                        </w:tcMar>
                      </w:tcPr>
                      <w:p w14:paraId="05EBD9D4" w14:textId="2BAA3F08" w:rsidR="00F96CF5" w:rsidRDefault="00773C45">
                        <w:pPr>
                          <w:rPr>
                            <w:rFonts w:ascii="Arial" w:eastAsia="Arial" w:hAnsi="Arial" w:cs="Arial"/>
                            <w:sz w:val="22"/>
                          </w:rPr>
                        </w:pPr>
                        <w:r>
                          <w:rPr>
                            <w:noProof/>
                          </w:rPr>
                          <mc:AlternateContent>
                            <mc:Choice Requires="wps">
                              <w:drawing>
                                <wp:anchor distT="0" distB="0" distL="114300" distR="114300" simplePos="0" relativeHeight="251658716" behindDoc="0" locked="1" layoutInCell="1" allowOverlap="1" wp14:anchorId="290585E0" wp14:editId="31051959">
                                  <wp:simplePos x="0" y="0"/>
                                  <wp:positionH relativeFrom="column">
                                    <wp:align>center</wp:align>
                                  </wp:positionH>
                                  <wp:positionV relativeFrom="paragraph">
                                    <wp:posOffset>25400</wp:posOffset>
                                  </wp:positionV>
                                  <wp:extent cx="88900" cy="88900"/>
                                  <wp:effectExtent l="13970" t="8255" r="11430" b="7620"/>
                                  <wp:wrapNone/>
                                  <wp:docPr id="1190371941" name="Oval 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9883DE8" id="Oval 507" o:spid="_x0000_s1026" style="position:absolute;margin-left:0;margin-top:2pt;width:7pt;height:7pt;z-index:2518220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4105955" w14:textId="77777777" w:rsidR="00F96CF5" w:rsidRDefault="00F96CF5">
                        <w:pPr>
                          <w:rPr>
                            <w:rFonts w:ascii="Arial" w:eastAsia="Arial" w:hAnsi="Arial" w:cs="Arial"/>
                            <w:sz w:val="22"/>
                          </w:rPr>
                        </w:pPr>
                        <w:r>
                          <w:rPr>
                            <w:rFonts w:ascii="Arial" w:eastAsia="Arial" w:hAnsi="Arial" w:cs="Arial"/>
                            <w:sz w:val="22"/>
                          </w:rPr>
                          <w:t>*The recipient government or institution</w:t>
                        </w:r>
                      </w:p>
                    </w:tc>
                    <w:tc>
                      <w:tcPr>
                        <w:tcW w:w="0" w:type="auto"/>
                        <w:tcMar>
                          <w:top w:w="80" w:type="dxa"/>
                          <w:bottom w:w="80" w:type="dxa"/>
                        </w:tcMar>
                        <w:vAlign w:val="center"/>
                      </w:tcPr>
                      <w:p w14:paraId="423FD803"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1A591F5" w14:textId="77777777">
                    <w:tc>
                      <w:tcPr>
                        <w:tcW w:w="0" w:type="auto"/>
                        <w:tcMar>
                          <w:top w:w="80" w:type="dxa"/>
                          <w:bottom w:w="80" w:type="dxa"/>
                        </w:tcMar>
                      </w:tcPr>
                      <w:p w14:paraId="36FCAF19" w14:textId="3737ED25" w:rsidR="00F96CF5" w:rsidRDefault="00773C45">
                        <w:pPr>
                          <w:rPr>
                            <w:rFonts w:ascii="Arial" w:eastAsia="Arial" w:hAnsi="Arial" w:cs="Arial"/>
                            <w:sz w:val="22"/>
                          </w:rPr>
                        </w:pPr>
                        <w:r>
                          <w:rPr>
                            <w:noProof/>
                          </w:rPr>
                          <mc:AlternateContent>
                            <mc:Choice Requires="wps">
                              <w:drawing>
                                <wp:anchor distT="0" distB="0" distL="114300" distR="114300" simplePos="0" relativeHeight="251658717" behindDoc="0" locked="1" layoutInCell="1" allowOverlap="1" wp14:anchorId="53EDB073" wp14:editId="6A9A2986">
                                  <wp:simplePos x="0" y="0"/>
                                  <wp:positionH relativeFrom="column">
                                    <wp:align>center</wp:align>
                                  </wp:positionH>
                                  <wp:positionV relativeFrom="paragraph">
                                    <wp:posOffset>25400</wp:posOffset>
                                  </wp:positionV>
                                  <wp:extent cx="88900" cy="88900"/>
                                  <wp:effectExtent l="13970" t="13970" r="11430" b="11430"/>
                                  <wp:wrapNone/>
                                  <wp:docPr id="1608624257" name="Oval 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5D48F23" id="Oval 508" o:spid="_x0000_s1026" style="position:absolute;margin-left:0;margin-top:2pt;width:7pt;height:7pt;z-index:251823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6D630DF" w14:textId="77777777" w:rsidR="00F96CF5" w:rsidRDefault="00F96CF5">
                        <w:pPr>
                          <w:rPr>
                            <w:rFonts w:ascii="Arial" w:eastAsia="Arial" w:hAnsi="Arial" w:cs="Arial"/>
                            <w:sz w:val="22"/>
                          </w:rPr>
                        </w:pPr>
                        <w:r>
                          <w:rPr>
                            <w:rFonts w:ascii="Arial" w:eastAsia="Arial" w:hAnsi="Arial" w:cs="Arial"/>
                            <w:sz w:val="22"/>
                          </w:rPr>
                          <w:t>*The recipient government or institution</w:t>
                        </w:r>
                      </w:p>
                    </w:tc>
                    <w:tc>
                      <w:tcPr>
                        <w:tcW w:w="0" w:type="auto"/>
                        <w:tcMar>
                          <w:top w:w="80" w:type="dxa"/>
                          <w:bottom w:w="80" w:type="dxa"/>
                        </w:tcMar>
                        <w:vAlign w:val="center"/>
                      </w:tcPr>
                      <w:p w14:paraId="321D85DF"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07629C7E" w14:textId="77777777">
                    <w:tc>
                      <w:tcPr>
                        <w:tcW w:w="0" w:type="auto"/>
                        <w:tcMar>
                          <w:top w:w="80" w:type="dxa"/>
                          <w:bottom w:w="80" w:type="dxa"/>
                        </w:tcMar>
                      </w:tcPr>
                      <w:p w14:paraId="37DD2498" w14:textId="60D87488" w:rsidR="00F96CF5" w:rsidRDefault="00773C45">
                        <w:pPr>
                          <w:rPr>
                            <w:rFonts w:ascii="Arial" w:eastAsia="Arial" w:hAnsi="Arial" w:cs="Arial"/>
                            <w:sz w:val="22"/>
                          </w:rPr>
                        </w:pPr>
                        <w:r>
                          <w:rPr>
                            <w:noProof/>
                          </w:rPr>
                          <mc:AlternateContent>
                            <mc:Choice Requires="wps">
                              <w:drawing>
                                <wp:anchor distT="0" distB="0" distL="114300" distR="114300" simplePos="0" relativeHeight="251658718" behindDoc="0" locked="1" layoutInCell="1" allowOverlap="1" wp14:anchorId="60970FF4" wp14:editId="76CAE5A2">
                                  <wp:simplePos x="0" y="0"/>
                                  <wp:positionH relativeFrom="column">
                                    <wp:align>center</wp:align>
                                  </wp:positionH>
                                  <wp:positionV relativeFrom="paragraph">
                                    <wp:posOffset>25400</wp:posOffset>
                                  </wp:positionV>
                                  <wp:extent cx="88900" cy="88900"/>
                                  <wp:effectExtent l="13970" t="10160" r="11430" b="5715"/>
                                  <wp:wrapNone/>
                                  <wp:docPr id="1896717076"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866641E" id="Oval 509" o:spid="_x0000_s1026" style="position:absolute;margin-left:0;margin-top:2pt;width:7pt;height:7pt;z-index:2518241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9D1A4B9" w14:textId="77777777" w:rsidR="00F96CF5" w:rsidRDefault="00F96CF5">
                        <w:pPr>
                          <w:rPr>
                            <w:rFonts w:ascii="Arial" w:eastAsia="Arial" w:hAnsi="Arial" w:cs="Arial"/>
                            <w:sz w:val="22"/>
                          </w:rPr>
                        </w:pPr>
                        <w:r>
                          <w:rPr>
                            <w:rFonts w:ascii="Arial" w:eastAsia="Arial" w:hAnsi="Arial" w:cs="Arial"/>
                            <w:sz w:val="22"/>
                          </w:rPr>
                          <w:t>*An IMF area department</w:t>
                        </w:r>
                      </w:p>
                    </w:tc>
                    <w:tc>
                      <w:tcPr>
                        <w:tcW w:w="0" w:type="auto"/>
                        <w:tcMar>
                          <w:top w:w="80" w:type="dxa"/>
                          <w:bottom w:w="80" w:type="dxa"/>
                        </w:tcMar>
                        <w:vAlign w:val="center"/>
                      </w:tcPr>
                      <w:p w14:paraId="3AA92E51"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698C24E8" w14:textId="77777777">
                    <w:tc>
                      <w:tcPr>
                        <w:tcW w:w="0" w:type="auto"/>
                        <w:tcMar>
                          <w:top w:w="80" w:type="dxa"/>
                          <w:bottom w:w="80" w:type="dxa"/>
                        </w:tcMar>
                      </w:tcPr>
                      <w:p w14:paraId="6D1A30B0" w14:textId="448AB8D2" w:rsidR="00F96CF5" w:rsidRDefault="00773C45">
                        <w:pPr>
                          <w:rPr>
                            <w:rFonts w:ascii="Arial" w:eastAsia="Arial" w:hAnsi="Arial" w:cs="Arial"/>
                            <w:sz w:val="22"/>
                          </w:rPr>
                        </w:pPr>
                        <w:r>
                          <w:rPr>
                            <w:noProof/>
                          </w:rPr>
                          <mc:AlternateContent>
                            <mc:Choice Requires="wps">
                              <w:drawing>
                                <wp:anchor distT="0" distB="0" distL="114300" distR="114300" simplePos="0" relativeHeight="251658719" behindDoc="0" locked="1" layoutInCell="1" allowOverlap="1" wp14:anchorId="1E4BFE3A" wp14:editId="49EDD82B">
                                  <wp:simplePos x="0" y="0"/>
                                  <wp:positionH relativeFrom="column">
                                    <wp:align>center</wp:align>
                                  </wp:positionH>
                                  <wp:positionV relativeFrom="paragraph">
                                    <wp:posOffset>25400</wp:posOffset>
                                  </wp:positionV>
                                  <wp:extent cx="88900" cy="88900"/>
                                  <wp:effectExtent l="13970" t="6350" r="11430" b="9525"/>
                                  <wp:wrapNone/>
                                  <wp:docPr id="1390546329" name="Oval 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067B20A" id="Oval 510" o:spid="_x0000_s1026" style="position:absolute;margin-left:0;margin-top:2pt;width:7pt;height:7pt;z-index:2518251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0CAC281" w14:textId="77777777" w:rsidR="00F96CF5" w:rsidRDefault="00F96CF5">
                        <w:pPr>
                          <w:rPr>
                            <w:rFonts w:ascii="Arial" w:eastAsia="Arial" w:hAnsi="Arial" w:cs="Arial"/>
                            <w:sz w:val="22"/>
                          </w:rPr>
                        </w:pPr>
                        <w:r>
                          <w:rPr>
                            <w:rFonts w:ascii="Arial" w:eastAsia="Arial" w:hAnsi="Arial" w:cs="Arial"/>
                            <w:sz w:val="22"/>
                          </w:rPr>
                          <w:t>*An IMF area department</w:t>
                        </w:r>
                      </w:p>
                    </w:tc>
                    <w:tc>
                      <w:tcPr>
                        <w:tcW w:w="0" w:type="auto"/>
                        <w:tcMar>
                          <w:top w:w="80" w:type="dxa"/>
                          <w:bottom w:w="80" w:type="dxa"/>
                        </w:tcMar>
                        <w:vAlign w:val="center"/>
                      </w:tcPr>
                      <w:p w14:paraId="1D949E5D"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318428E" w14:textId="77777777">
                    <w:tc>
                      <w:tcPr>
                        <w:tcW w:w="0" w:type="auto"/>
                        <w:tcMar>
                          <w:top w:w="80" w:type="dxa"/>
                          <w:bottom w:w="80" w:type="dxa"/>
                        </w:tcMar>
                      </w:tcPr>
                      <w:p w14:paraId="4070D14A" w14:textId="58E00F49" w:rsidR="00F96CF5" w:rsidRDefault="00773C45">
                        <w:pPr>
                          <w:rPr>
                            <w:rFonts w:ascii="Arial" w:eastAsia="Arial" w:hAnsi="Arial" w:cs="Arial"/>
                            <w:sz w:val="22"/>
                          </w:rPr>
                        </w:pPr>
                        <w:r>
                          <w:rPr>
                            <w:noProof/>
                          </w:rPr>
                          <mc:AlternateContent>
                            <mc:Choice Requires="wps">
                              <w:drawing>
                                <wp:anchor distT="0" distB="0" distL="114300" distR="114300" simplePos="0" relativeHeight="251658720" behindDoc="0" locked="1" layoutInCell="1" allowOverlap="1" wp14:anchorId="6464B0D7" wp14:editId="34130629">
                                  <wp:simplePos x="0" y="0"/>
                                  <wp:positionH relativeFrom="column">
                                    <wp:align>center</wp:align>
                                  </wp:positionH>
                                  <wp:positionV relativeFrom="paragraph">
                                    <wp:posOffset>25400</wp:posOffset>
                                  </wp:positionV>
                                  <wp:extent cx="88900" cy="88900"/>
                                  <wp:effectExtent l="13970" t="12065" r="11430" b="13335"/>
                                  <wp:wrapNone/>
                                  <wp:docPr id="1379429440" name="Oval 5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F7C2611" id="Oval 511" o:spid="_x0000_s1026" style="position:absolute;margin-left:0;margin-top:2pt;width:7pt;height:7pt;z-index:2518261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319EB22" w14:textId="77777777" w:rsidR="00F96CF5" w:rsidRDefault="00F96CF5">
                        <w:pPr>
                          <w:rPr>
                            <w:rFonts w:ascii="Arial" w:eastAsia="Arial" w:hAnsi="Arial" w:cs="Arial"/>
                            <w:sz w:val="22"/>
                          </w:rPr>
                        </w:pPr>
                        <w:r>
                          <w:rPr>
                            <w:rFonts w:ascii="Arial" w:eastAsia="Arial" w:hAnsi="Arial" w:cs="Arial"/>
                            <w:sz w:val="22"/>
                          </w:rPr>
                          <w:t>*An IMF area department</w:t>
                        </w:r>
                      </w:p>
                    </w:tc>
                    <w:tc>
                      <w:tcPr>
                        <w:tcW w:w="0" w:type="auto"/>
                        <w:tcMar>
                          <w:top w:w="80" w:type="dxa"/>
                          <w:bottom w:w="80" w:type="dxa"/>
                        </w:tcMar>
                        <w:vAlign w:val="center"/>
                      </w:tcPr>
                      <w:p w14:paraId="545E5CBB"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A1F5AF5" w14:textId="77777777">
                    <w:tc>
                      <w:tcPr>
                        <w:tcW w:w="0" w:type="auto"/>
                        <w:tcMar>
                          <w:top w:w="80" w:type="dxa"/>
                          <w:bottom w:w="80" w:type="dxa"/>
                        </w:tcMar>
                      </w:tcPr>
                      <w:p w14:paraId="14BE2C83" w14:textId="705C29AA" w:rsidR="00F96CF5" w:rsidRDefault="00773C45">
                        <w:pPr>
                          <w:rPr>
                            <w:rFonts w:ascii="Arial" w:eastAsia="Arial" w:hAnsi="Arial" w:cs="Arial"/>
                            <w:sz w:val="22"/>
                          </w:rPr>
                        </w:pPr>
                        <w:r>
                          <w:rPr>
                            <w:noProof/>
                          </w:rPr>
                          <mc:AlternateContent>
                            <mc:Choice Requires="wps">
                              <w:drawing>
                                <wp:anchor distT="0" distB="0" distL="114300" distR="114300" simplePos="0" relativeHeight="251658721" behindDoc="0" locked="1" layoutInCell="1" allowOverlap="1" wp14:anchorId="05E103AC" wp14:editId="79A60008">
                                  <wp:simplePos x="0" y="0"/>
                                  <wp:positionH relativeFrom="column">
                                    <wp:align>center</wp:align>
                                  </wp:positionH>
                                  <wp:positionV relativeFrom="paragraph">
                                    <wp:posOffset>25400</wp:posOffset>
                                  </wp:positionV>
                                  <wp:extent cx="88900" cy="88900"/>
                                  <wp:effectExtent l="13970" t="8255" r="11430" b="7620"/>
                                  <wp:wrapNone/>
                                  <wp:docPr id="1369253678" name="Oval 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A188F0F" id="Oval 512" o:spid="_x0000_s1026" style="position:absolute;margin-left:0;margin-top:2pt;width:7pt;height:7pt;z-index:251827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EBE58C8" w14:textId="77777777" w:rsidR="00F96CF5" w:rsidRDefault="00F96CF5">
                        <w:pPr>
                          <w:rPr>
                            <w:rFonts w:ascii="Arial" w:eastAsia="Arial" w:hAnsi="Arial" w:cs="Arial"/>
                            <w:sz w:val="22"/>
                          </w:rPr>
                        </w:pPr>
                        <w:r>
                          <w:rPr>
                            <w:rFonts w:ascii="Arial" w:eastAsia="Arial" w:hAnsi="Arial" w:cs="Arial"/>
                            <w:sz w:val="22"/>
                          </w:rPr>
                          <w:t>*An IMF area department</w:t>
                        </w:r>
                      </w:p>
                    </w:tc>
                    <w:tc>
                      <w:tcPr>
                        <w:tcW w:w="0" w:type="auto"/>
                        <w:tcMar>
                          <w:top w:w="80" w:type="dxa"/>
                          <w:bottom w:w="80" w:type="dxa"/>
                        </w:tcMar>
                        <w:vAlign w:val="center"/>
                      </w:tcPr>
                      <w:p w14:paraId="4760DD87"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D7512E4" w14:textId="77777777">
                    <w:tc>
                      <w:tcPr>
                        <w:tcW w:w="0" w:type="auto"/>
                        <w:tcMar>
                          <w:top w:w="80" w:type="dxa"/>
                          <w:bottom w:w="80" w:type="dxa"/>
                        </w:tcMar>
                      </w:tcPr>
                      <w:p w14:paraId="4FF15DD1" w14:textId="7EA799FC" w:rsidR="00F96CF5" w:rsidRDefault="00773C45">
                        <w:pPr>
                          <w:rPr>
                            <w:rFonts w:ascii="Arial" w:eastAsia="Arial" w:hAnsi="Arial" w:cs="Arial"/>
                            <w:sz w:val="22"/>
                          </w:rPr>
                        </w:pPr>
                        <w:r>
                          <w:rPr>
                            <w:noProof/>
                          </w:rPr>
                          <mc:AlternateContent>
                            <mc:Choice Requires="wps">
                              <w:drawing>
                                <wp:anchor distT="0" distB="0" distL="114300" distR="114300" simplePos="0" relativeHeight="251658722" behindDoc="0" locked="1" layoutInCell="1" allowOverlap="1" wp14:anchorId="24568F9D" wp14:editId="52721BF6">
                                  <wp:simplePos x="0" y="0"/>
                                  <wp:positionH relativeFrom="column">
                                    <wp:align>center</wp:align>
                                  </wp:positionH>
                                  <wp:positionV relativeFrom="paragraph">
                                    <wp:posOffset>25400</wp:posOffset>
                                  </wp:positionV>
                                  <wp:extent cx="88900" cy="88900"/>
                                  <wp:effectExtent l="13970" t="13970" r="11430" b="11430"/>
                                  <wp:wrapNone/>
                                  <wp:docPr id="1162638420" name="Oval 5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8E61764" id="Oval 513" o:spid="_x0000_s1026" style="position:absolute;margin-left:0;margin-top:2pt;width:7pt;height:7pt;z-index:2518282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9A8FB95" w14:textId="77777777" w:rsidR="00F96CF5" w:rsidRDefault="00F96CF5">
                        <w:pPr>
                          <w:rPr>
                            <w:rFonts w:ascii="Arial" w:eastAsia="Arial" w:hAnsi="Arial" w:cs="Arial"/>
                            <w:sz w:val="22"/>
                          </w:rPr>
                        </w:pPr>
                        <w:r>
                          <w:rPr>
                            <w:rFonts w:ascii="Arial" w:eastAsia="Arial" w:hAnsi="Arial" w:cs="Arial"/>
                            <w:sz w:val="22"/>
                          </w:rPr>
                          <w:t>*An IMF functional department</w:t>
                        </w:r>
                      </w:p>
                    </w:tc>
                    <w:tc>
                      <w:tcPr>
                        <w:tcW w:w="0" w:type="auto"/>
                        <w:tcMar>
                          <w:top w:w="80" w:type="dxa"/>
                          <w:bottom w:w="80" w:type="dxa"/>
                        </w:tcMar>
                        <w:vAlign w:val="center"/>
                      </w:tcPr>
                      <w:p w14:paraId="62C8691B"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50754CF" w14:textId="77777777">
                    <w:tc>
                      <w:tcPr>
                        <w:tcW w:w="0" w:type="auto"/>
                        <w:tcMar>
                          <w:top w:w="80" w:type="dxa"/>
                          <w:bottom w:w="80" w:type="dxa"/>
                        </w:tcMar>
                      </w:tcPr>
                      <w:p w14:paraId="4F6285C0" w14:textId="656F5810" w:rsidR="00F96CF5" w:rsidRDefault="00773C45">
                        <w:pPr>
                          <w:rPr>
                            <w:rFonts w:ascii="Arial" w:eastAsia="Arial" w:hAnsi="Arial" w:cs="Arial"/>
                            <w:sz w:val="22"/>
                          </w:rPr>
                        </w:pPr>
                        <w:r>
                          <w:rPr>
                            <w:noProof/>
                          </w:rPr>
                          <mc:AlternateContent>
                            <mc:Choice Requires="wps">
                              <w:drawing>
                                <wp:anchor distT="0" distB="0" distL="114300" distR="114300" simplePos="0" relativeHeight="251658723" behindDoc="0" locked="1" layoutInCell="1" allowOverlap="1" wp14:anchorId="27D0415E" wp14:editId="1DFBF193">
                                  <wp:simplePos x="0" y="0"/>
                                  <wp:positionH relativeFrom="column">
                                    <wp:align>center</wp:align>
                                  </wp:positionH>
                                  <wp:positionV relativeFrom="paragraph">
                                    <wp:posOffset>25400</wp:posOffset>
                                  </wp:positionV>
                                  <wp:extent cx="88900" cy="88900"/>
                                  <wp:effectExtent l="13970" t="10160" r="11430" b="5715"/>
                                  <wp:wrapNone/>
                                  <wp:docPr id="251821340" name="Oval 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6F4C089" id="Oval 514" o:spid="_x0000_s1026" style="position:absolute;margin-left:0;margin-top:2pt;width:7pt;height:7pt;z-index:251829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1B1F730" w14:textId="77777777" w:rsidR="00F96CF5" w:rsidRDefault="00F96CF5">
                        <w:pPr>
                          <w:rPr>
                            <w:rFonts w:ascii="Arial" w:eastAsia="Arial" w:hAnsi="Arial" w:cs="Arial"/>
                            <w:sz w:val="22"/>
                          </w:rPr>
                        </w:pPr>
                        <w:r>
                          <w:rPr>
                            <w:rFonts w:ascii="Arial" w:eastAsia="Arial" w:hAnsi="Arial" w:cs="Arial"/>
                            <w:sz w:val="22"/>
                          </w:rPr>
                          <w:t>*An IMF functional department</w:t>
                        </w:r>
                      </w:p>
                    </w:tc>
                    <w:tc>
                      <w:tcPr>
                        <w:tcW w:w="0" w:type="auto"/>
                        <w:tcMar>
                          <w:top w:w="80" w:type="dxa"/>
                          <w:bottom w:w="80" w:type="dxa"/>
                        </w:tcMar>
                        <w:vAlign w:val="center"/>
                      </w:tcPr>
                      <w:p w14:paraId="73649725"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CD5FEAE" w14:textId="77777777">
                    <w:tc>
                      <w:tcPr>
                        <w:tcW w:w="0" w:type="auto"/>
                        <w:tcMar>
                          <w:top w:w="80" w:type="dxa"/>
                          <w:bottom w:w="80" w:type="dxa"/>
                        </w:tcMar>
                      </w:tcPr>
                      <w:p w14:paraId="354D7878" w14:textId="5486D4C5" w:rsidR="00F96CF5" w:rsidRDefault="00773C45">
                        <w:pPr>
                          <w:rPr>
                            <w:rFonts w:ascii="Arial" w:eastAsia="Arial" w:hAnsi="Arial" w:cs="Arial"/>
                            <w:sz w:val="22"/>
                          </w:rPr>
                        </w:pPr>
                        <w:r>
                          <w:rPr>
                            <w:noProof/>
                          </w:rPr>
                          <mc:AlternateContent>
                            <mc:Choice Requires="wps">
                              <w:drawing>
                                <wp:anchor distT="0" distB="0" distL="114300" distR="114300" simplePos="0" relativeHeight="251658724" behindDoc="0" locked="1" layoutInCell="1" allowOverlap="1" wp14:anchorId="7B6889FD" wp14:editId="6AC64D0D">
                                  <wp:simplePos x="0" y="0"/>
                                  <wp:positionH relativeFrom="column">
                                    <wp:align>center</wp:align>
                                  </wp:positionH>
                                  <wp:positionV relativeFrom="paragraph">
                                    <wp:posOffset>25400</wp:posOffset>
                                  </wp:positionV>
                                  <wp:extent cx="88900" cy="88900"/>
                                  <wp:effectExtent l="13970" t="6350" r="11430" b="9525"/>
                                  <wp:wrapNone/>
                                  <wp:docPr id="1197631715" name="Oval 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5337D4A" id="Oval 515" o:spid="_x0000_s1026" style="position:absolute;margin-left:0;margin-top:2pt;width:7pt;height:7pt;z-index:2518302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8136364" w14:textId="77777777" w:rsidR="00F96CF5" w:rsidRDefault="00F96CF5">
                        <w:pPr>
                          <w:rPr>
                            <w:rFonts w:ascii="Arial" w:eastAsia="Arial" w:hAnsi="Arial" w:cs="Arial"/>
                            <w:sz w:val="22"/>
                          </w:rPr>
                        </w:pPr>
                        <w:r>
                          <w:rPr>
                            <w:rFonts w:ascii="Arial" w:eastAsia="Arial" w:hAnsi="Arial" w:cs="Arial"/>
                            <w:sz w:val="22"/>
                          </w:rPr>
                          <w:t>*An IMF functional department</w:t>
                        </w:r>
                      </w:p>
                    </w:tc>
                    <w:tc>
                      <w:tcPr>
                        <w:tcW w:w="0" w:type="auto"/>
                        <w:tcMar>
                          <w:top w:w="80" w:type="dxa"/>
                          <w:bottom w:w="80" w:type="dxa"/>
                        </w:tcMar>
                        <w:vAlign w:val="center"/>
                      </w:tcPr>
                      <w:p w14:paraId="1AD8DE5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0715364" w14:textId="77777777">
                    <w:tc>
                      <w:tcPr>
                        <w:tcW w:w="0" w:type="auto"/>
                        <w:tcMar>
                          <w:top w:w="80" w:type="dxa"/>
                          <w:bottom w:w="80" w:type="dxa"/>
                        </w:tcMar>
                      </w:tcPr>
                      <w:p w14:paraId="08981B9A" w14:textId="75F4BBD1" w:rsidR="00F96CF5" w:rsidRDefault="00773C45">
                        <w:pPr>
                          <w:rPr>
                            <w:rFonts w:ascii="Arial" w:eastAsia="Arial" w:hAnsi="Arial" w:cs="Arial"/>
                            <w:sz w:val="22"/>
                          </w:rPr>
                        </w:pPr>
                        <w:r>
                          <w:rPr>
                            <w:noProof/>
                          </w:rPr>
                          <mc:AlternateContent>
                            <mc:Choice Requires="wps">
                              <w:drawing>
                                <wp:anchor distT="0" distB="0" distL="114300" distR="114300" simplePos="0" relativeHeight="251658725" behindDoc="0" locked="1" layoutInCell="1" allowOverlap="1" wp14:anchorId="74829CC1" wp14:editId="068D4DF7">
                                  <wp:simplePos x="0" y="0"/>
                                  <wp:positionH relativeFrom="column">
                                    <wp:align>center</wp:align>
                                  </wp:positionH>
                                  <wp:positionV relativeFrom="paragraph">
                                    <wp:posOffset>25400</wp:posOffset>
                                  </wp:positionV>
                                  <wp:extent cx="88900" cy="88900"/>
                                  <wp:effectExtent l="13970" t="12065" r="11430" b="13335"/>
                                  <wp:wrapNone/>
                                  <wp:docPr id="1091843855" name="Oval 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126C06" id="Oval 516" o:spid="_x0000_s1026" style="position:absolute;margin-left:0;margin-top:2pt;width:7pt;height:7pt;z-index:2518312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E6793DF" w14:textId="77777777" w:rsidR="00F96CF5" w:rsidRDefault="00F96CF5">
                        <w:pPr>
                          <w:rPr>
                            <w:rFonts w:ascii="Arial" w:eastAsia="Arial" w:hAnsi="Arial" w:cs="Arial"/>
                            <w:sz w:val="22"/>
                          </w:rPr>
                        </w:pPr>
                        <w:r>
                          <w:rPr>
                            <w:rFonts w:ascii="Arial" w:eastAsia="Arial" w:hAnsi="Arial" w:cs="Arial"/>
                            <w:sz w:val="22"/>
                          </w:rPr>
                          <w:t>*An IMF functional department</w:t>
                        </w:r>
                      </w:p>
                    </w:tc>
                    <w:tc>
                      <w:tcPr>
                        <w:tcW w:w="0" w:type="auto"/>
                        <w:tcMar>
                          <w:top w:w="80" w:type="dxa"/>
                          <w:bottom w:w="80" w:type="dxa"/>
                        </w:tcMar>
                        <w:vAlign w:val="center"/>
                      </w:tcPr>
                      <w:p w14:paraId="76A0C34D"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5ECF43BE" w14:textId="77777777">
                    <w:tc>
                      <w:tcPr>
                        <w:tcW w:w="0" w:type="auto"/>
                        <w:tcMar>
                          <w:top w:w="80" w:type="dxa"/>
                          <w:bottom w:w="80" w:type="dxa"/>
                        </w:tcMar>
                      </w:tcPr>
                      <w:p w14:paraId="6698E4E3" w14:textId="659F2963" w:rsidR="00F96CF5" w:rsidRDefault="00773C45">
                        <w:pPr>
                          <w:rPr>
                            <w:rFonts w:ascii="Arial" w:eastAsia="Arial" w:hAnsi="Arial" w:cs="Arial"/>
                            <w:sz w:val="22"/>
                          </w:rPr>
                        </w:pPr>
                        <w:r>
                          <w:rPr>
                            <w:noProof/>
                          </w:rPr>
                          <mc:AlternateContent>
                            <mc:Choice Requires="wps">
                              <w:drawing>
                                <wp:anchor distT="0" distB="0" distL="114300" distR="114300" simplePos="0" relativeHeight="251658726" behindDoc="0" locked="1" layoutInCell="1" allowOverlap="1" wp14:anchorId="51C47D0A" wp14:editId="26B76B61">
                                  <wp:simplePos x="0" y="0"/>
                                  <wp:positionH relativeFrom="column">
                                    <wp:align>center</wp:align>
                                  </wp:positionH>
                                  <wp:positionV relativeFrom="paragraph">
                                    <wp:posOffset>25400</wp:posOffset>
                                  </wp:positionV>
                                  <wp:extent cx="88900" cy="88900"/>
                                  <wp:effectExtent l="13970" t="8255" r="11430" b="7620"/>
                                  <wp:wrapNone/>
                                  <wp:docPr id="1853165616" name="Oval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59B6527" id="Oval 517" o:spid="_x0000_s1026" style="position:absolute;margin-left:0;margin-top:2pt;width:7pt;height:7pt;z-index:2518323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291D633"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7FD30E0F"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3465BD8" w14:textId="77777777">
                    <w:tc>
                      <w:tcPr>
                        <w:tcW w:w="0" w:type="auto"/>
                        <w:tcMar>
                          <w:top w:w="80" w:type="dxa"/>
                          <w:bottom w:w="80" w:type="dxa"/>
                        </w:tcMar>
                      </w:tcPr>
                      <w:p w14:paraId="5066B83F" w14:textId="4B7E9D0C" w:rsidR="00F96CF5" w:rsidRDefault="00773C45">
                        <w:pPr>
                          <w:rPr>
                            <w:rFonts w:ascii="Arial" w:eastAsia="Arial" w:hAnsi="Arial" w:cs="Arial"/>
                            <w:sz w:val="22"/>
                          </w:rPr>
                        </w:pPr>
                        <w:r>
                          <w:rPr>
                            <w:noProof/>
                          </w:rPr>
                          <mc:AlternateContent>
                            <mc:Choice Requires="wps">
                              <w:drawing>
                                <wp:anchor distT="0" distB="0" distL="114300" distR="114300" simplePos="0" relativeHeight="251658727" behindDoc="0" locked="1" layoutInCell="1" allowOverlap="1" wp14:anchorId="79FDDC3E" wp14:editId="1D47185E">
                                  <wp:simplePos x="0" y="0"/>
                                  <wp:positionH relativeFrom="column">
                                    <wp:align>center</wp:align>
                                  </wp:positionH>
                                  <wp:positionV relativeFrom="paragraph">
                                    <wp:posOffset>25400</wp:posOffset>
                                  </wp:positionV>
                                  <wp:extent cx="88900" cy="88900"/>
                                  <wp:effectExtent l="13970" t="13970" r="11430" b="11430"/>
                                  <wp:wrapNone/>
                                  <wp:docPr id="184420372" name="Oval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702AD03" id="Oval 518" o:spid="_x0000_s1026" style="position:absolute;margin-left:0;margin-top:2pt;width:7pt;height:7pt;z-index:2518333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B73C21"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038A7F68"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E524A89" w14:textId="77777777">
                    <w:tc>
                      <w:tcPr>
                        <w:tcW w:w="0" w:type="auto"/>
                        <w:tcMar>
                          <w:top w:w="80" w:type="dxa"/>
                          <w:bottom w:w="80" w:type="dxa"/>
                        </w:tcMar>
                      </w:tcPr>
                      <w:p w14:paraId="6D3E6DF8" w14:textId="4BDC756A" w:rsidR="00F96CF5" w:rsidRDefault="00773C45">
                        <w:pPr>
                          <w:rPr>
                            <w:rFonts w:ascii="Arial" w:eastAsia="Arial" w:hAnsi="Arial" w:cs="Arial"/>
                            <w:sz w:val="22"/>
                          </w:rPr>
                        </w:pPr>
                        <w:r>
                          <w:rPr>
                            <w:noProof/>
                          </w:rPr>
                          <mc:AlternateContent>
                            <mc:Choice Requires="wps">
                              <w:drawing>
                                <wp:anchor distT="0" distB="0" distL="114300" distR="114300" simplePos="0" relativeHeight="251658728" behindDoc="0" locked="1" layoutInCell="1" allowOverlap="1" wp14:anchorId="1AF74125" wp14:editId="2DAFC9C6">
                                  <wp:simplePos x="0" y="0"/>
                                  <wp:positionH relativeFrom="column">
                                    <wp:align>center</wp:align>
                                  </wp:positionH>
                                  <wp:positionV relativeFrom="paragraph">
                                    <wp:posOffset>25400</wp:posOffset>
                                  </wp:positionV>
                                  <wp:extent cx="88900" cy="88900"/>
                                  <wp:effectExtent l="13970" t="10160" r="11430" b="5715"/>
                                  <wp:wrapNone/>
                                  <wp:docPr id="2091227571" name="Oval 5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C43317A" id="Oval 519" o:spid="_x0000_s1026" style="position:absolute;margin-left:0;margin-top:2pt;width:7pt;height:7pt;z-index:2518343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0DB0B8"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1B412C6E"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5A0F744" w14:textId="77777777">
                    <w:tc>
                      <w:tcPr>
                        <w:tcW w:w="0" w:type="auto"/>
                        <w:tcMar>
                          <w:top w:w="80" w:type="dxa"/>
                          <w:bottom w:w="80" w:type="dxa"/>
                        </w:tcMar>
                      </w:tcPr>
                      <w:p w14:paraId="260223B1" w14:textId="2279EBC8" w:rsidR="00F96CF5" w:rsidRDefault="00773C45">
                        <w:pPr>
                          <w:rPr>
                            <w:rFonts w:ascii="Arial" w:eastAsia="Arial" w:hAnsi="Arial" w:cs="Arial"/>
                            <w:sz w:val="22"/>
                          </w:rPr>
                        </w:pPr>
                        <w:r>
                          <w:rPr>
                            <w:noProof/>
                          </w:rPr>
                          <mc:AlternateContent>
                            <mc:Choice Requires="wps">
                              <w:drawing>
                                <wp:anchor distT="0" distB="0" distL="114300" distR="114300" simplePos="0" relativeHeight="251658729" behindDoc="0" locked="1" layoutInCell="1" allowOverlap="1" wp14:anchorId="1A8ADD6B" wp14:editId="0FD96810">
                                  <wp:simplePos x="0" y="0"/>
                                  <wp:positionH relativeFrom="column">
                                    <wp:align>center</wp:align>
                                  </wp:positionH>
                                  <wp:positionV relativeFrom="paragraph">
                                    <wp:posOffset>25400</wp:posOffset>
                                  </wp:positionV>
                                  <wp:extent cx="88900" cy="88900"/>
                                  <wp:effectExtent l="13970" t="6350" r="11430" b="9525"/>
                                  <wp:wrapNone/>
                                  <wp:docPr id="480059810" name="Oval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2A0FFAF" id="Oval 520" o:spid="_x0000_s1026" style="position:absolute;margin-left:0;margin-top:2pt;width:7pt;height:7pt;z-index:2518353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B200070"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55BD98EF" w14:textId="77777777" w:rsidR="00F96CF5" w:rsidRDefault="00F96CF5">
                        <w:pPr>
                          <w:rPr>
                            <w:rFonts w:ascii="Arial" w:eastAsia="Arial" w:hAnsi="Arial" w:cs="Arial"/>
                            <w:sz w:val="22"/>
                          </w:rPr>
                        </w:pPr>
                        <w:r>
                          <w:rPr>
                            <w:rFonts w:ascii="Arial" w:eastAsia="Arial" w:hAnsi="Arial" w:cs="Arial"/>
                            <w:sz w:val="22"/>
                          </w:rPr>
                          <w:t>To a great extent</w:t>
                        </w:r>
                      </w:p>
                    </w:tc>
                  </w:tr>
                </w:tbl>
                <w:p w14:paraId="6B3AE1DD" w14:textId="77777777" w:rsidR="00F96CF5" w:rsidRDefault="00F96CF5">
                  <w:pPr>
                    <w:rPr>
                      <w:rFonts w:ascii="Arial" w:eastAsia="Arial" w:hAnsi="Arial" w:cs="Arial"/>
                      <w:sz w:val="22"/>
                    </w:rPr>
                  </w:pPr>
                </w:p>
              </w:tc>
            </w:tr>
          </w:tbl>
          <w:p w14:paraId="587EA0AE" w14:textId="77777777" w:rsidR="00F96CF5" w:rsidRDefault="00F96CF5">
            <w:pPr>
              <w:rPr>
                <w:rFonts w:ascii="Arial" w:eastAsia="Arial" w:hAnsi="Arial" w:cs="Arial"/>
                <w:sz w:val="22"/>
              </w:rPr>
            </w:pPr>
          </w:p>
        </w:tc>
      </w:tr>
    </w:tbl>
    <w:p w14:paraId="192883A9"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06EBFD35" w14:textId="77777777">
        <w:tc>
          <w:tcPr>
            <w:tcW w:w="0" w:type="auto"/>
            <w:tcMar>
              <w:top w:w="80" w:type="dxa"/>
              <w:bottom w:w="80" w:type="dxa"/>
            </w:tcMar>
          </w:tcPr>
          <w:p w14:paraId="424FB553" w14:textId="7B62AEEE" w:rsidR="00F96CF5" w:rsidRDefault="00F96CF5">
            <w:pPr>
              <w:keepNext/>
              <w:rPr>
                <w:rFonts w:ascii="Arial" w:eastAsia="Arial" w:hAnsi="Arial" w:cs="Arial"/>
                <w:b/>
                <w:sz w:val="22"/>
              </w:rPr>
            </w:pPr>
            <w:r>
              <w:rPr>
                <w:rFonts w:ascii="Arial" w:eastAsia="Arial" w:hAnsi="Arial" w:cs="Arial"/>
                <w:b/>
                <w:sz w:val="22"/>
              </w:rPr>
              <w:t>10.1. Please specify 'other' from above.</w:t>
            </w:r>
          </w:p>
        </w:tc>
      </w:tr>
      <w:tr w:rsidR="00F96CF5" w14:paraId="2A9AAE2C" w14:textId="77777777">
        <w:tc>
          <w:tcPr>
            <w:tcW w:w="0" w:type="auto"/>
            <w:tcMar>
              <w:top w:w="80" w:type="dxa"/>
              <w:bottom w:w="80" w:type="dxa"/>
            </w:tcMar>
          </w:tcPr>
          <w:p w14:paraId="265D9BBE"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"Based on your experience, to what extent has IMF climate change-related technical assistance been initiated by:" Question:</w:t>
            </w:r>
          </w:p>
          <w:p w14:paraId="702C986B" w14:textId="77777777" w:rsidR="00F96CF5" w:rsidRDefault="00F96CF5">
            <w:pPr>
              <w:keepNext/>
              <w:numPr>
                <w:ilvl w:val="0"/>
                <w:numId w:val="43"/>
              </w:numPr>
              <w:rPr>
                <w:rFonts w:ascii="Arial" w:eastAsia="Arial" w:hAnsi="Arial" w:cs="Arial"/>
                <w:sz w:val="20"/>
              </w:rPr>
            </w:pPr>
            <w:r>
              <w:rPr>
                <w:rFonts w:ascii="Arial" w:eastAsia="Arial" w:hAnsi="Arial" w:cs="Arial"/>
                <w:sz w:val="20"/>
              </w:rPr>
              <w:t>Other (please specify below): To a slight extent,To a moderate extent,To a great extent</w:t>
            </w:r>
          </w:p>
          <w:p w14:paraId="79E03D40" w14:textId="77777777" w:rsidR="00F96CF5" w:rsidRDefault="00F96CF5">
            <w:pPr>
              <w:keepNext/>
              <w:rPr>
                <w:rFonts w:ascii="Arial" w:eastAsia="Arial" w:hAnsi="Arial" w:cs="Arial"/>
                <w:sz w:val="20"/>
              </w:rPr>
            </w:pPr>
          </w:p>
        </w:tc>
      </w:tr>
      <w:tr w:rsidR="00F96CF5" w14:paraId="763130CA"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06992393"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F96CF5" w14:paraId="48DD3E80" w14:textId="77777777">
                    <w:trPr>
                      <w:trHeight w:hRule="exact" w:val="1000"/>
                    </w:trPr>
                    <w:tc>
                      <w:tcPr>
                        <w:tcW w:w="0" w:type="auto"/>
                        <w:tcBorders>
                          <w:bottom w:val="single" w:sz="12" w:space="0" w:color="000000"/>
                        </w:tcBorders>
                      </w:tcPr>
                      <w:p w14:paraId="0B189372" w14:textId="77777777" w:rsidR="00F96CF5" w:rsidRDefault="00F96CF5">
                        <w:pPr>
                          <w:rPr>
                            <w:rFonts w:ascii="Arial" w:eastAsia="Arial" w:hAnsi="Arial" w:cs="Arial"/>
                            <w:sz w:val="22"/>
                          </w:rPr>
                        </w:pPr>
                      </w:p>
                    </w:tc>
                  </w:tr>
                </w:tbl>
                <w:p w14:paraId="6AB39647" w14:textId="77777777" w:rsidR="00F96CF5" w:rsidRDefault="00F96CF5">
                  <w:pPr>
                    <w:rPr>
                      <w:rFonts w:ascii="Arial" w:eastAsia="Arial" w:hAnsi="Arial" w:cs="Arial"/>
                      <w:sz w:val="22"/>
                    </w:rPr>
                  </w:pPr>
                </w:p>
              </w:tc>
            </w:tr>
          </w:tbl>
          <w:p w14:paraId="3BF66298" w14:textId="77777777" w:rsidR="00F96CF5" w:rsidRDefault="00F96CF5">
            <w:pPr>
              <w:rPr>
                <w:rFonts w:ascii="Arial" w:eastAsia="Arial" w:hAnsi="Arial" w:cs="Arial"/>
                <w:sz w:val="22"/>
              </w:rPr>
            </w:pPr>
          </w:p>
        </w:tc>
      </w:tr>
    </w:tbl>
    <w:p w14:paraId="5829B1D6"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38D00EFC" w14:textId="77777777">
        <w:tc>
          <w:tcPr>
            <w:tcW w:w="0" w:type="auto"/>
            <w:tcMar>
              <w:top w:w="80" w:type="dxa"/>
              <w:bottom w:w="80" w:type="dxa"/>
            </w:tcMar>
          </w:tcPr>
          <w:p w14:paraId="529853B4" w14:textId="77777777" w:rsidR="00F96CF5" w:rsidRDefault="00F96CF5">
            <w:pPr>
              <w:keepNext/>
              <w:rPr>
                <w:rFonts w:ascii="Arial" w:eastAsia="Arial" w:hAnsi="Arial" w:cs="Arial"/>
                <w:b/>
                <w:sz w:val="22"/>
              </w:rPr>
            </w:pPr>
            <w:r>
              <w:rPr>
                <w:rFonts w:ascii="Arial" w:eastAsia="Arial" w:hAnsi="Arial" w:cs="Arial"/>
                <w:b/>
                <w:sz w:val="22"/>
              </w:rPr>
              <w:t>*11. Based on your experience, to what extent has IMF climate change-related technical assistance:</w:t>
            </w:r>
            <w:r>
              <w:rPr>
                <w:rFonts w:ascii="Arial" w:eastAsia="Arial" w:hAnsi="Arial" w:cs="Arial"/>
                <w:sz w:val="22"/>
              </w:rPr>
              <w:t>(*Required)</w:t>
            </w:r>
          </w:p>
        </w:tc>
      </w:tr>
      <w:tr w:rsidR="00F96CF5" w14:paraId="48B65F14" w14:textId="77777777">
        <w:tc>
          <w:tcPr>
            <w:tcW w:w="0" w:type="auto"/>
            <w:tcMar>
              <w:top w:w="80" w:type="dxa"/>
              <w:bottom w:w="80" w:type="dxa"/>
            </w:tcMar>
          </w:tcPr>
          <w:p w14:paraId="20DBB749" w14:textId="77777777" w:rsidR="00F96CF5" w:rsidRDefault="00F96CF5">
            <w:pPr>
              <w:keepNext/>
              <w:rPr>
                <w:rFonts w:ascii="Arial" w:eastAsia="Arial" w:hAnsi="Arial" w:cs="Arial"/>
                <w:sz w:val="20"/>
              </w:rPr>
            </w:pPr>
            <w:r>
              <w:rPr>
                <w:rFonts w:ascii="Arial" w:eastAsia="Arial" w:hAnsi="Arial" w:cs="Arial"/>
                <w:sz w:val="20"/>
              </w:rPr>
              <w:t>Consider it, If all of the below is Correct :</w:t>
            </w:r>
          </w:p>
          <w:p w14:paraId="281327EA" w14:textId="77777777" w:rsidR="00F96CF5" w:rsidRDefault="00F96CF5">
            <w:pPr>
              <w:keepNext/>
              <w:numPr>
                <w:ilvl w:val="0"/>
                <w:numId w:val="44"/>
              </w:numPr>
              <w:rPr>
                <w:rFonts w:ascii="Arial" w:eastAsia="Arial" w:hAnsi="Arial" w:cs="Arial"/>
                <w:sz w:val="20"/>
              </w:rPr>
            </w:pPr>
            <w:r>
              <w:rPr>
                <w:rFonts w:ascii="Arial" w:eastAsia="Arial" w:hAnsi="Arial" w:cs="Arial"/>
                <w:sz w:val="20"/>
              </w:rPr>
              <w:t>Technical Assistance not equals "Not at all"</w:t>
            </w:r>
          </w:p>
          <w:p w14:paraId="01EEFEEC" w14:textId="77777777" w:rsidR="00F96CF5" w:rsidRDefault="00F96CF5">
            <w:pPr>
              <w:keepNext/>
              <w:rPr>
                <w:rFonts w:ascii="Arial" w:eastAsia="Arial" w:hAnsi="Arial" w:cs="Arial"/>
                <w:sz w:val="20"/>
              </w:rPr>
            </w:pPr>
          </w:p>
        </w:tc>
      </w:tr>
      <w:tr w:rsidR="00F96CF5" w14:paraId="22E5ACAF"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2171AA24"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266"/>
                    <w:gridCol w:w="1700"/>
                  </w:tblGrid>
                  <w:tr w:rsidR="00F96CF5" w14:paraId="62718DF6" w14:textId="77777777">
                    <w:tc>
                      <w:tcPr>
                        <w:tcW w:w="0" w:type="auto"/>
                        <w:tcMar>
                          <w:top w:w="80" w:type="dxa"/>
                          <w:bottom w:w="80" w:type="dxa"/>
                        </w:tcMar>
                      </w:tcPr>
                      <w:p w14:paraId="176A56B7" w14:textId="77777777" w:rsidR="00F96CF5" w:rsidRDefault="00F96CF5">
                        <w:pPr>
                          <w:rPr>
                            <w:rFonts w:ascii="Arial" w:eastAsia="Arial" w:hAnsi="Arial" w:cs="Arial"/>
                            <w:b/>
                            <w:sz w:val="22"/>
                          </w:rPr>
                        </w:pPr>
                      </w:p>
                    </w:tc>
                    <w:tc>
                      <w:tcPr>
                        <w:tcW w:w="0" w:type="auto"/>
                        <w:tcMar>
                          <w:top w:w="80" w:type="dxa"/>
                          <w:bottom w:w="80" w:type="dxa"/>
                        </w:tcMar>
                      </w:tcPr>
                      <w:p w14:paraId="658D69CB"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7D207D3D"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795C2DC6" w14:textId="77777777">
                    <w:tc>
                      <w:tcPr>
                        <w:tcW w:w="0" w:type="auto"/>
                        <w:tcMar>
                          <w:top w:w="80" w:type="dxa"/>
                          <w:bottom w:w="80" w:type="dxa"/>
                        </w:tcMar>
                      </w:tcPr>
                      <w:p w14:paraId="395FF980" w14:textId="52F07368" w:rsidR="00F96CF5" w:rsidRDefault="00773C45">
                        <w:pPr>
                          <w:rPr>
                            <w:rFonts w:ascii="Arial" w:eastAsia="Arial" w:hAnsi="Arial" w:cs="Arial"/>
                            <w:sz w:val="22"/>
                          </w:rPr>
                        </w:pPr>
                        <w:r>
                          <w:rPr>
                            <w:noProof/>
                          </w:rPr>
                          <mc:AlternateContent>
                            <mc:Choice Requires="wps">
                              <w:drawing>
                                <wp:anchor distT="0" distB="0" distL="114300" distR="114300" simplePos="0" relativeHeight="251658730" behindDoc="0" locked="1" layoutInCell="1" allowOverlap="1" wp14:anchorId="5C5D1574" wp14:editId="31C0F7D5">
                                  <wp:simplePos x="0" y="0"/>
                                  <wp:positionH relativeFrom="column">
                                    <wp:align>center</wp:align>
                                  </wp:positionH>
                                  <wp:positionV relativeFrom="paragraph">
                                    <wp:posOffset>25400</wp:posOffset>
                                  </wp:positionV>
                                  <wp:extent cx="88900" cy="88900"/>
                                  <wp:effectExtent l="12065" t="10160" r="13335" b="5715"/>
                                  <wp:wrapNone/>
                                  <wp:docPr id="1740243799" name="Oval 5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1223CAB" id="Oval 521" o:spid="_x0000_s1026" style="position:absolute;margin-left:0;margin-top:2pt;width:7pt;height:7pt;z-index:2518364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1F362E4"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612591ED"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B4D691D" w14:textId="77777777">
                    <w:tc>
                      <w:tcPr>
                        <w:tcW w:w="0" w:type="auto"/>
                        <w:tcMar>
                          <w:top w:w="80" w:type="dxa"/>
                          <w:bottom w:w="80" w:type="dxa"/>
                        </w:tcMar>
                      </w:tcPr>
                      <w:p w14:paraId="60550EB9" w14:textId="43BD38BA" w:rsidR="00F96CF5" w:rsidRDefault="00773C45">
                        <w:pPr>
                          <w:rPr>
                            <w:rFonts w:ascii="Arial" w:eastAsia="Arial" w:hAnsi="Arial" w:cs="Arial"/>
                            <w:sz w:val="22"/>
                          </w:rPr>
                        </w:pPr>
                        <w:r>
                          <w:rPr>
                            <w:noProof/>
                          </w:rPr>
                          <mc:AlternateContent>
                            <mc:Choice Requires="wps">
                              <w:drawing>
                                <wp:anchor distT="0" distB="0" distL="114300" distR="114300" simplePos="0" relativeHeight="251658731" behindDoc="0" locked="1" layoutInCell="1" allowOverlap="1" wp14:anchorId="7A0CFD32" wp14:editId="17B988AE">
                                  <wp:simplePos x="0" y="0"/>
                                  <wp:positionH relativeFrom="column">
                                    <wp:align>center</wp:align>
                                  </wp:positionH>
                                  <wp:positionV relativeFrom="paragraph">
                                    <wp:posOffset>25400</wp:posOffset>
                                  </wp:positionV>
                                  <wp:extent cx="88900" cy="88900"/>
                                  <wp:effectExtent l="12065" t="12065" r="13335" b="13335"/>
                                  <wp:wrapNone/>
                                  <wp:docPr id="1311183471" name="Oval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AB17991" id="Oval 522" o:spid="_x0000_s1026" style="position:absolute;margin-left:0;margin-top:2pt;width:7pt;height:7pt;z-index:2518374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A22AA8C"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5EF58071"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36A4D83" w14:textId="77777777">
                    <w:tc>
                      <w:tcPr>
                        <w:tcW w:w="0" w:type="auto"/>
                        <w:tcMar>
                          <w:top w:w="80" w:type="dxa"/>
                          <w:bottom w:w="80" w:type="dxa"/>
                        </w:tcMar>
                      </w:tcPr>
                      <w:p w14:paraId="33C62CE4" w14:textId="0D00A904" w:rsidR="00F96CF5" w:rsidRDefault="00773C45">
                        <w:pPr>
                          <w:rPr>
                            <w:rFonts w:ascii="Arial" w:eastAsia="Arial" w:hAnsi="Arial" w:cs="Arial"/>
                            <w:sz w:val="22"/>
                          </w:rPr>
                        </w:pPr>
                        <w:r>
                          <w:rPr>
                            <w:noProof/>
                          </w:rPr>
                          <mc:AlternateContent>
                            <mc:Choice Requires="wps">
                              <w:drawing>
                                <wp:anchor distT="0" distB="0" distL="114300" distR="114300" simplePos="0" relativeHeight="251658732" behindDoc="0" locked="1" layoutInCell="1" allowOverlap="1" wp14:anchorId="5F5A633E" wp14:editId="078B7B2A">
                                  <wp:simplePos x="0" y="0"/>
                                  <wp:positionH relativeFrom="column">
                                    <wp:align>center</wp:align>
                                  </wp:positionH>
                                  <wp:positionV relativeFrom="paragraph">
                                    <wp:posOffset>25400</wp:posOffset>
                                  </wp:positionV>
                                  <wp:extent cx="88900" cy="88900"/>
                                  <wp:effectExtent l="12065" t="13970" r="13335" b="11430"/>
                                  <wp:wrapNone/>
                                  <wp:docPr id="1383607391" name="Oval 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E672D52" id="Oval 523" o:spid="_x0000_s1026" style="position:absolute;margin-left:0;margin-top:2pt;width:7pt;height:7pt;z-index:2518384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4B4F8E0"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3DBC7F3E"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E73F8E2" w14:textId="77777777">
                    <w:tc>
                      <w:tcPr>
                        <w:tcW w:w="0" w:type="auto"/>
                        <w:tcMar>
                          <w:top w:w="80" w:type="dxa"/>
                          <w:bottom w:w="80" w:type="dxa"/>
                        </w:tcMar>
                      </w:tcPr>
                      <w:p w14:paraId="202C41DB" w14:textId="6740A2EE" w:rsidR="00F96CF5" w:rsidRDefault="00773C45">
                        <w:pPr>
                          <w:rPr>
                            <w:rFonts w:ascii="Arial" w:eastAsia="Arial" w:hAnsi="Arial" w:cs="Arial"/>
                            <w:sz w:val="22"/>
                          </w:rPr>
                        </w:pPr>
                        <w:r>
                          <w:rPr>
                            <w:noProof/>
                          </w:rPr>
                          <mc:AlternateContent>
                            <mc:Choice Requires="wps">
                              <w:drawing>
                                <wp:anchor distT="0" distB="0" distL="114300" distR="114300" simplePos="0" relativeHeight="251658733" behindDoc="0" locked="1" layoutInCell="1" allowOverlap="1" wp14:anchorId="299E39EF" wp14:editId="5B0EF101">
                                  <wp:simplePos x="0" y="0"/>
                                  <wp:positionH relativeFrom="column">
                                    <wp:align>center</wp:align>
                                  </wp:positionH>
                                  <wp:positionV relativeFrom="paragraph">
                                    <wp:posOffset>25400</wp:posOffset>
                                  </wp:positionV>
                                  <wp:extent cx="88900" cy="88900"/>
                                  <wp:effectExtent l="12065" t="6350" r="13335" b="9525"/>
                                  <wp:wrapNone/>
                                  <wp:docPr id="282910763" name="Oval 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FCF0D51" id="Oval 524" o:spid="_x0000_s1026" style="position:absolute;margin-left:0;margin-top:2pt;width:7pt;height:7pt;z-index:2518394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CE728ED"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2B19F90C"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202EB97D" w14:textId="77777777">
                    <w:tc>
                      <w:tcPr>
                        <w:tcW w:w="0" w:type="auto"/>
                        <w:tcMar>
                          <w:top w:w="80" w:type="dxa"/>
                          <w:bottom w:w="80" w:type="dxa"/>
                        </w:tcMar>
                      </w:tcPr>
                      <w:p w14:paraId="621FC06E" w14:textId="526E52C1" w:rsidR="00F96CF5" w:rsidRDefault="00773C45">
                        <w:pPr>
                          <w:rPr>
                            <w:rFonts w:ascii="Arial" w:eastAsia="Arial" w:hAnsi="Arial" w:cs="Arial"/>
                            <w:sz w:val="22"/>
                          </w:rPr>
                        </w:pPr>
                        <w:r>
                          <w:rPr>
                            <w:noProof/>
                          </w:rPr>
                          <mc:AlternateContent>
                            <mc:Choice Requires="wps">
                              <w:drawing>
                                <wp:anchor distT="0" distB="0" distL="114300" distR="114300" simplePos="0" relativeHeight="251658734" behindDoc="0" locked="1" layoutInCell="1" allowOverlap="1" wp14:anchorId="36215BB1" wp14:editId="66E3F657">
                                  <wp:simplePos x="0" y="0"/>
                                  <wp:positionH relativeFrom="column">
                                    <wp:align>center</wp:align>
                                  </wp:positionH>
                                  <wp:positionV relativeFrom="paragraph">
                                    <wp:posOffset>25400</wp:posOffset>
                                  </wp:positionV>
                                  <wp:extent cx="88900" cy="88900"/>
                                  <wp:effectExtent l="12065" t="8255" r="13335" b="7620"/>
                                  <wp:wrapNone/>
                                  <wp:docPr id="458584522" name="Oval 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BA631FD" id="Oval 525" o:spid="_x0000_s1026" style="position:absolute;margin-left:0;margin-top:2pt;width:7pt;height:7pt;z-index:2518405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7261CFD" w14:textId="77777777" w:rsidR="00F96CF5" w:rsidRDefault="00F96CF5">
                        <w:pPr>
                          <w:rPr>
                            <w:rFonts w:ascii="Arial" w:eastAsia="Arial" w:hAnsi="Arial" w:cs="Arial"/>
                            <w:sz w:val="22"/>
                          </w:rPr>
                        </w:pPr>
                        <w:r>
                          <w:rPr>
                            <w:rFonts w:ascii="Arial" w:eastAsia="Arial" w:hAnsi="Arial" w:cs="Arial"/>
                            <w:sz w:val="22"/>
                          </w:rPr>
                          <w:t>Crowded out technical assistance on other policy areas</w:t>
                        </w:r>
                      </w:p>
                    </w:tc>
                    <w:tc>
                      <w:tcPr>
                        <w:tcW w:w="0" w:type="auto"/>
                        <w:tcMar>
                          <w:top w:w="80" w:type="dxa"/>
                          <w:bottom w:w="80" w:type="dxa"/>
                        </w:tcMar>
                        <w:vAlign w:val="center"/>
                      </w:tcPr>
                      <w:p w14:paraId="0C331EB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4CC76D5" w14:textId="77777777">
                    <w:tc>
                      <w:tcPr>
                        <w:tcW w:w="0" w:type="auto"/>
                        <w:tcMar>
                          <w:top w:w="80" w:type="dxa"/>
                          <w:bottom w:w="80" w:type="dxa"/>
                        </w:tcMar>
                      </w:tcPr>
                      <w:p w14:paraId="3B8EA3D0" w14:textId="432D2F2D" w:rsidR="00F96CF5" w:rsidRDefault="00773C45">
                        <w:pPr>
                          <w:rPr>
                            <w:rFonts w:ascii="Arial" w:eastAsia="Arial" w:hAnsi="Arial" w:cs="Arial"/>
                            <w:sz w:val="22"/>
                          </w:rPr>
                        </w:pPr>
                        <w:r>
                          <w:rPr>
                            <w:noProof/>
                          </w:rPr>
                          <mc:AlternateContent>
                            <mc:Choice Requires="wps">
                              <w:drawing>
                                <wp:anchor distT="0" distB="0" distL="114300" distR="114300" simplePos="0" relativeHeight="251658735" behindDoc="0" locked="1" layoutInCell="1" allowOverlap="1" wp14:anchorId="38C77549" wp14:editId="6476F8A1">
                                  <wp:simplePos x="0" y="0"/>
                                  <wp:positionH relativeFrom="column">
                                    <wp:align>center</wp:align>
                                  </wp:positionH>
                                  <wp:positionV relativeFrom="paragraph">
                                    <wp:posOffset>25400</wp:posOffset>
                                  </wp:positionV>
                                  <wp:extent cx="88900" cy="88900"/>
                                  <wp:effectExtent l="12065" t="13970" r="13335" b="11430"/>
                                  <wp:wrapNone/>
                                  <wp:docPr id="1669057903" name="Oval 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2A7E59C" id="Oval 526" o:spid="_x0000_s1026" style="position:absolute;margin-left:0;margin-top:2pt;width:7pt;height:7pt;z-index:2518415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A2F2D44" w14:textId="77777777" w:rsidR="00F96CF5" w:rsidRDefault="00F96CF5">
                        <w:pPr>
                          <w:rPr>
                            <w:rFonts w:ascii="Arial" w:eastAsia="Arial" w:hAnsi="Arial" w:cs="Arial"/>
                            <w:sz w:val="22"/>
                          </w:rPr>
                        </w:pPr>
                        <w:r>
                          <w:rPr>
                            <w:rFonts w:ascii="Arial" w:eastAsia="Arial" w:hAnsi="Arial" w:cs="Arial"/>
                            <w:sz w:val="22"/>
                          </w:rPr>
                          <w:t>Crowded out technical assistance on other policy areas</w:t>
                        </w:r>
                      </w:p>
                    </w:tc>
                    <w:tc>
                      <w:tcPr>
                        <w:tcW w:w="0" w:type="auto"/>
                        <w:tcMar>
                          <w:top w:w="80" w:type="dxa"/>
                          <w:bottom w:w="80" w:type="dxa"/>
                        </w:tcMar>
                        <w:vAlign w:val="center"/>
                      </w:tcPr>
                      <w:p w14:paraId="2EE86737"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2A6FF1B" w14:textId="77777777">
                    <w:tc>
                      <w:tcPr>
                        <w:tcW w:w="0" w:type="auto"/>
                        <w:tcMar>
                          <w:top w:w="80" w:type="dxa"/>
                          <w:bottom w:w="80" w:type="dxa"/>
                        </w:tcMar>
                      </w:tcPr>
                      <w:p w14:paraId="52F798A7" w14:textId="06636510" w:rsidR="00F96CF5" w:rsidRDefault="00773C45">
                        <w:pPr>
                          <w:rPr>
                            <w:rFonts w:ascii="Arial" w:eastAsia="Arial" w:hAnsi="Arial" w:cs="Arial"/>
                            <w:sz w:val="22"/>
                          </w:rPr>
                        </w:pPr>
                        <w:r>
                          <w:rPr>
                            <w:noProof/>
                          </w:rPr>
                          <mc:AlternateContent>
                            <mc:Choice Requires="wps">
                              <w:drawing>
                                <wp:anchor distT="0" distB="0" distL="114300" distR="114300" simplePos="0" relativeHeight="251658736" behindDoc="0" locked="1" layoutInCell="1" allowOverlap="1" wp14:anchorId="56EB3F25" wp14:editId="07D80C7A">
                                  <wp:simplePos x="0" y="0"/>
                                  <wp:positionH relativeFrom="column">
                                    <wp:align>center</wp:align>
                                  </wp:positionH>
                                  <wp:positionV relativeFrom="paragraph">
                                    <wp:posOffset>25400</wp:posOffset>
                                  </wp:positionV>
                                  <wp:extent cx="88900" cy="88900"/>
                                  <wp:effectExtent l="12065" t="6350" r="13335" b="9525"/>
                                  <wp:wrapNone/>
                                  <wp:docPr id="1332138988" name="Oval 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A90C0F6" id="Oval 527" o:spid="_x0000_s1026" style="position:absolute;margin-left:0;margin-top:2pt;width:7pt;height:7pt;z-index:2518425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FA81F3F" w14:textId="77777777" w:rsidR="00F96CF5" w:rsidRDefault="00F96CF5">
                        <w:pPr>
                          <w:rPr>
                            <w:rFonts w:ascii="Arial" w:eastAsia="Arial" w:hAnsi="Arial" w:cs="Arial"/>
                            <w:sz w:val="22"/>
                          </w:rPr>
                        </w:pPr>
                        <w:r>
                          <w:rPr>
                            <w:rFonts w:ascii="Arial" w:eastAsia="Arial" w:hAnsi="Arial" w:cs="Arial"/>
                            <w:sz w:val="22"/>
                          </w:rPr>
                          <w:t>Crowded out technical assistance on other policy areas</w:t>
                        </w:r>
                      </w:p>
                    </w:tc>
                    <w:tc>
                      <w:tcPr>
                        <w:tcW w:w="0" w:type="auto"/>
                        <w:tcMar>
                          <w:top w:w="80" w:type="dxa"/>
                          <w:bottom w:w="80" w:type="dxa"/>
                        </w:tcMar>
                        <w:vAlign w:val="center"/>
                      </w:tcPr>
                      <w:p w14:paraId="6FC3B942"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348EB0B" w14:textId="77777777">
                    <w:tc>
                      <w:tcPr>
                        <w:tcW w:w="0" w:type="auto"/>
                        <w:tcMar>
                          <w:top w:w="80" w:type="dxa"/>
                          <w:bottom w:w="80" w:type="dxa"/>
                        </w:tcMar>
                      </w:tcPr>
                      <w:p w14:paraId="1B957877" w14:textId="6C4C514D" w:rsidR="00F96CF5" w:rsidRDefault="00773C45">
                        <w:pPr>
                          <w:rPr>
                            <w:rFonts w:ascii="Arial" w:eastAsia="Arial" w:hAnsi="Arial" w:cs="Arial"/>
                            <w:sz w:val="22"/>
                          </w:rPr>
                        </w:pPr>
                        <w:r>
                          <w:rPr>
                            <w:noProof/>
                          </w:rPr>
                          <mc:AlternateContent>
                            <mc:Choice Requires="wps">
                              <w:drawing>
                                <wp:anchor distT="0" distB="0" distL="114300" distR="114300" simplePos="0" relativeHeight="251658737" behindDoc="0" locked="1" layoutInCell="1" allowOverlap="1" wp14:anchorId="19E24F2D" wp14:editId="20A4C5FD">
                                  <wp:simplePos x="0" y="0"/>
                                  <wp:positionH relativeFrom="column">
                                    <wp:align>center</wp:align>
                                  </wp:positionH>
                                  <wp:positionV relativeFrom="paragraph">
                                    <wp:posOffset>25400</wp:posOffset>
                                  </wp:positionV>
                                  <wp:extent cx="88900" cy="88900"/>
                                  <wp:effectExtent l="12065" t="8255" r="13335" b="7620"/>
                                  <wp:wrapNone/>
                                  <wp:docPr id="519083870" name="Oval 5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109C564" id="Oval 528" o:spid="_x0000_s1026" style="position:absolute;margin-left:0;margin-top:2pt;width:7pt;height:7pt;z-index:2518435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03B35E9" w14:textId="77777777" w:rsidR="00F96CF5" w:rsidRDefault="00F96CF5">
                        <w:pPr>
                          <w:rPr>
                            <w:rFonts w:ascii="Arial" w:eastAsia="Arial" w:hAnsi="Arial" w:cs="Arial"/>
                            <w:sz w:val="22"/>
                          </w:rPr>
                        </w:pPr>
                        <w:r>
                          <w:rPr>
                            <w:rFonts w:ascii="Arial" w:eastAsia="Arial" w:hAnsi="Arial" w:cs="Arial"/>
                            <w:sz w:val="22"/>
                          </w:rPr>
                          <w:t>Crowded out technical assistance on other policy areas</w:t>
                        </w:r>
                      </w:p>
                    </w:tc>
                    <w:tc>
                      <w:tcPr>
                        <w:tcW w:w="0" w:type="auto"/>
                        <w:tcMar>
                          <w:top w:w="80" w:type="dxa"/>
                          <w:bottom w:w="80" w:type="dxa"/>
                        </w:tcMar>
                        <w:vAlign w:val="center"/>
                      </w:tcPr>
                      <w:p w14:paraId="0A900CD5"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5625B5A2" w14:textId="77777777">
                    <w:tc>
                      <w:tcPr>
                        <w:tcW w:w="0" w:type="auto"/>
                        <w:tcMar>
                          <w:top w:w="80" w:type="dxa"/>
                          <w:bottom w:w="80" w:type="dxa"/>
                        </w:tcMar>
                      </w:tcPr>
                      <w:p w14:paraId="2F6DF085" w14:textId="1EC9A5B5" w:rsidR="00F96CF5" w:rsidRDefault="00773C45">
                        <w:pPr>
                          <w:rPr>
                            <w:rFonts w:ascii="Arial" w:eastAsia="Arial" w:hAnsi="Arial" w:cs="Arial"/>
                            <w:sz w:val="22"/>
                          </w:rPr>
                        </w:pPr>
                        <w:r>
                          <w:rPr>
                            <w:noProof/>
                          </w:rPr>
                          <mc:AlternateContent>
                            <mc:Choice Requires="wps">
                              <w:drawing>
                                <wp:anchor distT="0" distB="0" distL="114300" distR="114300" simplePos="0" relativeHeight="251658738" behindDoc="0" locked="1" layoutInCell="1" allowOverlap="1" wp14:anchorId="1A0437EF" wp14:editId="583FB32D">
                                  <wp:simplePos x="0" y="0"/>
                                  <wp:positionH relativeFrom="column">
                                    <wp:align>center</wp:align>
                                  </wp:positionH>
                                  <wp:positionV relativeFrom="paragraph">
                                    <wp:posOffset>25400</wp:posOffset>
                                  </wp:positionV>
                                  <wp:extent cx="88900" cy="88900"/>
                                  <wp:effectExtent l="12065" t="10160" r="13335" b="5715"/>
                                  <wp:wrapNone/>
                                  <wp:docPr id="30816214" name="Oval 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2E5DCA8" id="Oval 529" o:spid="_x0000_s1026" style="position:absolute;margin-left:0;margin-top:2pt;width:7pt;height:7pt;z-index:2518446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7B0EAE5"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49301F18"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930A8A2" w14:textId="77777777">
                    <w:tc>
                      <w:tcPr>
                        <w:tcW w:w="0" w:type="auto"/>
                        <w:tcMar>
                          <w:top w:w="80" w:type="dxa"/>
                          <w:bottom w:w="80" w:type="dxa"/>
                        </w:tcMar>
                      </w:tcPr>
                      <w:p w14:paraId="7FB5E07D" w14:textId="1ED0987C" w:rsidR="00F96CF5" w:rsidRDefault="00773C45">
                        <w:pPr>
                          <w:rPr>
                            <w:rFonts w:ascii="Arial" w:eastAsia="Arial" w:hAnsi="Arial" w:cs="Arial"/>
                            <w:sz w:val="22"/>
                          </w:rPr>
                        </w:pPr>
                        <w:r>
                          <w:rPr>
                            <w:noProof/>
                          </w:rPr>
                          <mc:AlternateContent>
                            <mc:Choice Requires="wps">
                              <w:drawing>
                                <wp:anchor distT="0" distB="0" distL="114300" distR="114300" simplePos="0" relativeHeight="251658739" behindDoc="0" locked="1" layoutInCell="1" allowOverlap="1" wp14:anchorId="2EE28359" wp14:editId="568DF3D8">
                                  <wp:simplePos x="0" y="0"/>
                                  <wp:positionH relativeFrom="column">
                                    <wp:align>center</wp:align>
                                  </wp:positionH>
                                  <wp:positionV relativeFrom="paragraph">
                                    <wp:posOffset>25400</wp:posOffset>
                                  </wp:positionV>
                                  <wp:extent cx="88900" cy="88900"/>
                                  <wp:effectExtent l="12065" t="6350" r="13335" b="9525"/>
                                  <wp:wrapNone/>
                                  <wp:docPr id="374058117" name="Oval 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4217941" id="Oval 530" o:spid="_x0000_s1026" style="position:absolute;margin-left:0;margin-top:2pt;width:7pt;height:7pt;z-index:2518456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F72170A"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56EACFBF"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C73DE57" w14:textId="77777777">
                    <w:tc>
                      <w:tcPr>
                        <w:tcW w:w="0" w:type="auto"/>
                        <w:tcMar>
                          <w:top w:w="80" w:type="dxa"/>
                          <w:bottom w:w="80" w:type="dxa"/>
                        </w:tcMar>
                      </w:tcPr>
                      <w:p w14:paraId="2AC204F4" w14:textId="2B3F2DE2" w:rsidR="00F96CF5" w:rsidRDefault="00773C45">
                        <w:pPr>
                          <w:rPr>
                            <w:rFonts w:ascii="Arial" w:eastAsia="Arial" w:hAnsi="Arial" w:cs="Arial"/>
                            <w:sz w:val="22"/>
                          </w:rPr>
                        </w:pPr>
                        <w:r>
                          <w:rPr>
                            <w:noProof/>
                          </w:rPr>
                          <mc:AlternateContent>
                            <mc:Choice Requires="wps">
                              <w:drawing>
                                <wp:anchor distT="0" distB="0" distL="114300" distR="114300" simplePos="0" relativeHeight="251658740" behindDoc="0" locked="1" layoutInCell="1" allowOverlap="1" wp14:anchorId="42D5B7A9" wp14:editId="54A3CEBE">
                                  <wp:simplePos x="0" y="0"/>
                                  <wp:positionH relativeFrom="column">
                                    <wp:align>center</wp:align>
                                  </wp:positionH>
                                  <wp:positionV relativeFrom="paragraph">
                                    <wp:posOffset>25400</wp:posOffset>
                                  </wp:positionV>
                                  <wp:extent cx="88900" cy="88900"/>
                                  <wp:effectExtent l="12065" t="8255" r="13335" b="7620"/>
                                  <wp:wrapNone/>
                                  <wp:docPr id="344550318" name="Oval 5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93A087F" id="Oval 531" o:spid="_x0000_s1026" style="position:absolute;margin-left:0;margin-top:2pt;width:7pt;height:7pt;z-index:2518466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044BDA9"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182CDF0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BB6EE9C" w14:textId="77777777">
                    <w:tc>
                      <w:tcPr>
                        <w:tcW w:w="0" w:type="auto"/>
                        <w:tcMar>
                          <w:top w:w="80" w:type="dxa"/>
                          <w:bottom w:w="80" w:type="dxa"/>
                        </w:tcMar>
                      </w:tcPr>
                      <w:p w14:paraId="54257331" w14:textId="045B9F12" w:rsidR="00F96CF5" w:rsidRDefault="00773C45">
                        <w:pPr>
                          <w:rPr>
                            <w:rFonts w:ascii="Arial" w:eastAsia="Arial" w:hAnsi="Arial" w:cs="Arial"/>
                            <w:sz w:val="22"/>
                          </w:rPr>
                        </w:pPr>
                        <w:r>
                          <w:rPr>
                            <w:noProof/>
                          </w:rPr>
                          <mc:AlternateContent>
                            <mc:Choice Requires="wps">
                              <w:drawing>
                                <wp:anchor distT="0" distB="0" distL="114300" distR="114300" simplePos="0" relativeHeight="251658741" behindDoc="0" locked="1" layoutInCell="1" allowOverlap="1" wp14:anchorId="1BF3AF6E" wp14:editId="2C744A85">
                                  <wp:simplePos x="0" y="0"/>
                                  <wp:positionH relativeFrom="column">
                                    <wp:align>center</wp:align>
                                  </wp:positionH>
                                  <wp:positionV relativeFrom="paragraph">
                                    <wp:posOffset>25400</wp:posOffset>
                                  </wp:positionV>
                                  <wp:extent cx="88900" cy="88900"/>
                                  <wp:effectExtent l="12065" t="10160" r="13335" b="5715"/>
                                  <wp:wrapNone/>
                                  <wp:docPr id="295149914" name="Oval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BFCE7AF" id="Oval 532" o:spid="_x0000_s1026" style="position:absolute;margin-left:0;margin-top:2pt;width:7pt;height:7pt;z-index:2518476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BC0F27F"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7423C7DA"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F8B53CC" w14:textId="77777777">
                    <w:tc>
                      <w:tcPr>
                        <w:tcW w:w="0" w:type="auto"/>
                        <w:tcMar>
                          <w:top w:w="80" w:type="dxa"/>
                          <w:bottom w:w="80" w:type="dxa"/>
                        </w:tcMar>
                      </w:tcPr>
                      <w:p w14:paraId="53EC8640" w14:textId="64D5628F" w:rsidR="00F96CF5" w:rsidRDefault="00773C45">
                        <w:pPr>
                          <w:rPr>
                            <w:rFonts w:ascii="Arial" w:eastAsia="Arial" w:hAnsi="Arial" w:cs="Arial"/>
                            <w:sz w:val="22"/>
                          </w:rPr>
                        </w:pPr>
                        <w:r>
                          <w:rPr>
                            <w:noProof/>
                          </w:rPr>
                          <mc:AlternateContent>
                            <mc:Choice Requires="wps">
                              <w:drawing>
                                <wp:anchor distT="0" distB="0" distL="114300" distR="114300" simplePos="0" relativeHeight="251658742" behindDoc="0" locked="1" layoutInCell="1" allowOverlap="1" wp14:anchorId="6E9DCB0D" wp14:editId="7CA86FC9">
                                  <wp:simplePos x="0" y="0"/>
                                  <wp:positionH relativeFrom="column">
                                    <wp:align>center</wp:align>
                                  </wp:positionH>
                                  <wp:positionV relativeFrom="paragraph">
                                    <wp:posOffset>25400</wp:posOffset>
                                  </wp:positionV>
                                  <wp:extent cx="88900" cy="88900"/>
                                  <wp:effectExtent l="12065" t="12065" r="13335" b="13335"/>
                                  <wp:wrapNone/>
                                  <wp:docPr id="321353846" name="Oval 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DF741D6" id="Oval 533" o:spid="_x0000_s1026" style="position:absolute;margin-left:0;margin-top:2pt;width:7pt;height:7pt;z-index:251848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3E72C34"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4697906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4CA1C86" w14:textId="77777777">
                    <w:tc>
                      <w:tcPr>
                        <w:tcW w:w="0" w:type="auto"/>
                        <w:tcMar>
                          <w:top w:w="80" w:type="dxa"/>
                          <w:bottom w:w="80" w:type="dxa"/>
                        </w:tcMar>
                      </w:tcPr>
                      <w:p w14:paraId="5F1AA288" w14:textId="75A183A9" w:rsidR="00F96CF5" w:rsidRDefault="00773C45">
                        <w:pPr>
                          <w:rPr>
                            <w:rFonts w:ascii="Arial" w:eastAsia="Arial" w:hAnsi="Arial" w:cs="Arial"/>
                            <w:sz w:val="22"/>
                          </w:rPr>
                        </w:pPr>
                        <w:r>
                          <w:rPr>
                            <w:noProof/>
                          </w:rPr>
                          <mc:AlternateContent>
                            <mc:Choice Requires="wps">
                              <w:drawing>
                                <wp:anchor distT="0" distB="0" distL="114300" distR="114300" simplePos="0" relativeHeight="251658743" behindDoc="0" locked="1" layoutInCell="1" allowOverlap="1" wp14:anchorId="3683A57D" wp14:editId="543AFA4F">
                                  <wp:simplePos x="0" y="0"/>
                                  <wp:positionH relativeFrom="column">
                                    <wp:align>center</wp:align>
                                  </wp:positionH>
                                  <wp:positionV relativeFrom="paragraph">
                                    <wp:posOffset>25400</wp:posOffset>
                                  </wp:positionV>
                                  <wp:extent cx="88900" cy="88900"/>
                                  <wp:effectExtent l="12065" t="8255" r="13335" b="7620"/>
                                  <wp:wrapNone/>
                                  <wp:docPr id="846961688" name="Oval 5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46AB148" id="Oval 534" o:spid="_x0000_s1026" style="position:absolute;margin-left:0;margin-top:2pt;width:7pt;height:7pt;z-index:251849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BDA2B0D"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1BB25DED"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BB97816" w14:textId="77777777">
                    <w:tc>
                      <w:tcPr>
                        <w:tcW w:w="0" w:type="auto"/>
                        <w:tcMar>
                          <w:top w:w="80" w:type="dxa"/>
                          <w:bottom w:w="80" w:type="dxa"/>
                        </w:tcMar>
                      </w:tcPr>
                      <w:p w14:paraId="78B508D5" w14:textId="52D03ECE" w:rsidR="00F96CF5" w:rsidRDefault="00773C45">
                        <w:pPr>
                          <w:rPr>
                            <w:rFonts w:ascii="Arial" w:eastAsia="Arial" w:hAnsi="Arial" w:cs="Arial"/>
                            <w:sz w:val="22"/>
                          </w:rPr>
                        </w:pPr>
                        <w:r>
                          <w:rPr>
                            <w:noProof/>
                          </w:rPr>
                          <mc:AlternateContent>
                            <mc:Choice Requires="wps">
                              <w:drawing>
                                <wp:anchor distT="0" distB="0" distL="114300" distR="114300" simplePos="0" relativeHeight="251658744" behindDoc="0" locked="1" layoutInCell="1" allowOverlap="1" wp14:anchorId="7370784F" wp14:editId="44C19DD1">
                                  <wp:simplePos x="0" y="0"/>
                                  <wp:positionH relativeFrom="column">
                                    <wp:align>center</wp:align>
                                  </wp:positionH>
                                  <wp:positionV relativeFrom="paragraph">
                                    <wp:posOffset>25400</wp:posOffset>
                                  </wp:positionV>
                                  <wp:extent cx="88900" cy="88900"/>
                                  <wp:effectExtent l="12065" t="10160" r="13335" b="5715"/>
                                  <wp:wrapNone/>
                                  <wp:docPr id="357660713" name="Oval 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5C6D913" id="Oval 535" o:spid="_x0000_s1026" style="position:absolute;margin-left:0;margin-top:2pt;width:7pt;height:7pt;z-index:251850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420D082"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09EBF242"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1D38148" w14:textId="77777777">
                    <w:tc>
                      <w:tcPr>
                        <w:tcW w:w="0" w:type="auto"/>
                        <w:tcMar>
                          <w:top w:w="80" w:type="dxa"/>
                          <w:bottom w:w="80" w:type="dxa"/>
                        </w:tcMar>
                      </w:tcPr>
                      <w:p w14:paraId="5540C0FA" w14:textId="4E7033D4" w:rsidR="00F96CF5" w:rsidRDefault="00773C45">
                        <w:pPr>
                          <w:rPr>
                            <w:rFonts w:ascii="Arial" w:eastAsia="Arial" w:hAnsi="Arial" w:cs="Arial"/>
                            <w:sz w:val="22"/>
                          </w:rPr>
                        </w:pPr>
                        <w:r>
                          <w:rPr>
                            <w:noProof/>
                          </w:rPr>
                          <mc:AlternateContent>
                            <mc:Choice Requires="wps">
                              <w:drawing>
                                <wp:anchor distT="0" distB="0" distL="114300" distR="114300" simplePos="0" relativeHeight="251658745" behindDoc="0" locked="1" layoutInCell="1" allowOverlap="1" wp14:anchorId="3CC46EFA" wp14:editId="7D6CB532">
                                  <wp:simplePos x="0" y="0"/>
                                  <wp:positionH relativeFrom="column">
                                    <wp:align>center</wp:align>
                                  </wp:positionH>
                                  <wp:positionV relativeFrom="paragraph">
                                    <wp:posOffset>25400</wp:posOffset>
                                  </wp:positionV>
                                  <wp:extent cx="88900" cy="88900"/>
                                  <wp:effectExtent l="12065" t="12065" r="13335" b="13335"/>
                                  <wp:wrapNone/>
                                  <wp:docPr id="205699511" name="Oval 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A12BD65" id="Oval 536" o:spid="_x0000_s1026" style="position:absolute;margin-left:0;margin-top:2pt;width:7pt;height:7pt;z-index:2518517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038209F"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74483984"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18539CC" w14:textId="77777777">
                    <w:tc>
                      <w:tcPr>
                        <w:tcW w:w="0" w:type="auto"/>
                        <w:tcMar>
                          <w:top w:w="80" w:type="dxa"/>
                          <w:bottom w:w="80" w:type="dxa"/>
                        </w:tcMar>
                      </w:tcPr>
                      <w:p w14:paraId="7A13523D" w14:textId="6129D1EA" w:rsidR="00F96CF5" w:rsidRDefault="00773C45">
                        <w:pPr>
                          <w:rPr>
                            <w:rFonts w:ascii="Arial" w:eastAsia="Arial" w:hAnsi="Arial" w:cs="Arial"/>
                            <w:sz w:val="22"/>
                          </w:rPr>
                        </w:pPr>
                        <w:r>
                          <w:rPr>
                            <w:noProof/>
                          </w:rPr>
                          <mc:AlternateContent>
                            <mc:Choice Requires="wps">
                              <w:drawing>
                                <wp:anchor distT="0" distB="0" distL="114300" distR="114300" simplePos="0" relativeHeight="251658746" behindDoc="0" locked="1" layoutInCell="1" allowOverlap="1" wp14:anchorId="56E24576" wp14:editId="7E92CF5B">
                                  <wp:simplePos x="0" y="0"/>
                                  <wp:positionH relativeFrom="column">
                                    <wp:align>center</wp:align>
                                  </wp:positionH>
                                  <wp:positionV relativeFrom="paragraph">
                                    <wp:posOffset>25400</wp:posOffset>
                                  </wp:positionV>
                                  <wp:extent cx="88900" cy="88900"/>
                                  <wp:effectExtent l="12065" t="13970" r="13335" b="11430"/>
                                  <wp:wrapNone/>
                                  <wp:docPr id="730461004" name="Oval 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F3E9AF6" id="Oval 537" o:spid="_x0000_s1026" style="position:absolute;margin-left:0;margin-top:2pt;width:7pt;height:7pt;z-index:2518528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246D902"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02FFFC78"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1E0758F" w14:textId="77777777">
                    <w:tc>
                      <w:tcPr>
                        <w:tcW w:w="0" w:type="auto"/>
                        <w:tcMar>
                          <w:top w:w="80" w:type="dxa"/>
                          <w:bottom w:w="80" w:type="dxa"/>
                        </w:tcMar>
                      </w:tcPr>
                      <w:p w14:paraId="5F071569" w14:textId="4F676BFC" w:rsidR="00F96CF5" w:rsidRDefault="00773C45">
                        <w:pPr>
                          <w:rPr>
                            <w:rFonts w:ascii="Arial" w:eastAsia="Arial" w:hAnsi="Arial" w:cs="Arial"/>
                            <w:sz w:val="22"/>
                          </w:rPr>
                        </w:pPr>
                        <w:r>
                          <w:rPr>
                            <w:noProof/>
                          </w:rPr>
                          <mc:AlternateContent>
                            <mc:Choice Requires="wps">
                              <w:drawing>
                                <wp:anchor distT="0" distB="0" distL="114300" distR="114300" simplePos="0" relativeHeight="251658747" behindDoc="0" locked="1" layoutInCell="1" allowOverlap="1" wp14:anchorId="418F9523" wp14:editId="403F1723">
                                  <wp:simplePos x="0" y="0"/>
                                  <wp:positionH relativeFrom="column">
                                    <wp:align>center</wp:align>
                                  </wp:positionH>
                                  <wp:positionV relativeFrom="paragraph">
                                    <wp:posOffset>25400</wp:posOffset>
                                  </wp:positionV>
                                  <wp:extent cx="88900" cy="88900"/>
                                  <wp:effectExtent l="12065" t="12065" r="13335" b="13335"/>
                                  <wp:wrapNone/>
                                  <wp:docPr id="83744741" name="Oval 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4898573" id="Oval 538" o:spid="_x0000_s1026" style="position:absolute;margin-left:0;margin-top:2pt;width:7pt;height:7pt;z-index:2518538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DCD46DF"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372497CD"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FA82779" w14:textId="77777777">
                    <w:tc>
                      <w:tcPr>
                        <w:tcW w:w="0" w:type="auto"/>
                        <w:tcMar>
                          <w:top w:w="80" w:type="dxa"/>
                          <w:bottom w:w="80" w:type="dxa"/>
                        </w:tcMar>
                      </w:tcPr>
                      <w:p w14:paraId="6B0A9982" w14:textId="48D658C2" w:rsidR="00F96CF5" w:rsidRDefault="00773C45">
                        <w:pPr>
                          <w:rPr>
                            <w:rFonts w:ascii="Arial" w:eastAsia="Arial" w:hAnsi="Arial" w:cs="Arial"/>
                            <w:sz w:val="22"/>
                          </w:rPr>
                        </w:pPr>
                        <w:r>
                          <w:rPr>
                            <w:noProof/>
                          </w:rPr>
                          <mc:AlternateContent>
                            <mc:Choice Requires="wps">
                              <w:drawing>
                                <wp:anchor distT="0" distB="0" distL="114300" distR="114300" simplePos="0" relativeHeight="251658748" behindDoc="0" locked="1" layoutInCell="1" allowOverlap="1" wp14:anchorId="3C592E51" wp14:editId="41392893">
                                  <wp:simplePos x="0" y="0"/>
                                  <wp:positionH relativeFrom="column">
                                    <wp:align>center</wp:align>
                                  </wp:positionH>
                                  <wp:positionV relativeFrom="paragraph">
                                    <wp:posOffset>25400</wp:posOffset>
                                  </wp:positionV>
                                  <wp:extent cx="88900" cy="88900"/>
                                  <wp:effectExtent l="12065" t="13970" r="13335" b="11430"/>
                                  <wp:wrapNone/>
                                  <wp:docPr id="1367238384" name="Oval 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653F0E7" id="Oval 539" o:spid="_x0000_s1026" style="position:absolute;margin-left:0;margin-top:2pt;width:7pt;height:7pt;z-index:2518548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0AFF0AA"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48B0548B"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798C0467" w14:textId="77777777">
                    <w:tc>
                      <w:tcPr>
                        <w:tcW w:w="0" w:type="auto"/>
                        <w:tcMar>
                          <w:top w:w="80" w:type="dxa"/>
                          <w:bottom w:w="80" w:type="dxa"/>
                        </w:tcMar>
                      </w:tcPr>
                      <w:p w14:paraId="60FF11AA" w14:textId="4CCBD9D3" w:rsidR="00F96CF5" w:rsidRDefault="00773C45">
                        <w:pPr>
                          <w:rPr>
                            <w:rFonts w:ascii="Arial" w:eastAsia="Arial" w:hAnsi="Arial" w:cs="Arial"/>
                            <w:sz w:val="22"/>
                          </w:rPr>
                        </w:pPr>
                        <w:r>
                          <w:rPr>
                            <w:noProof/>
                          </w:rPr>
                          <mc:AlternateContent>
                            <mc:Choice Requires="wps">
                              <w:drawing>
                                <wp:anchor distT="0" distB="0" distL="114300" distR="114300" simplePos="0" relativeHeight="251658749" behindDoc="0" locked="1" layoutInCell="1" allowOverlap="1" wp14:anchorId="4452A1A8" wp14:editId="42E1000D">
                                  <wp:simplePos x="0" y="0"/>
                                  <wp:positionH relativeFrom="column">
                                    <wp:align>center</wp:align>
                                  </wp:positionH>
                                  <wp:positionV relativeFrom="paragraph">
                                    <wp:posOffset>25400</wp:posOffset>
                                  </wp:positionV>
                                  <wp:extent cx="88900" cy="88900"/>
                                  <wp:effectExtent l="12065" t="6350" r="13335" b="9525"/>
                                  <wp:wrapNone/>
                                  <wp:docPr id="325750001" name="Oval 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74E527E" id="Oval 540" o:spid="_x0000_s1026" style="position:absolute;margin-left:0;margin-top:2pt;width:7pt;height:7pt;z-index:2518558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4559641"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5271F9E1"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5CD93DB7" w14:textId="77777777">
                    <w:tc>
                      <w:tcPr>
                        <w:tcW w:w="0" w:type="auto"/>
                        <w:tcMar>
                          <w:top w:w="80" w:type="dxa"/>
                          <w:bottom w:w="80" w:type="dxa"/>
                        </w:tcMar>
                      </w:tcPr>
                      <w:p w14:paraId="0B91D131" w14:textId="1AF9069C" w:rsidR="00F96CF5" w:rsidRDefault="00773C45">
                        <w:pPr>
                          <w:rPr>
                            <w:rFonts w:ascii="Arial" w:eastAsia="Arial" w:hAnsi="Arial" w:cs="Arial"/>
                            <w:sz w:val="22"/>
                          </w:rPr>
                        </w:pPr>
                        <w:r>
                          <w:rPr>
                            <w:noProof/>
                          </w:rPr>
                          <mc:AlternateContent>
                            <mc:Choice Requires="wps">
                              <w:drawing>
                                <wp:anchor distT="0" distB="0" distL="114300" distR="114300" simplePos="0" relativeHeight="251658750" behindDoc="0" locked="1" layoutInCell="1" allowOverlap="1" wp14:anchorId="311087C5" wp14:editId="0122468C">
                                  <wp:simplePos x="0" y="0"/>
                                  <wp:positionH relativeFrom="column">
                                    <wp:align>center</wp:align>
                                  </wp:positionH>
                                  <wp:positionV relativeFrom="paragraph">
                                    <wp:posOffset>25400</wp:posOffset>
                                  </wp:positionV>
                                  <wp:extent cx="88900" cy="88900"/>
                                  <wp:effectExtent l="12065" t="8255" r="13335" b="7620"/>
                                  <wp:wrapNone/>
                                  <wp:docPr id="1335921614" name="Oval 5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5CF9DF" id="Oval 541" o:spid="_x0000_s1026" style="position:absolute;margin-left:0;margin-top:2pt;width:7pt;height:7pt;z-index:2518568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412FC52"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1766C67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2AA7F84" w14:textId="77777777">
                    <w:tc>
                      <w:tcPr>
                        <w:tcW w:w="0" w:type="auto"/>
                        <w:tcMar>
                          <w:top w:w="80" w:type="dxa"/>
                          <w:bottom w:w="80" w:type="dxa"/>
                        </w:tcMar>
                      </w:tcPr>
                      <w:p w14:paraId="152177F0" w14:textId="40E37F45" w:rsidR="00F96CF5" w:rsidRDefault="00773C45">
                        <w:pPr>
                          <w:rPr>
                            <w:rFonts w:ascii="Arial" w:eastAsia="Arial" w:hAnsi="Arial" w:cs="Arial"/>
                            <w:sz w:val="22"/>
                          </w:rPr>
                        </w:pPr>
                        <w:r>
                          <w:rPr>
                            <w:noProof/>
                          </w:rPr>
                          <mc:AlternateContent>
                            <mc:Choice Requires="wps">
                              <w:drawing>
                                <wp:anchor distT="0" distB="0" distL="114300" distR="114300" simplePos="0" relativeHeight="251658751" behindDoc="0" locked="1" layoutInCell="1" allowOverlap="1" wp14:anchorId="62354CF5" wp14:editId="101CEE02">
                                  <wp:simplePos x="0" y="0"/>
                                  <wp:positionH relativeFrom="column">
                                    <wp:align>center</wp:align>
                                  </wp:positionH>
                                  <wp:positionV relativeFrom="paragraph">
                                    <wp:posOffset>25400</wp:posOffset>
                                  </wp:positionV>
                                  <wp:extent cx="88900" cy="88900"/>
                                  <wp:effectExtent l="12065" t="13970" r="13335" b="11430"/>
                                  <wp:wrapNone/>
                                  <wp:docPr id="695072449" name="Oval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74B6C81" id="Oval 542" o:spid="_x0000_s1026" style="position:absolute;margin-left:0;margin-top:2pt;width:7pt;height:7pt;z-index:2518579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002FF97"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4E140FAF"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6A01F38" w14:textId="77777777">
                    <w:tc>
                      <w:tcPr>
                        <w:tcW w:w="0" w:type="auto"/>
                        <w:tcMar>
                          <w:top w:w="80" w:type="dxa"/>
                          <w:bottom w:w="80" w:type="dxa"/>
                        </w:tcMar>
                      </w:tcPr>
                      <w:p w14:paraId="11EAEE15" w14:textId="2701791C" w:rsidR="00F96CF5" w:rsidRDefault="00773C45">
                        <w:pPr>
                          <w:rPr>
                            <w:rFonts w:ascii="Arial" w:eastAsia="Arial" w:hAnsi="Arial" w:cs="Arial"/>
                            <w:sz w:val="22"/>
                          </w:rPr>
                        </w:pPr>
                        <w:r>
                          <w:rPr>
                            <w:noProof/>
                          </w:rPr>
                          <mc:AlternateContent>
                            <mc:Choice Requires="wps">
                              <w:drawing>
                                <wp:anchor distT="0" distB="0" distL="114300" distR="114300" simplePos="0" relativeHeight="251658752" behindDoc="0" locked="1" layoutInCell="1" allowOverlap="1" wp14:anchorId="31D63C48" wp14:editId="3FC29601">
                                  <wp:simplePos x="0" y="0"/>
                                  <wp:positionH relativeFrom="column">
                                    <wp:align>center</wp:align>
                                  </wp:positionH>
                                  <wp:positionV relativeFrom="paragraph">
                                    <wp:posOffset>25400</wp:posOffset>
                                  </wp:positionV>
                                  <wp:extent cx="88900" cy="88900"/>
                                  <wp:effectExtent l="12065" t="6350" r="13335" b="9525"/>
                                  <wp:wrapNone/>
                                  <wp:docPr id="1595220634" name="Oval 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7880A3C" id="Oval 543" o:spid="_x0000_s1026" style="position:absolute;margin-left:0;margin-top:2pt;width:7pt;height:7pt;z-index:2518589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CBC4A4E"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5E7B98C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F9556BC" w14:textId="77777777">
                    <w:tc>
                      <w:tcPr>
                        <w:tcW w:w="0" w:type="auto"/>
                        <w:tcMar>
                          <w:top w:w="80" w:type="dxa"/>
                          <w:bottom w:w="80" w:type="dxa"/>
                        </w:tcMar>
                      </w:tcPr>
                      <w:p w14:paraId="07DA91E5" w14:textId="235095FC" w:rsidR="00F96CF5" w:rsidRDefault="00773C45">
                        <w:pPr>
                          <w:rPr>
                            <w:rFonts w:ascii="Arial" w:eastAsia="Arial" w:hAnsi="Arial" w:cs="Arial"/>
                            <w:sz w:val="22"/>
                          </w:rPr>
                        </w:pPr>
                        <w:r>
                          <w:rPr>
                            <w:noProof/>
                          </w:rPr>
                          <mc:AlternateContent>
                            <mc:Choice Requires="wps">
                              <w:drawing>
                                <wp:anchor distT="0" distB="0" distL="114300" distR="114300" simplePos="0" relativeHeight="251658753" behindDoc="0" locked="1" layoutInCell="1" allowOverlap="1" wp14:anchorId="02D35181" wp14:editId="735F1FB7">
                                  <wp:simplePos x="0" y="0"/>
                                  <wp:positionH relativeFrom="column">
                                    <wp:align>center</wp:align>
                                  </wp:positionH>
                                  <wp:positionV relativeFrom="paragraph">
                                    <wp:posOffset>25400</wp:posOffset>
                                  </wp:positionV>
                                  <wp:extent cx="88900" cy="88900"/>
                                  <wp:effectExtent l="12065" t="8255" r="13335" b="7620"/>
                                  <wp:wrapNone/>
                                  <wp:docPr id="1797094092" name="Oval 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0DB2AB8" id="Oval 544" o:spid="_x0000_s1026" style="position:absolute;margin-left:0;margin-top:2pt;width:7pt;height:7pt;z-index:2518599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71BBCE8"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2E2AEB65"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6DE1E91C" w14:textId="77777777">
                    <w:tc>
                      <w:tcPr>
                        <w:tcW w:w="0" w:type="auto"/>
                        <w:tcMar>
                          <w:top w:w="80" w:type="dxa"/>
                          <w:bottom w:w="80" w:type="dxa"/>
                        </w:tcMar>
                      </w:tcPr>
                      <w:p w14:paraId="5F2D4A5A" w14:textId="51F390E6" w:rsidR="00F96CF5" w:rsidRDefault="00773C45">
                        <w:pPr>
                          <w:rPr>
                            <w:rFonts w:ascii="Arial" w:eastAsia="Arial" w:hAnsi="Arial" w:cs="Arial"/>
                            <w:sz w:val="22"/>
                          </w:rPr>
                        </w:pPr>
                        <w:r>
                          <w:rPr>
                            <w:noProof/>
                          </w:rPr>
                          <mc:AlternateContent>
                            <mc:Choice Requires="wps">
                              <w:drawing>
                                <wp:anchor distT="0" distB="0" distL="114300" distR="114300" simplePos="0" relativeHeight="251658754" behindDoc="0" locked="1" layoutInCell="1" allowOverlap="1" wp14:anchorId="7FEA6FF1" wp14:editId="47BDA86F">
                                  <wp:simplePos x="0" y="0"/>
                                  <wp:positionH relativeFrom="column">
                                    <wp:align>center</wp:align>
                                  </wp:positionH>
                                  <wp:positionV relativeFrom="paragraph">
                                    <wp:posOffset>25400</wp:posOffset>
                                  </wp:positionV>
                                  <wp:extent cx="88900" cy="88900"/>
                                  <wp:effectExtent l="12065" t="10160" r="13335" b="5715"/>
                                  <wp:wrapNone/>
                                  <wp:docPr id="1916708547" name="Oval 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E19457B" id="Oval 545" o:spid="_x0000_s1026" style="position:absolute;margin-left:0;margin-top:2pt;width:7pt;height:7pt;z-index:2518609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78A59A7" w14:textId="77777777" w:rsidR="00F96CF5" w:rsidRDefault="00F96CF5">
                        <w:pPr>
                          <w:rPr>
                            <w:rFonts w:ascii="Arial" w:eastAsia="Arial" w:hAnsi="Arial" w:cs="Arial"/>
                            <w:sz w:val="22"/>
                          </w:rPr>
                        </w:pPr>
                        <w:r>
                          <w:rPr>
                            <w:rFonts w:ascii="Arial" w:eastAsia="Arial" w:hAnsi="Arial" w:cs="Arial"/>
                            <w:sz w:val="22"/>
                          </w:rPr>
                          <w:t>Been monitored for its results</w:t>
                        </w:r>
                      </w:p>
                    </w:tc>
                    <w:tc>
                      <w:tcPr>
                        <w:tcW w:w="0" w:type="auto"/>
                        <w:tcMar>
                          <w:top w:w="80" w:type="dxa"/>
                          <w:bottom w:w="80" w:type="dxa"/>
                        </w:tcMar>
                        <w:vAlign w:val="center"/>
                      </w:tcPr>
                      <w:p w14:paraId="419E3848"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FCF75AC" w14:textId="77777777">
                    <w:tc>
                      <w:tcPr>
                        <w:tcW w:w="0" w:type="auto"/>
                        <w:tcMar>
                          <w:top w:w="80" w:type="dxa"/>
                          <w:bottom w:w="80" w:type="dxa"/>
                        </w:tcMar>
                      </w:tcPr>
                      <w:p w14:paraId="0EB8D7E7" w14:textId="3587D33D" w:rsidR="00F96CF5" w:rsidRDefault="00773C45">
                        <w:pPr>
                          <w:rPr>
                            <w:rFonts w:ascii="Arial" w:eastAsia="Arial" w:hAnsi="Arial" w:cs="Arial"/>
                            <w:sz w:val="22"/>
                          </w:rPr>
                        </w:pPr>
                        <w:r>
                          <w:rPr>
                            <w:noProof/>
                          </w:rPr>
                          <mc:AlternateContent>
                            <mc:Choice Requires="wps">
                              <w:drawing>
                                <wp:anchor distT="0" distB="0" distL="114300" distR="114300" simplePos="0" relativeHeight="251658755" behindDoc="0" locked="1" layoutInCell="1" allowOverlap="1" wp14:anchorId="5FD56597" wp14:editId="75BB826F">
                                  <wp:simplePos x="0" y="0"/>
                                  <wp:positionH relativeFrom="column">
                                    <wp:align>center</wp:align>
                                  </wp:positionH>
                                  <wp:positionV relativeFrom="paragraph">
                                    <wp:posOffset>25400</wp:posOffset>
                                  </wp:positionV>
                                  <wp:extent cx="88900" cy="88900"/>
                                  <wp:effectExtent l="12065" t="6350" r="13335" b="9525"/>
                                  <wp:wrapNone/>
                                  <wp:docPr id="89898874" name="Oval 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A2FB6EC" id="Oval 546" o:spid="_x0000_s1026" style="position:absolute;margin-left:0;margin-top:2pt;width:7pt;height:7pt;z-index:2518620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43F6ECA" w14:textId="77777777" w:rsidR="00F96CF5" w:rsidRDefault="00F96CF5">
                        <w:pPr>
                          <w:rPr>
                            <w:rFonts w:ascii="Arial" w:eastAsia="Arial" w:hAnsi="Arial" w:cs="Arial"/>
                            <w:sz w:val="22"/>
                          </w:rPr>
                        </w:pPr>
                        <w:r>
                          <w:rPr>
                            <w:rFonts w:ascii="Arial" w:eastAsia="Arial" w:hAnsi="Arial" w:cs="Arial"/>
                            <w:sz w:val="22"/>
                          </w:rPr>
                          <w:t>Been monitored for its results</w:t>
                        </w:r>
                      </w:p>
                    </w:tc>
                    <w:tc>
                      <w:tcPr>
                        <w:tcW w:w="0" w:type="auto"/>
                        <w:tcMar>
                          <w:top w:w="80" w:type="dxa"/>
                          <w:bottom w:w="80" w:type="dxa"/>
                        </w:tcMar>
                        <w:vAlign w:val="center"/>
                      </w:tcPr>
                      <w:p w14:paraId="708A2C39"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EBA6D26" w14:textId="77777777">
                    <w:tc>
                      <w:tcPr>
                        <w:tcW w:w="0" w:type="auto"/>
                        <w:tcMar>
                          <w:top w:w="80" w:type="dxa"/>
                          <w:bottom w:w="80" w:type="dxa"/>
                        </w:tcMar>
                      </w:tcPr>
                      <w:p w14:paraId="54E24823" w14:textId="1A920BE4" w:rsidR="00F96CF5" w:rsidRDefault="00773C45">
                        <w:pPr>
                          <w:rPr>
                            <w:rFonts w:ascii="Arial" w:eastAsia="Arial" w:hAnsi="Arial" w:cs="Arial"/>
                            <w:sz w:val="22"/>
                          </w:rPr>
                        </w:pPr>
                        <w:r>
                          <w:rPr>
                            <w:noProof/>
                          </w:rPr>
                          <mc:AlternateContent>
                            <mc:Choice Requires="wps">
                              <w:drawing>
                                <wp:anchor distT="0" distB="0" distL="114300" distR="114300" simplePos="0" relativeHeight="251658756" behindDoc="0" locked="1" layoutInCell="1" allowOverlap="1" wp14:anchorId="18A73823" wp14:editId="0BBE3208">
                                  <wp:simplePos x="0" y="0"/>
                                  <wp:positionH relativeFrom="column">
                                    <wp:align>center</wp:align>
                                  </wp:positionH>
                                  <wp:positionV relativeFrom="paragraph">
                                    <wp:posOffset>25400</wp:posOffset>
                                  </wp:positionV>
                                  <wp:extent cx="88900" cy="88900"/>
                                  <wp:effectExtent l="12065" t="8255" r="13335" b="7620"/>
                                  <wp:wrapNone/>
                                  <wp:docPr id="642011937" name="Oval 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821928F" id="Oval 547" o:spid="_x0000_s1026" style="position:absolute;margin-left:0;margin-top:2pt;width:7pt;height:7pt;z-index:2518630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7F63BE9" w14:textId="77777777" w:rsidR="00F96CF5" w:rsidRDefault="00F96CF5">
                        <w:pPr>
                          <w:rPr>
                            <w:rFonts w:ascii="Arial" w:eastAsia="Arial" w:hAnsi="Arial" w:cs="Arial"/>
                            <w:sz w:val="22"/>
                          </w:rPr>
                        </w:pPr>
                        <w:r>
                          <w:rPr>
                            <w:rFonts w:ascii="Arial" w:eastAsia="Arial" w:hAnsi="Arial" w:cs="Arial"/>
                            <w:sz w:val="22"/>
                          </w:rPr>
                          <w:t>Been monitored for its results</w:t>
                        </w:r>
                      </w:p>
                    </w:tc>
                    <w:tc>
                      <w:tcPr>
                        <w:tcW w:w="0" w:type="auto"/>
                        <w:tcMar>
                          <w:top w:w="80" w:type="dxa"/>
                          <w:bottom w:w="80" w:type="dxa"/>
                        </w:tcMar>
                        <w:vAlign w:val="center"/>
                      </w:tcPr>
                      <w:p w14:paraId="0C652148"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A150C68" w14:textId="77777777">
                    <w:tc>
                      <w:tcPr>
                        <w:tcW w:w="0" w:type="auto"/>
                        <w:tcMar>
                          <w:top w:w="80" w:type="dxa"/>
                          <w:bottom w:w="80" w:type="dxa"/>
                        </w:tcMar>
                      </w:tcPr>
                      <w:p w14:paraId="70FA01CD" w14:textId="08ED6667" w:rsidR="00F96CF5" w:rsidRDefault="00773C45">
                        <w:pPr>
                          <w:rPr>
                            <w:rFonts w:ascii="Arial" w:eastAsia="Arial" w:hAnsi="Arial" w:cs="Arial"/>
                            <w:sz w:val="22"/>
                          </w:rPr>
                        </w:pPr>
                        <w:r>
                          <w:rPr>
                            <w:noProof/>
                          </w:rPr>
                          <mc:AlternateContent>
                            <mc:Choice Requires="wps">
                              <w:drawing>
                                <wp:anchor distT="0" distB="0" distL="114300" distR="114300" simplePos="0" relativeHeight="251658757" behindDoc="0" locked="1" layoutInCell="1" allowOverlap="1" wp14:anchorId="622147DE" wp14:editId="75C10518">
                                  <wp:simplePos x="0" y="0"/>
                                  <wp:positionH relativeFrom="column">
                                    <wp:align>center</wp:align>
                                  </wp:positionH>
                                  <wp:positionV relativeFrom="paragraph">
                                    <wp:posOffset>25400</wp:posOffset>
                                  </wp:positionV>
                                  <wp:extent cx="88900" cy="88900"/>
                                  <wp:effectExtent l="12065" t="10160" r="13335" b="5715"/>
                                  <wp:wrapNone/>
                                  <wp:docPr id="1769059713" name="Oval 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9F94C61" id="Oval 548" o:spid="_x0000_s1026" style="position:absolute;margin-left:0;margin-top:2pt;width:7pt;height:7pt;z-index:2518640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223FBC0" w14:textId="77777777" w:rsidR="00F96CF5" w:rsidRDefault="00F96CF5">
                        <w:pPr>
                          <w:rPr>
                            <w:rFonts w:ascii="Arial" w:eastAsia="Arial" w:hAnsi="Arial" w:cs="Arial"/>
                            <w:sz w:val="22"/>
                          </w:rPr>
                        </w:pPr>
                        <w:r>
                          <w:rPr>
                            <w:rFonts w:ascii="Arial" w:eastAsia="Arial" w:hAnsi="Arial" w:cs="Arial"/>
                            <w:sz w:val="22"/>
                          </w:rPr>
                          <w:t>Been monitored for its results</w:t>
                        </w:r>
                      </w:p>
                    </w:tc>
                    <w:tc>
                      <w:tcPr>
                        <w:tcW w:w="0" w:type="auto"/>
                        <w:tcMar>
                          <w:top w:w="80" w:type="dxa"/>
                          <w:bottom w:w="80" w:type="dxa"/>
                        </w:tcMar>
                        <w:vAlign w:val="center"/>
                      </w:tcPr>
                      <w:p w14:paraId="797DCC57"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003143AF" w14:textId="77777777">
                    <w:tc>
                      <w:tcPr>
                        <w:tcW w:w="0" w:type="auto"/>
                        <w:tcMar>
                          <w:top w:w="80" w:type="dxa"/>
                          <w:bottom w:w="80" w:type="dxa"/>
                        </w:tcMar>
                      </w:tcPr>
                      <w:p w14:paraId="4489D3B6" w14:textId="7FA93289" w:rsidR="00F96CF5" w:rsidRDefault="00773C45">
                        <w:pPr>
                          <w:rPr>
                            <w:rFonts w:ascii="Arial" w:eastAsia="Arial" w:hAnsi="Arial" w:cs="Arial"/>
                            <w:sz w:val="22"/>
                          </w:rPr>
                        </w:pPr>
                        <w:r>
                          <w:rPr>
                            <w:noProof/>
                          </w:rPr>
                          <mc:AlternateContent>
                            <mc:Choice Requires="wps">
                              <w:drawing>
                                <wp:anchor distT="0" distB="0" distL="114300" distR="114300" simplePos="0" relativeHeight="251658758" behindDoc="0" locked="1" layoutInCell="1" allowOverlap="1" wp14:anchorId="31CEEF7C" wp14:editId="557EE1CC">
                                  <wp:simplePos x="0" y="0"/>
                                  <wp:positionH relativeFrom="column">
                                    <wp:align>center</wp:align>
                                  </wp:positionH>
                                  <wp:positionV relativeFrom="paragraph">
                                    <wp:posOffset>25400</wp:posOffset>
                                  </wp:positionV>
                                  <wp:extent cx="88900" cy="88900"/>
                                  <wp:effectExtent l="12065" t="12065" r="13335" b="13335"/>
                                  <wp:wrapNone/>
                                  <wp:docPr id="1877207386" name="Oval 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F061112" id="Oval 549" o:spid="_x0000_s1026" style="position:absolute;margin-left:0;margin-top:2pt;width:7pt;height:7pt;z-index:2518650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68BD677" w14:textId="77777777" w:rsidR="00F96CF5" w:rsidRDefault="00F96CF5">
                        <w:pPr>
                          <w:rPr>
                            <w:rFonts w:ascii="Arial" w:eastAsia="Arial" w:hAnsi="Arial" w:cs="Arial"/>
                            <w:sz w:val="22"/>
                          </w:rPr>
                        </w:pPr>
                        <w:r>
                          <w:rPr>
                            <w:rFonts w:ascii="Arial" w:eastAsia="Arial" w:hAnsi="Arial" w:cs="Arial"/>
                            <w:sz w:val="22"/>
                          </w:rPr>
                          <w:t>Been assessed for its effectiveness</w:t>
                        </w:r>
                      </w:p>
                    </w:tc>
                    <w:tc>
                      <w:tcPr>
                        <w:tcW w:w="0" w:type="auto"/>
                        <w:tcMar>
                          <w:top w:w="80" w:type="dxa"/>
                          <w:bottom w:w="80" w:type="dxa"/>
                        </w:tcMar>
                        <w:vAlign w:val="center"/>
                      </w:tcPr>
                      <w:p w14:paraId="6DAF7BE7"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C45F4E2" w14:textId="77777777">
                    <w:tc>
                      <w:tcPr>
                        <w:tcW w:w="0" w:type="auto"/>
                        <w:tcMar>
                          <w:top w:w="80" w:type="dxa"/>
                          <w:bottom w:w="80" w:type="dxa"/>
                        </w:tcMar>
                      </w:tcPr>
                      <w:p w14:paraId="7CFE404D" w14:textId="5DC8F09C" w:rsidR="00F96CF5" w:rsidRDefault="00773C45">
                        <w:pPr>
                          <w:rPr>
                            <w:rFonts w:ascii="Arial" w:eastAsia="Arial" w:hAnsi="Arial" w:cs="Arial"/>
                            <w:sz w:val="22"/>
                          </w:rPr>
                        </w:pPr>
                        <w:r>
                          <w:rPr>
                            <w:noProof/>
                          </w:rPr>
                          <mc:AlternateContent>
                            <mc:Choice Requires="wps">
                              <w:drawing>
                                <wp:anchor distT="0" distB="0" distL="114300" distR="114300" simplePos="0" relativeHeight="251658759" behindDoc="0" locked="1" layoutInCell="1" allowOverlap="1" wp14:anchorId="6AC627BC" wp14:editId="5C30F8E2">
                                  <wp:simplePos x="0" y="0"/>
                                  <wp:positionH relativeFrom="column">
                                    <wp:align>center</wp:align>
                                  </wp:positionH>
                                  <wp:positionV relativeFrom="paragraph">
                                    <wp:posOffset>25400</wp:posOffset>
                                  </wp:positionV>
                                  <wp:extent cx="88900" cy="88900"/>
                                  <wp:effectExtent l="12065" t="8255" r="13335" b="7620"/>
                                  <wp:wrapNone/>
                                  <wp:docPr id="1579912416" name="Oval 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FCA1E81" id="Oval 550" o:spid="_x0000_s1026" style="position:absolute;margin-left:0;margin-top:2pt;width:7pt;height:7pt;z-index:2518661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0F5BEDD" w14:textId="77777777" w:rsidR="00F96CF5" w:rsidRDefault="00F96CF5">
                        <w:pPr>
                          <w:rPr>
                            <w:rFonts w:ascii="Arial" w:eastAsia="Arial" w:hAnsi="Arial" w:cs="Arial"/>
                            <w:sz w:val="22"/>
                          </w:rPr>
                        </w:pPr>
                        <w:r>
                          <w:rPr>
                            <w:rFonts w:ascii="Arial" w:eastAsia="Arial" w:hAnsi="Arial" w:cs="Arial"/>
                            <w:sz w:val="22"/>
                          </w:rPr>
                          <w:t>Been assessed for its effectiveness</w:t>
                        </w:r>
                      </w:p>
                    </w:tc>
                    <w:tc>
                      <w:tcPr>
                        <w:tcW w:w="0" w:type="auto"/>
                        <w:tcMar>
                          <w:top w:w="80" w:type="dxa"/>
                          <w:bottom w:w="80" w:type="dxa"/>
                        </w:tcMar>
                        <w:vAlign w:val="center"/>
                      </w:tcPr>
                      <w:p w14:paraId="2EA7F3EF"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F34973F" w14:textId="77777777">
                    <w:tc>
                      <w:tcPr>
                        <w:tcW w:w="0" w:type="auto"/>
                        <w:tcMar>
                          <w:top w:w="80" w:type="dxa"/>
                          <w:bottom w:w="80" w:type="dxa"/>
                        </w:tcMar>
                      </w:tcPr>
                      <w:p w14:paraId="22D072DF" w14:textId="0FF96A83" w:rsidR="00F96CF5" w:rsidRDefault="00773C45">
                        <w:pPr>
                          <w:rPr>
                            <w:rFonts w:ascii="Arial" w:eastAsia="Arial" w:hAnsi="Arial" w:cs="Arial"/>
                            <w:sz w:val="22"/>
                          </w:rPr>
                        </w:pPr>
                        <w:r>
                          <w:rPr>
                            <w:noProof/>
                          </w:rPr>
                          <mc:AlternateContent>
                            <mc:Choice Requires="wps">
                              <w:drawing>
                                <wp:anchor distT="0" distB="0" distL="114300" distR="114300" simplePos="0" relativeHeight="251658760" behindDoc="0" locked="1" layoutInCell="1" allowOverlap="1" wp14:anchorId="4EEF4045" wp14:editId="1CE81EFC">
                                  <wp:simplePos x="0" y="0"/>
                                  <wp:positionH relativeFrom="column">
                                    <wp:align>center</wp:align>
                                  </wp:positionH>
                                  <wp:positionV relativeFrom="paragraph">
                                    <wp:posOffset>25400</wp:posOffset>
                                  </wp:positionV>
                                  <wp:extent cx="88900" cy="88900"/>
                                  <wp:effectExtent l="12065" t="8255" r="13335" b="7620"/>
                                  <wp:wrapNone/>
                                  <wp:docPr id="148149047" name="Oval 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AF2AE5B" id="Oval 551" o:spid="_x0000_s1026" style="position:absolute;margin-left:0;margin-top:2pt;width:7pt;height:7pt;z-index:2518671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1D396BA" w14:textId="77777777" w:rsidR="00F96CF5" w:rsidRDefault="00F96CF5">
                        <w:pPr>
                          <w:rPr>
                            <w:rFonts w:ascii="Arial" w:eastAsia="Arial" w:hAnsi="Arial" w:cs="Arial"/>
                            <w:sz w:val="22"/>
                          </w:rPr>
                        </w:pPr>
                        <w:r>
                          <w:rPr>
                            <w:rFonts w:ascii="Arial" w:eastAsia="Arial" w:hAnsi="Arial" w:cs="Arial"/>
                            <w:sz w:val="22"/>
                          </w:rPr>
                          <w:t>Been assessed for its effectiveness</w:t>
                        </w:r>
                      </w:p>
                    </w:tc>
                    <w:tc>
                      <w:tcPr>
                        <w:tcW w:w="0" w:type="auto"/>
                        <w:tcMar>
                          <w:top w:w="80" w:type="dxa"/>
                          <w:bottom w:w="80" w:type="dxa"/>
                        </w:tcMar>
                        <w:vAlign w:val="center"/>
                      </w:tcPr>
                      <w:p w14:paraId="1D4A1C83"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6B889CD" w14:textId="77777777">
                    <w:tc>
                      <w:tcPr>
                        <w:tcW w:w="0" w:type="auto"/>
                        <w:tcMar>
                          <w:top w:w="80" w:type="dxa"/>
                          <w:bottom w:w="80" w:type="dxa"/>
                        </w:tcMar>
                      </w:tcPr>
                      <w:p w14:paraId="5F9B1491" w14:textId="30417FD8" w:rsidR="00F96CF5" w:rsidRDefault="00773C45">
                        <w:pPr>
                          <w:rPr>
                            <w:rFonts w:ascii="Arial" w:eastAsia="Arial" w:hAnsi="Arial" w:cs="Arial"/>
                            <w:sz w:val="22"/>
                          </w:rPr>
                        </w:pPr>
                        <w:r>
                          <w:rPr>
                            <w:noProof/>
                          </w:rPr>
                          <mc:AlternateContent>
                            <mc:Choice Requires="wps">
                              <w:drawing>
                                <wp:anchor distT="0" distB="0" distL="114300" distR="114300" simplePos="0" relativeHeight="251658761" behindDoc="0" locked="1" layoutInCell="1" allowOverlap="1" wp14:anchorId="4B818356" wp14:editId="5DB97EC7">
                                  <wp:simplePos x="0" y="0"/>
                                  <wp:positionH relativeFrom="column">
                                    <wp:align>center</wp:align>
                                  </wp:positionH>
                                  <wp:positionV relativeFrom="paragraph">
                                    <wp:posOffset>25400</wp:posOffset>
                                  </wp:positionV>
                                  <wp:extent cx="88900" cy="88900"/>
                                  <wp:effectExtent l="12065" t="10160" r="13335" b="5715"/>
                                  <wp:wrapNone/>
                                  <wp:docPr id="451217607" name="Oval 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CE77018" id="Oval 552" o:spid="_x0000_s1026" style="position:absolute;margin-left:0;margin-top:2pt;width:7pt;height:7pt;z-index:2518681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B70DFDB" w14:textId="77777777" w:rsidR="00F96CF5" w:rsidRDefault="00F96CF5">
                        <w:pPr>
                          <w:rPr>
                            <w:rFonts w:ascii="Arial" w:eastAsia="Arial" w:hAnsi="Arial" w:cs="Arial"/>
                            <w:sz w:val="22"/>
                          </w:rPr>
                        </w:pPr>
                        <w:r>
                          <w:rPr>
                            <w:rFonts w:ascii="Arial" w:eastAsia="Arial" w:hAnsi="Arial" w:cs="Arial"/>
                            <w:sz w:val="22"/>
                          </w:rPr>
                          <w:t>Been assessed for its effectiveness</w:t>
                        </w:r>
                      </w:p>
                    </w:tc>
                    <w:tc>
                      <w:tcPr>
                        <w:tcW w:w="0" w:type="auto"/>
                        <w:tcMar>
                          <w:top w:w="80" w:type="dxa"/>
                          <w:bottom w:w="80" w:type="dxa"/>
                        </w:tcMar>
                        <w:vAlign w:val="center"/>
                      </w:tcPr>
                      <w:p w14:paraId="1448C4F4"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1448FC47" w14:textId="77777777">
                    <w:tc>
                      <w:tcPr>
                        <w:tcW w:w="0" w:type="auto"/>
                        <w:tcMar>
                          <w:top w:w="80" w:type="dxa"/>
                          <w:bottom w:w="80" w:type="dxa"/>
                        </w:tcMar>
                      </w:tcPr>
                      <w:p w14:paraId="308B4A0D" w14:textId="618AEA2F" w:rsidR="00F96CF5" w:rsidRDefault="00773C45">
                        <w:pPr>
                          <w:rPr>
                            <w:rFonts w:ascii="Arial" w:eastAsia="Arial" w:hAnsi="Arial" w:cs="Arial"/>
                            <w:sz w:val="22"/>
                          </w:rPr>
                        </w:pPr>
                        <w:r>
                          <w:rPr>
                            <w:noProof/>
                          </w:rPr>
                          <mc:AlternateContent>
                            <mc:Choice Requires="wps">
                              <w:drawing>
                                <wp:anchor distT="0" distB="0" distL="114300" distR="114300" simplePos="0" relativeHeight="251658762" behindDoc="0" locked="1" layoutInCell="1" allowOverlap="1" wp14:anchorId="42986624" wp14:editId="127304C6">
                                  <wp:simplePos x="0" y="0"/>
                                  <wp:positionH relativeFrom="column">
                                    <wp:align>center</wp:align>
                                  </wp:positionH>
                                  <wp:positionV relativeFrom="paragraph">
                                    <wp:posOffset>25400</wp:posOffset>
                                  </wp:positionV>
                                  <wp:extent cx="88900" cy="88900"/>
                                  <wp:effectExtent l="12065" t="12065" r="13335" b="13335"/>
                                  <wp:wrapNone/>
                                  <wp:docPr id="2124587360" name="Oval 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4F86C5B" id="Oval 553" o:spid="_x0000_s1026" style="position:absolute;margin-left:0;margin-top:2pt;width:7pt;height:7pt;z-index:2518691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AA4A09F" w14:textId="77777777" w:rsidR="00F96CF5" w:rsidRDefault="00F96CF5">
                        <w:pPr>
                          <w:rPr>
                            <w:rFonts w:ascii="Arial" w:eastAsia="Arial" w:hAnsi="Arial" w:cs="Arial"/>
                            <w:sz w:val="22"/>
                          </w:rPr>
                        </w:pPr>
                        <w:r>
                          <w:rPr>
                            <w:rFonts w:ascii="Arial" w:eastAsia="Arial" w:hAnsi="Arial" w:cs="Arial"/>
                            <w:sz w:val="22"/>
                          </w:rPr>
                          <w:t>Had follow-up engagement to support its implementation</w:t>
                        </w:r>
                      </w:p>
                    </w:tc>
                    <w:tc>
                      <w:tcPr>
                        <w:tcW w:w="0" w:type="auto"/>
                        <w:tcMar>
                          <w:top w:w="80" w:type="dxa"/>
                          <w:bottom w:w="80" w:type="dxa"/>
                        </w:tcMar>
                        <w:vAlign w:val="center"/>
                      </w:tcPr>
                      <w:p w14:paraId="48B2F40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67797794" w14:textId="77777777">
                    <w:tc>
                      <w:tcPr>
                        <w:tcW w:w="0" w:type="auto"/>
                        <w:tcMar>
                          <w:top w:w="80" w:type="dxa"/>
                          <w:bottom w:w="80" w:type="dxa"/>
                        </w:tcMar>
                      </w:tcPr>
                      <w:p w14:paraId="4F02DEB3" w14:textId="1ABB93F3" w:rsidR="00F96CF5" w:rsidRDefault="00773C45">
                        <w:pPr>
                          <w:rPr>
                            <w:rFonts w:ascii="Arial" w:eastAsia="Arial" w:hAnsi="Arial" w:cs="Arial"/>
                            <w:sz w:val="22"/>
                          </w:rPr>
                        </w:pPr>
                        <w:r>
                          <w:rPr>
                            <w:noProof/>
                          </w:rPr>
                          <mc:AlternateContent>
                            <mc:Choice Requires="wps">
                              <w:drawing>
                                <wp:anchor distT="0" distB="0" distL="114300" distR="114300" simplePos="0" relativeHeight="251658763" behindDoc="0" locked="1" layoutInCell="1" allowOverlap="1" wp14:anchorId="6B933C22" wp14:editId="26014B89">
                                  <wp:simplePos x="0" y="0"/>
                                  <wp:positionH relativeFrom="column">
                                    <wp:align>center</wp:align>
                                  </wp:positionH>
                                  <wp:positionV relativeFrom="paragraph">
                                    <wp:posOffset>25400</wp:posOffset>
                                  </wp:positionV>
                                  <wp:extent cx="88900" cy="88900"/>
                                  <wp:effectExtent l="12065" t="8255" r="13335" b="7620"/>
                                  <wp:wrapNone/>
                                  <wp:docPr id="1093064034" name="Oval 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A76375E" id="Oval 554" o:spid="_x0000_s1026" style="position:absolute;margin-left:0;margin-top:2pt;width:7pt;height:7pt;z-index:2518702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C2647A1" w14:textId="77777777" w:rsidR="00F96CF5" w:rsidRDefault="00F96CF5">
                        <w:pPr>
                          <w:rPr>
                            <w:rFonts w:ascii="Arial" w:eastAsia="Arial" w:hAnsi="Arial" w:cs="Arial"/>
                            <w:sz w:val="22"/>
                          </w:rPr>
                        </w:pPr>
                        <w:r>
                          <w:rPr>
                            <w:rFonts w:ascii="Arial" w:eastAsia="Arial" w:hAnsi="Arial" w:cs="Arial"/>
                            <w:sz w:val="22"/>
                          </w:rPr>
                          <w:t>Had follow-up engagement to support its implementation</w:t>
                        </w:r>
                      </w:p>
                    </w:tc>
                    <w:tc>
                      <w:tcPr>
                        <w:tcW w:w="0" w:type="auto"/>
                        <w:tcMar>
                          <w:top w:w="80" w:type="dxa"/>
                          <w:bottom w:w="80" w:type="dxa"/>
                        </w:tcMar>
                        <w:vAlign w:val="center"/>
                      </w:tcPr>
                      <w:p w14:paraId="2396B3B9"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612E8C3" w14:textId="77777777">
                    <w:tc>
                      <w:tcPr>
                        <w:tcW w:w="0" w:type="auto"/>
                        <w:tcMar>
                          <w:top w:w="80" w:type="dxa"/>
                          <w:bottom w:w="80" w:type="dxa"/>
                        </w:tcMar>
                      </w:tcPr>
                      <w:p w14:paraId="39ED4B86" w14:textId="66A6357F" w:rsidR="00F96CF5" w:rsidRDefault="00773C45">
                        <w:pPr>
                          <w:rPr>
                            <w:rFonts w:ascii="Arial" w:eastAsia="Arial" w:hAnsi="Arial" w:cs="Arial"/>
                            <w:sz w:val="22"/>
                          </w:rPr>
                        </w:pPr>
                        <w:r>
                          <w:rPr>
                            <w:noProof/>
                          </w:rPr>
                          <mc:AlternateContent>
                            <mc:Choice Requires="wps">
                              <w:drawing>
                                <wp:anchor distT="0" distB="0" distL="114300" distR="114300" simplePos="0" relativeHeight="251658764" behindDoc="0" locked="1" layoutInCell="1" allowOverlap="1" wp14:anchorId="0A76C204" wp14:editId="211CBDB3">
                                  <wp:simplePos x="0" y="0"/>
                                  <wp:positionH relativeFrom="column">
                                    <wp:align>center</wp:align>
                                  </wp:positionH>
                                  <wp:positionV relativeFrom="paragraph">
                                    <wp:posOffset>25400</wp:posOffset>
                                  </wp:positionV>
                                  <wp:extent cx="88900" cy="88900"/>
                                  <wp:effectExtent l="12065" t="10160" r="13335" b="5715"/>
                                  <wp:wrapNone/>
                                  <wp:docPr id="1332280648" name="Oval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A1B7328" id="Oval 555" o:spid="_x0000_s1026" style="position:absolute;margin-left:0;margin-top:2pt;width:7pt;height:7pt;z-index:2518712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F771697" w14:textId="77777777" w:rsidR="00F96CF5" w:rsidRDefault="00F96CF5">
                        <w:pPr>
                          <w:rPr>
                            <w:rFonts w:ascii="Arial" w:eastAsia="Arial" w:hAnsi="Arial" w:cs="Arial"/>
                            <w:sz w:val="22"/>
                          </w:rPr>
                        </w:pPr>
                        <w:r>
                          <w:rPr>
                            <w:rFonts w:ascii="Arial" w:eastAsia="Arial" w:hAnsi="Arial" w:cs="Arial"/>
                            <w:sz w:val="22"/>
                          </w:rPr>
                          <w:t>Had follow-up engagement to support its implementation</w:t>
                        </w:r>
                      </w:p>
                    </w:tc>
                    <w:tc>
                      <w:tcPr>
                        <w:tcW w:w="0" w:type="auto"/>
                        <w:tcMar>
                          <w:top w:w="80" w:type="dxa"/>
                          <w:bottom w:w="80" w:type="dxa"/>
                        </w:tcMar>
                        <w:vAlign w:val="center"/>
                      </w:tcPr>
                      <w:p w14:paraId="76AA808F"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A0A2B2C" w14:textId="77777777">
                    <w:tc>
                      <w:tcPr>
                        <w:tcW w:w="0" w:type="auto"/>
                        <w:tcMar>
                          <w:top w:w="80" w:type="dxa"/>
                          <w:bottom w:w="80" w:type="dxa"/>
                        </w:tcMar>
                      </w:tcPr>
                      <w:p w14:paraId="1E78293B" w14:textId="557E2203" w:rsidR="00F96CF5" w:rsidRDefault="00773C45">
                        <w:pPr>
                          <w:rPr>
                            <w:rFonts w:ascii="Arial" w:eastAsia="Arial" w:hAnsi="Arial" w:cs="Arial"/>
                            <w:sz w:val="22"/>
                          </w:rPr>
                        </w:pPr>
                        <w:r>
                          <w:rPr>
                            <w:noProof/>
                          </w:rPr>
                          <mc:AlternateContent>
                            <mc:Choice Requires="wps">
                              <w:drawing>
                                <wp:anchor distT="0" distB="0" distL="114300" distR="114300" simplePos="0" relativeHeight="251658765" behindDoc="0" locked="1" layoutInCell="1" allowOverlap="1" wp14:anchorId="08FDC908" wp14:editId="0995DE4F">
                                  <wp:simplePos x="0" y="0"/>
                                  <wp:positionH relativeFrom="column">
                                    <wp:align>center</wp:align>
                                  </wp:positionH>
                                  <wp:positionV relativeFrom="paragraph">
                                    <wp:posOffset>25400</wp:posOffset>
                                  </wp:positionV>
                                  <wp:extent cx="88900" cy="88900"/>
                                  <wp:effectExtent l="12065" t="12065" r="13335" b="13335"/>
                                  <wp:wrapNone/>
                                  <wp:docPr id="1922657768" name="Oval 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6E8E62F" id="Oval 556" o:spid="_x0000_s1026" style="position:absolute;margin-left:0;margin-top:2pt;width:7pt;height:7pt;z-index:2518722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2D26C3E" w14:textId="77777777" w:rsidR="00F96CF5" w:rsidRDefault="00F96CF5">
                        <w:pPr>
                          <w:rPr>
                            <w:rFonts w:ascii="Arial" w:eastAsia="Arial" w:hAnsi="Arial" w:cs="Arial"/>
                            <w:sz w:val="22"/>
                          </w:rPr>
                        </w:pPr>
                        <w:r>
                          <w:rPr>
                            <w:rFonts w:ascii="Arial" w:eastAsia="Arial" w:hAnsi="Arial" w:cs="Arial"/>
                            <w:sz w:val="22"/>
                          </w:rPr>
                          <w:t>Had follow-up engagement to support its implementation</w:t>
                        </w:r>
                      </w:p>
                    </w:tc>
                    <w:tc>
                      <w:tcPr>
                        <w:tcW w:w="0" w:type="auto"/>
                        <w:tcMar>
                          <w:top w:w="80" w:type="dxa"/>
                          <w:bottom w:w="80" w:type="dxa"/>
                        </w:tcMar>
                        <w:vAlign w:val="center"/>
                      </w:tcPr>
                      <w:p w14:paraId="5D8F35A7" w14:textId="77777777" w:rsidR="00F96CF5" w:rsidRDefault="00F96CF5">
                        <w:pPr>
                          <w:rPr>
                            <w:rFonts w:ascii="Arial" w:eastAsia="Arial" w:hAnsi="Arial" w:cs="Arial"/>
                            <w:sz w:val="22"/>
                          </w:rPr>
                        </w:pPr>
                        <w:r>
                          <w:rPr>
                            <w:rFonts w:ascii="Arial" w:eastAsia="Arial" w:hAnsi="Arial" w:cs="Arial"/>
                            <w:sz w:val="22"/>
                          </w:rPr>
                          <w:t>To a great extent</w:t>
                        </w:r>
                      </w:p>
                    </w:tc>
                  </w:tr>
                </w:tbl>
                <w:p w14:paraId="53273038" w14:textId="77777777" w:rsidR="00F96CF5" w:rsidRDefault="00F96CF5">
                  <w:pPr>
                    <w:rPr>
                      <w:rFonts w:ascii="Arial" w:eastAsia="Arial" w:hAnsi="Arial" w:cs="Arial"/>
                      <w:sz w:val="22"/>
                    </w:rPr>
                  </w:pPr>
                </w:p>
              </w:tc>
            </w:tr>
          </w:tbl>
          <w:p w14:paraId="2098D9BB" w14:textId="77777777" w:rsidR="00F96CF5" w:rsidRDefault="00F96CF5">
            <w:pPr>
              <w:rPr>
                <w:rFonts w:ascii="Arial" w:eastAsia="Arial" w:hAnsi="Arial" w:cs="Arial"/>
                <w:sz w:val="22"/>
              </w:rPr>
            </w:pPr>
          </w:p>
        </w:tc>
      </w:tr>
    </w:tbl>
    <w:p w14:paraId="601E6F91"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5CE49D91" w14:textId="77777777">
        <w:tc>
          <w:tcPr>
            <w:tcW w:w="0" w:type="auto"/>
            <w:tcMar>
              <w:top w:w="80" w:type="dxa"/>
              <w:bottom w:w="80" w:type="dxa"/>
            </w:tcMar>
          </w:tcPr>
          <w:p w14:paraId="0AAAFE26" w14:textId="6A95F21C" w:rsidR="00F96CF5" w:rsidRDefault="00F96CF5">
            <w:pPr>
              <w:keepNext/>
              <w:rPr>
                <w:rFonts w:ascii="Arial" w:eastAsia="Arial" w:hAnsi="Arial" w:cs="Arial"/>
                <w:b/>
                <w:sz w:val="22"/>
              </w:rPr>
            </w:pPr>
            <w:r>
              <w:rPr>
                <w:rFonts w:ascii="Arial" w:eastAsia="Arial" w:hAnsi="Arial" w:cs="Arial"/>
                <w:b/>
                <w:sz w:val="22"/>
              </w:rPr>
              <w:t>*12. Based on your experience, to what extent has</w:t>
            </w:r>
            <w:r w:rsidR="008B45CE">
              <w:rPr>
                <w:rFonts w:ascii="Arial" w:eastAsia="Arial" w:hAnsi="Arial" w:cs="Arial"/>
                <w:b/>
                <w:sz w:val="22"/>
              </w:rPr>
              <w:t xml:space="preserve"> the</w:t>
            </w:r>
            <w:r>
              <w:rPr>
                <w:rFonts w:ascii="Arial" w:eastAsia="Arial" w:hAnsi="Arial" w:cs="Arial"/>
                <w:b/>
                <w:sz w:val="22"/>
              </w:rPr>
              <w:t xml:space="preserve"> IMF</w:t>
            </w:r>
            <w:r w:rsidR="008B45CE">
              <w:rPr>
                <w:rFonts w:ascii="Arial" w:eastAsia="Arial" w:hAnsi="Arial" w:cs="Arial"/>
                <w:b/>
                <w:sz w:val="22"/>
              </w:rPr>
              <w:t xml:space="preserve"> </w:t>
            </w:r>
            <w:r>
              <w:rPr>
                <w:rFonts w:ascii="Arial" w:eastAsia="Arial" w:hAnsi="Arial" w:cs="Arial"/>
                <w:b/>
                <w:sz w:val="22"/>
              </w:rPr>
              <w:t>provided climate change-related training to member countries:</w:t>
            </w:r>
            <w:r>
              <w:rPr>
                <w:rFonts w:ascii="Arial" w:eastAsia="Arial" w:hAnsi="Arial" w:cs="Arial"/>
                <w:sz w:val="22"/>
              </w:rPr>
              <w:t>(*Required)</w:t>
            </w:r>
          </w:p>
        </w:tc>
      </w:tr>
      <w:tr w:rsidR="00F96CF5" w14:paraId="07F42808" w14:textId="77777777">
        <w:tc>
          <w:tcPr>
            <w:tcW w:w="0" w:type="auto"/>
            <w:tcMar>
              <w:top w:w="80" w:type="dxa"/>
              <w:bottom w:w="80" w:type="dxa"/>
            </w:tcMar>
          </w:tcPr>
          <w:p w14:paraId="497DB27F" w14:textId="77777777" w:rsidR="00F96CF5" w:rsidRDefault="00F96CF5">
            <w:pPr>
              <w:keepNext/>
              <w:rPr>
                <w:rFonts w:ascii="Arial" w:eastAsia="Arial" w:hAnsi="Arial" w:cs="Arial"/>
                <w:sz w:val="20"/>
              </w:rPr>
            </w:pPr>
            <w:r>
              <w:rPr>
                <w:rFonts w:ascii="Arial" w:eastAsia="Arial" w:hAnsi="Arial" w:cs="Arial"/>
                <w:sz w:val="20"/>
              </w:rPr>
              <w:t>Consider it, If all of the below is Correct :</w:t>
            </w:r>
          </w:p>
          <w:p w14:paraId="76357E69" w14:textId="77777777" w:rsidR="00F96CF5" w:rsidRDefault="00F96CF5">
            <w:pPr>
              <w:keepNext/>
              <w:numPr>
                <w:ilvl w:val="0"/>
                <w:numId w:val="45"/>
              </w:numPr>
              <w:rPr>
                <w:rFonts w:ascii="Arial" w:eastAsia="Arial" w:hAnsi="Arial" w:cs="Arial"/>
                <w:sz w:val="20"/>
              </w:rPr>
            </w:pPr>
            <w:r>
              <w:rPr>
                <w:rFonts w:ascii="Arial" w:eastAsia="Arial" w:hAnsi="Arial" w:cs="Arial"/>
                <w:sz w:val="20"/>
              </w:rPr>
              <w:t>Training for Member Countries not equals "Not at all"</w:t>
            </w:r>
          </w:p>
          <w:p w14:paraId="7D3F7EE6" w14:textId="77777777" w:rsidR="00F96CF5" w:rsidRDefault="00F96CF5">
            <w:pPr>
              <w:keepNext/>
              <w:rPr>
                <w:rFonts w:ascii="Arial" w:eastAsia="Arial" w:hAnsi="Arial" w:cs="Arial"/>
                <w:sz w:val="20"/>
              </w:rPr>
            </w:pPr>
          </w:p>
        </w:tc>
      </w:tr>
      <w:tr w:rsidR="00F96CF5" w14:paraId="72BCB887"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465236AE"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266"/>
                    <w:gridCol w:w="1700"/>
                  </w:tblGrid>
                  <w:tr w:rsidR="00F96CF5" w14:paraId="2DEC1F47" w14:textId="77777777">
                    <w:tc>
                      <w:tcPr>
                        <w:tcW w:w="0" w:type="auto"/>
                        <w:tcMar>
                          <w:top w:w="80" w:type="dxa"/>
                          <w:bottom w:w="80" w:type="dxa"/>
                        </w:tcMar>
                      </w:tcPr>
                      <w:p w14:paraId="3CB072BA" w14:textId="77777777" w:rsidR="00F96CF5" w:rsidRDefault="00F96CF5">
                        <w:pPr>
                          <w:rPr>
                            <w:rFonts w:ascii="Arial" w:eastAsia="Arial" w:hAnsi="Arial" w:cs="Arial"/>
                            <w:b/>
                            <w:sz w:val="22"/>
                          </w:rPr>
                        </w:pPr>
                      </w:p>
                    </w:tc>
                    <w:tc>
                      <w:tcPr>
                        <w:tcW w:w="0" w:type="auto"/>
                        <w:tcMar>
                          <w:top w:w="80" w:type="dxa"/>
                          <w:bottom w:w="80" w:type="dxa"/>
                        </w:tcMar>
                      </w:tcPr>
                      <w:p w14:paraId="582E2FC5"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7EEB8F79"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319F4777" w14:textId="77777777">
                    <w:tc>
                      <w:tcPr>
                        <w:tcW w:w="0" w:type="auto"/>
                        <w:tcMar>
                          <w:top w:w="80" w:type="dxa"/>
                          <w:bottom w:w="80" w:type="dxa"/>
                        </w:tcMar>
                      </w:tcPr>
                      <w:p w14:paraId="5678A642" w14:textId="7FEF3F43" w:rsidR="00F96CF5" w:rsidRDefault="00773C45">
                        <w:pPr>
                          <w:rPr>
                            <w:rFonts w:ascii="Arial" w:eastAsia="Arial" w:hAnsi="Arial" w:cs="Arial"/>
                            <w:sz w:val="22"/>
                          </w:rPr>
                        </w:pPr>
                        <w:r>
                          <w:rPr>
                            <w:noProof/>
                          </w:rPr>
                          <mc:AlternateContent>
                            <mc:Choice Requires="wps">
                              <w:drawing>
                                <wp:anchor distT="0" distB="0" distL="114300" distR="114300" simplePos="0" relativeHeight="251658766" behindDoc="0" locked="1" layoutInCell="1" allowOverlap="1" wp14:anchorId="0B15E684" wp14:editId="10A0B292">
                                  <wp:simplePos x="0" y="0"/>
                                  <wp:positionH relativeFrom="column">
                                    <wp:align>center</wp:align>
                                  </wp:positionH>
                                  <wp:positionV relativeFrom="paragraph">
                                    <wp:posOffset>25400</wp:posOffset>
                                  </wp:positionV>
                                  <wp:extent cx="88900" cy="88900"/>
                                  <wp:effectExtent l="12065" t="10160" r="13335" b="5715"/>
                                  <wp:wrapNone/>
                                  <wp:docPr id="1891920222" name="Oval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C41340" id="Oval 557" o:spid="_x0000_s1026" style="position:absolute;margin-left:0;margin-top:2pt;width:7pt;height:7pt;z-index:2518732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D8F060B"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22E7CC8F"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95D0B22" w14:textId="77777777">
                    <w:tc>
                      <w:tcPr>
                        <w:tcW w:w="0" w:type="auto"/>
                        <w:tcMar>
                          <w:top w:w="80" w:type="dxa"/>
                          <w:bottom w:w="80" w:type="dxa"/>
                        </w:tcMar>
                      </w:tcPr>
                      <w:p w14:paraId="46857EF1" w14:textId="7AFDAF95" w:rsidR="00F96CF5" w:rsidRDefault="00773C45">
                        <w:pPr>
                          <w:rPr>
                            <w:rFonts w:ascii="Arial" w:eastAsia="Arial" w:hAnsi="Arial" w:cs="Arial"/>
                            <w:sz w:val="22"/>
                          </w:rPr>
                        </w:pPr>
                        <w:r>
                          <w:rPr>
                            <w:noProof/>
                          </w:rPr>
                          <mc:AlternateContent>
                            <mc:Choice Requires="wps">
                              <w:drawing>
                                <wp:anchor distT="0" distB="0" distL="114300" distR="114300" simplePos="0" relativeHeight="251658767" behindDoc="0" locked="1" layoutInCell="1" allowOverlap="1" wp14:anchorId="623908AE" wp14:editId="514263DB">
                                  <wp:simplePos x="0" y="0"/>
                                  <wp:positionH relativeFrom="column">
                                    <wp:align>center</wp:align>
                                  </wp:positionH>
                                  <wp:positionV relativeFrom="paragraph">
                                    <wp:posOffset>25400</wp:posOffset>
                                  </wp:positionV>
                                  <wp:extent cx="88900" cy="88900"/>
                                  <wp:effectExtent l="12065" t="12065" r="13335" b="13335"/>
                                  <wp:wrapNone/>
                                  <wp:docPr id="364615354" name="Oval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E610C1" id="Oval 558" o:spid="_x0000_s1026" style="position:absolute;margin-left:0;margin-top:2pt;width:7pt;height:7pt;z-index:2518743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A63ADCF"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2D0F91E7"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D89A6E2" w14:textId="77777777">
                    <w:tc>
                      <w:tcPr>
                        <w:tcW w:w="0" w:type="auto"/>
                        <w:tcMar>
                          <w:top w:w="80" w:type="dxa"/>
                          <w:bottom w:w="80" w:type="dxa"/>
                        </w:tcMar>
                      </w:tcPr>
                      <w:p w14:paraId="1180E462" w14:textId="1AF28B68" w:rsidR="00F96CF5" w:rsidRDefault="00773C45">
                        <w:pPr>
                          <w:rPr>
                            <w:rFonts w:ascii="Arial" w:eastAsia="Arial" w:hAnsi="Arial" w:cs="Arial"/>
                            <w:sz w:val="22"/>
                          </w:rPr>
                        </w:pPr>
                        <w:r>
                          <w:rPr>
                            <w:noProof/>
                          </w:rPr>
                          <mc:AlternateContent>
                            <mc:Choice Requires="wps">
                              <w:drawing>
                                <wp:anchor distT="0" distB="0" distL="114300" distR="114300" simplePos="0" relativeHeight="251658768" behindDoc="0" locked="1" layoutInCell="1" allowOverlap="1" wp14:anchorId="410ED3ED" wp14:editId="5FC4C626">
                                  <wp:simplePos x="0" y="0"/>
                                  <wp:positionH relativeFrom="column">
                                    <wp:align>center</wp:align>
                                  </wp:positionH>
                                  <wp:positionV relativeFrom="paragraph">
                                    <wp:posOffset>25400</wp:posOffset>
                                  </wp:positionV>
                                  <wp:extent cx="88900" cy="88900"/>
                                  <wp:effectExtent l="12065" t="13970" r="13335" b="11430"/>
                                  <wp:wrapNone/>
                                  <wp:docPr id="173176556" name="Oval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94316C9" id="Oval 559" o:spid="_x0000_s1026" style="position:absolute;margin-left:0;margin-top:2pt;width:7pt;height:7pt;z-index:2518753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8C62C97"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05A95E0C"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1F99393" w14:textId="77777777">
                    <w:tc>
                      <w:tcPr>
                        <w:tcW w:w="0" w:type="auto"/>
                        <w:tcMar>
                          <w:top w:w="80" w:type="dxa"/>
                          <w:bottom w:w="80" w:type="dxa"/>
                        </w:tcMar>
                      </w:tcPr>
                      <w:p w14:paraId="34D4129B" w14:textId="66DE8D99" w:rsidR="00F96CF5" w:rsidRDefault="00773C45">
                        <w:pPr>
                          <w:rPr>
                            <w:rFonts w:ascii="Arial" w:eastAsia="Arial" w:hAnsi="Arial" w:cs="Arial"/>
                            <w:sz w:val="22"/>
                          </w:rPr>
                        </w:pPr>
                        <w:r>
                          <w:rPr>
                            <w:noProof/>
                          </w:rPr>
                          <mc:AlternateContent>
                            <mc:Choice Requires="wps">
                              <w:drawing>
                                <wp:anchor distT="0" distB="0" distL="114300" distR="114300" simplePos="0" relativeHeight="251658769" behindDoc="0" locked="1" layoutInCell="1" allowOverlap="1" wp14:anchorId="70E50755" wp14:editId="009ECB01">
                                  <wp:simplePos x="0" y="0"/>
                                  <wp:positionH relativeFrom="column">
                                    <wp:align>center</wp:align>
                                  </wp:positionH>
                                  <wp:positionV relativeFrom="paragraph">
                                    <wp:posOffset>25400</wp:posOffset>
                                  </wp:positionV>
                                  <wp:extent cx="88900" cy="88900"/>
                                  <wp:effectExtent l="12065" t="6350" r="13335" b="9525"/>
                                  <wp:wrapNone/>
                                  <wp:docPr id="1033258516" name="Oval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6352C53" id="Oval 560" o:spid="_x0000_s1026" style="position:absolute;margin-left:0;margin-top:2pt;width:7pt;height:7pt;z-index:2518763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6DA8A5E" w14:textId="77777777" w:rsidR="00F96CF5" w:rsidRDefault="00F96CF5">
                        <w:pPr>
                          <w:rPr>
                            <w:rFonts w:ascii="Arial" w:eastAsia="Arial" w:hAnsi="Arial" w:cs="Arial"/>
                            <w:sz w:val="22"/>
                          </w:rPr>
                        </w:pPr>
                        <w:r>
                          <w:rPr>
                            <w:rFonts w:ascii="Arial" w:eastAsia="Arial" w:hAnsi="Arial" w:cs="Arial"/>
                            <w:sz w:val="22"/>
                          </w:rPr>
                          <w:t>Been integrated within traditional IMF core policy areas (i.e., exchange rate, monetary, fiscal, and financial sector)</w:t>
                        </w:r>
                      </w:p>
                    </w:tc>
                    <w:tc>
                      <w:tcPr>
                        <w:tcW w:w="0" w:type="auto"/>
                        <w:tcMar>
                          <w:top w:w="80" w:type="dxa"/>
                          <w:bottom w:w="80" w:type="dxa"/>
                        </w:tcMar>
                        <w:vAlign w:val="center"/>
                      </w:tcPr>
                      <w:p w14:paraId="48FB0B9E"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C03312F" w14:textId="77777777">
                    <w:tc>
                      <w:tcPr>
                        <w:tcW w:w="0" w:type="auto"/>
                        <w:tcMar>
                          <w:top w:w="80" w:type="dxa"/>
                          <w:bottom w:w="80" w:type="dxa"/>
                        </w:tcMar>
                      </w:tcPr>
                      <w:p w14:paraId="3E9F4CD0" w14:textId="170EE1CA" w:rsidR="00F96CF5" w:rsidRDefault="00773C45">
                        <w:pPr>
                          <w:rPr>
                            <w:rFonts w:ascii="Arial" w:eastAsia="Arial" w:hAnsi="Arial" w:cs="Arial"/>
                            <w:sz w:val="22"/>
                          </w:rPr>
                        </w:pPr>
                        <w:r>
                          <w:rPr>
                            <w:noProof/>
                          </w:rPr>
                          <mc:AlternateContent>
                            <mc:Choice Requires="wps">
                              <w:drawing>
                                <wp:anchor distT="0" distB="0" distL="114300" distR="114300" simplePos="0" relativeHeight="251658770" behindDoc="0" locked="1" layoutInCell="1" allowOverlap="1" wp14:anchorId="1D5738B9" wp14:editId="7D99F9BE">
                                  <wp:simplePos x="0" y="0"/>
                                  <wp:positionH relativeFrom="column">
                                    <wp:align>center</wp:align>
                                  </wp:positionH>
                                  <wp:positionV relativeFrom="paragraph">
                                    <wp:posOffset>25400</wp:posOffset>
                                  </wp:positionV>
                                  <wp:extent cx="88900" cy="88900"/>
                                  <wp:effectExtent l="12065" t="8255" r="13335" b="7620"/>
                                  <wp:wrapNone/>
                                  <wp:docPr id="1742704215" name="Oval 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A2D697" id="Oval 561" o:spid="_x0000_s1026" style="position:absolute;margin-left:0;margin-top:2pt;width:7pt;height:7pt;z-index:2518773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0529C50" w14:textId="77777777" w:rsidR="00F96CF5" w:rsidRDefault="00F96CF5">
                        <w:pPr>
                          <w:rPr>
                            <w:rFonts w:ascii="Arial" w:eastAsia="Arial" w:hAnsi="Arial" w:cs="Arial"/>
                            <w:sz w:val="22"/>
                          </w:rPr>
                        </w:pPr>
                        <w:r>
                          <w:rPr>
                            <w:rFonts w:ascii="Arial" w:eastAsia="Arial" w:hAnsi="Arial" w:cs="Arial"/>
                            <w:sz w:val="22"/>
                          </w:rPr>
                          <w:t>Crowded out training on other policy areas</w:t>
                        </w:r>
                      </w:p>
                    </w:tc>
                    <w:tc>
                      <w:tcPr>
                        <w:tcW w:w="0" w:type="auto"/>
                        <w:tcMar>
                          <w:top w:w="80" w:type="dxa"/>
                          <w:bottom w:w="80" w:type="dxa"/>
                        </w:tcMar>
                        <w:vAlign w:val="center"/>
                      </w:tcPr>
                      <w:p w14:paraId="7C4346E1"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090E7F0" w14:textId="77777777">
                    <w:tc>
                      <w:tcPr>
                        <w:tcW w:w="0" w:type="auto"/>
                        <w:tcMar>
                          <w:top w:w="80" w:type="dxa"/>
                          <w:bottom w:w="80" w:type="dxa"/>
                        </w:tcMar>
                      </w:tcPr>
                      <w:p w14:paraId="61829B48" w14:textId="4F5B0DE2" w:rsidR="00F96CF5" w:rsidRDefault="00773C45">
                        <w:pPr>
                          <w:rPr>
                            <w:rFonts w:ascii="Arial" w:eastAsia="Arial" w:hAnsi="Arial" w:cs="Arial"/>
                            <w:sz w:val="22"/>
                          </w:rPr>
                        </w:pPr>
                        <w:r>
                          <w:rPr>
                            <w:noProof/>
                          </w:rPr>
                          <mc:AlternateContent>
                            <mc:Choice Requires="wps">
                              <w:drawing>
                                <wp:anchor distT="0" distB="0" distL="114300" distR="114300" simplePos="0" relativeHeight="251658771" behindDoc="0" locked="1" layoutInCell="1" allowOverlap="1" wp14:anchorId="3627D9F7" wp14:editId="5A60D1BC">
                                  <wp:simplePos x="0" y="0"/>
                                  <wp:positionH relativeFrom="column">
                                    <wp:align>center</wp:align>
                                  </wp:positionH>
                                  <wp:positionV relativeFrom="paragraph">
                                    <wp:posOffset>25400</wp:posOffset>
                                  </wp:positionV>
                                  <wp:extent cx="88900" cy="88900"/>
                                  <wp:effectExtent l="12065" t="13970" r="13335" b="11430"/>
                                  <wp:wrapNone/>
                                  <wp:docPr id="585356349" name="Oval 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8521FEE" id="Oval 562" o:spid="_x0000_s1026" style="position:absolute;margin-left:0;margin-top:2pt;width:7pt;height:7pt;z-index:2518784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A8C16BC" w14:textId="77777777" w:rsidR="00F96CF5" w:rsidRDefault="00F96CF5">
                        <w:pPr>
                          <w:rPr>
                            <w:rFonts w:ascii="Arial" w:eastAsia="Arial" w:hAnsi="Arial" w:cs="Arial"/>
                            <w:sz w:val="22"/>
                          </w:rPr>
                        </w:pPr>
                        <w:r>
                          <w:rPr>
                            <w:rFonts w:ascii="Arial" w:eastAsia="Arial" w:hAnsi="Arial" w:cs="Arial"/>
                            <w:sz w:val="22"/>
                          </w:rPr>
                          <w:t>Crowded out training on other policy areas</w:t>
                        </w:r>
                      </w:p>
                    </w:tc>
                    <w:tc>
                      <w:tcPr>
                        <w:tcW w:w="0" w:type="auto"/>
                        <w:tcMar>
                          <w:top w:w="80" w:type="dxa"/>
                          <w:bottom w:w="80" w:type="dxa"/>
                        </w:tcMar>
                        <w:vAlign w:val="center"/>
                      </w:tcPr>
                      <w:p w14:paraId="1B51149F"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111FCD4" w14:textId="77777777">
                    <w:tc>
                      <w:tcPr>
                        <w:tcW w:w="0" w:type="auto"/>
                        <w:tcMar>
                          <w:top w:w="80" w:type="dxa"/>
                          <w:bottom w:w="80" w:type="dxa"/>
                        </w:tcMar>
                      </w:tcPr>
                      <w:p w14:paraId="221EA34D" w14:textId="696FC6DE" w:rsidR="00F96CF5" w:rsidRDefault="00773C45">
                        <w:pPr>
                          <w:rPr>
                            <w:rFonts w:ascii="Arial" w:eastAsia="Arial" w:hAnsi="Arial" w:cs="Arial"/>
                            <w:sz w:val="22"/>
                          </w:rPr>
                        </w:pPr>
                        <w:r>
                          <w:rPr>
                            <w:noProof/>
                          </w:rPr>
                          <mc:AlternateContent>
                            <mc:Choice Requires="wps">
                              <w:drawing>
                                <wp:anchor distT="0" distB="0" distL="114300" distR="114300" simplePos="0" relativeHeight="251658772" behindDoc="0" locked="1" layoutInCell="1" allowOverlap="1" wp14:anchorId="31E19A85" wp14:editId="1100DECB">
                                  <wp:simplePos x="0" y="0"/>
                                  <wp:positionH relativeFrom="column">
                                    <wp:align>center</wp:align>
                                  </wp:positionH>
                                  <wp:positionV relativeFrom="paragraph">
                                    <wp:posOffset>25400</wp:posOffset>
                                  </wp:positionV>
                                  <wp:extent cx="88900" cy="88900"/>
                                  <wp:effectExtent l="12065" t="6350" r="13335" b="9525"/>
                                  <wp:wrapNone/>
                                  <wp:docPr id="1314953566" name="Oval 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8176BA1" id="Oval 563" o:spid="_x0000_s1026" style="position:absolute;margin-left:0;margin-top:2pt;width:7pt;height:7pt;z-index:2518794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C6B94E5" w14:textId="77777777" w:rsidR="00F96CF5" w:rsidRDefault="00F96CF5">
                        <w:pPr>
                          <w:rPr>
                            <w:rFonts w:ascii="Arial" w:eastAsia="Arial" w:hAnsi="Arial" w:cs="Arial"/>
                            <w:sz w:val="22"/>
                          </w:rPr>
                        </w:pPr>
                        <w:r>
                          <w:rPr>
                            <w:rFonts w:ascii="Arial" w:eastAsia="Arial" w:hAnsi="Arial" w:cs="Arial"/>
                            <w:sz w:val="22"/>
                          </w:rPr>
                          <w:t>Crowded out training on other policy areas</w:t>
                        </w:r>
                      </w:p>
                    </w:tc>
                    <w:tc>
                      <w:tcPr>
                        <w:tcW w:w="0" w:type="auto"/>
                        <w:tcMar>
                          <w:top w:w="80" w:type="dxa"/>
                          <w:bottom w:w="80" w:type="dxa"/>
                        </w:tcMar>
                        <w:vAlign w:val="center"/>
                      </w:tcPr>
                      <w:p w14:paraId="163BD97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2C6DA5C" w14:textId="77777777">
                    <w:tc>
                      <w:tcPr>
                        <w:tcW w:w="0" w:type="auto"/>
                        <w:tcMar>
                          <w:top w:w="80" w:type="dxa"/>
                          <w:bottom w:w="80" w:type="dxa"/>
                        </w:tcMar>
                      </w:tcPr>
                      <w:p w14:paraId="7A1D01A4" w14:textId="2DCCB2BA" w:rsidR="00F96CF5" w:rsidRDefault="00773C45">
                        <w:pPr>
                          <w:rPr>
                            <w:rFonts w:ascii="Arial" w:eastAsia="Arial" w:hAnsi="Arial" w:cs="Arial"/>
                            <w:sz w:val="22"/>
                          </w:rPr>
                        </w:pPr>
                        <w:r>
                          <w:rPr>
                            <w:noProof/>
                          </w:rPr>
                          <mc:AlternateContent>
                            <mc:Choice Requires="wps">
                              <w:drawing>
                                <wp:anchor distT="0" distB="0" distL="114300" distR="114300" simplePos="0" relativeHeight="251658773" behindDoc="0" locked="1" layoutInCell="1" allowOverlap="1" wp14:anchorId="36F1A63A" wp14:editId="782B3CE9">
                                  <wp:simplePos x="0" y="0"/>
                                  <wp:positionH relativeFrom="column">
                                    <wp:align>center</wp:align>
                                  </wp:positionH>
                                  <wp:positionV relativeFrom="paragraph">
                                    <wp:posOffset>25400</wp:posOffset>
                                  </wp:positionV>
                                  <wp:extent cx="88900" cy="88900"/>
                                  <wp:effectExtent l="12065" t="8255" r="13335" b="7620"/>
                                  <wp:wrapNone/>
                                  <wp:docPr id="1047351645" name="Oval 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2A4995A" id="Oval 564" o:spid="_x0000_s1026" style="position:absolute;margin-left:0;margin-top:2pt;width:7pt;height:7pt;z-index:2518804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5D4EC5C" w14:textId="77777777" w:rsidR="00F96CF5" w:rsidRDefault="00F96CF5">
                        <w:pPr>
                          <w:rPr>
                            <w:rFonts w:ascii="Arial" w:eastAsia="Arial" w:hAnsi="Arial" w:cs="Arial"/>
                            <w:sz w:val="22"/>
                          </w:rPr>
                        </w:pPr>
                        <w:r>
                          <w:rPr>
                            <w:rFonts w:ascii="Arial" w:eastAsia="Arial" w:hAnsi="Arial" w:cs="Arial"/>
                            <w:sz w:val="22"/>
                          </w:rPr>
                          <w:t>Crowded out training on other policy areas</w:t>
                        </w:r>
                      </w:p>
                    </w:tc>
                    <w:tc>
                      <w:tcPr>
                        <w:tcW w:w="0" w:type="auto"/>
                        <w:tcMar>
                          <w:top w:w="80" w:type="dxa"/>
                          <w:bottom w:w="80" w:type="dxa"/>
                        </w:tcMar>
                        <w:vAlign w:val="center"/>
                      </w:tcPr>
                      <w:p w14:paraId="147C61F6"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1ED33AF7" w14:textId="77777777">
                    <w:tc>
                      <w:tcPr>
                        <w:tcW w:w="0" w:type="auto"/>
                        <w:tcMar>
                          <w:top w:w="80" w:type="dxa"/>
                          <w:bottom w:w="80" w:type="dxa"/>
                        </w:tcMar>
                      </w:tcPr>
                      <w:p w14:paraId="21B3B38C" w14:textId="6C69D724" w:rsidR="00F96CF5" w:rsidRDefault="00773C45">
                        <w:pPr>
                          <w:rPr>
                            <w:rFonts w:ascii="Arial" w:eastAsia="Arial" w:hAnsi="Arial" w:cs="Arial"/>
                            <w:sz w:val="22"/>
                          </w:rPr>
                        </w:pPr>
                        <w:r>
                          <w:rPr>
                            <w:noProof/>
                          </w:rPr>
                          <mc:AlternateContent>
                            <mc:Choice Requires="wps">
                              <w:drawing>
                                <wp:anchor distT="0" distB="0" distL="114300" distR="114300" simplePos="0" relativeHeight="251658774" behindDoc="0" locked="1" layoutInCell="1" allowOverlap="1" wp14:anchorId="6F82C49A" wp14:editId="475D96AA">
                                  <wp:simplePos x="0" y="0"/>
                                  <wp:positionH relativeFrom="column">
                                    <wp:align>center</wp:align>
                                  </wp:positionH>
                                  <wp:positionV relativeFrom="paragraph">
                                    <wp:posOffset>25400</wp:posOffset>
                                  </wp:positionV>
                                  <wp:extent cx="88900" cy="88900"/>
                                  <wp:effectExtent l="12065" t="10160" r="13335" b="5715"/>
                                  <wp:wrapNone/>
                                  <wp:docPr id="1680284829" name="Oval 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0F1257" id="Oval 565" o:spid="_x0000_s1026" style="position:absolute;margin-left:0;margin-top:2pt;width:7pt;height:7pt;z-index:2518814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5FBB737"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24B069B0"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A149DC8" w14:textId="77777777">
                    <w:tc>
                      <w:tcPr>
                        <w:tcW w:w="0" w:type="auto"/>
                        <w:tcMar>
                          <w:top w:w="80" w:type="dxa"/>
                          <w:bottom w:w="80" w:type="dxa"/>
                        </w:tcMar>
                      </w:tcPr>
                      <w:p w14:paraId="2889C7C9" w14:textId="00102DA6" w:rsidR="00F96CF5" w:rsidRDefault="00773C45">
                        <w:pPr>
                          <w:rPr>
                            <w:rFonts w:ascii="Arial" w:eastAsia="Arial" w:hAnsi="Arial" w:cs="Arial"/>
                            <w:sz w:val="22"/>
                          </w:rPr>
                        </w:pPr>
                        <w:r>
                          <w:rPr>
                            <w:noProof/>
                          </w:rPr>
                          <mc:AlternateContent>
                            <mc:Choice Requires="wps">
                              <w:drawing>
                                <wp:anchor distT="0" distB="0" distL="114300" distR="114300" simplePos="0" relativeHeight="251658775" behindDoc="0" locked="1" layoutInCell="1" allowOverlap="1" wp14:anchorId="06BD375E" wp14:editId="3E208161">
                                  <wp:simplePos x="0" y="0"/>
                                  <wp:positionH relativeFrom="column">
                                    <wp:align>center</wp:align>
                                  </wp:positionH>
                                  <wp:positionV relativeFrom="paragraph">
                                    <wp:posOffset>25400</wp:posOffset>
                                  </wp:positionV>
                                  <wp:extent cx="88900" cy="88900"/>
                                  <wp:effectExtent l="12065" t="6350" r="13335" b="9525"/>
                                  <wp:wrapNone/>
                                  <wp:docPr id="216400701" name="Oval 5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4683460" id="Oval 566" o:spid="_x0000_s1026" style="position:absolute;margin-left:0;margin-top:2pt;width:7pt;height:7pt;z-index:2518824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8C22A62"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5BE0CC90"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7AB345D" w14:textId="77777777">
                    <w:tc>
                      <w:tcPr>
                        <w:tcW w:w="0" w:type="auto"/>
                        <w:tcMar>
                          <w:top w:w="80" w:type="dxa"/>
                          <w:bottom w:w="80" w:type="dxa"/>
                        </w:tcMar>
                      </w:tcPr>
                      <w:p w14:paraId="63F5E9F4" w14:textId="0AC2C136" w:rsidR="00F96CF5" w:rsidRDefault="00773C45">
                        <w:pPr>
                          <w:rPr>
                            <w:rFonts w:ascii="Arial" w:eastAsia="Arial" w:hAnsi="Arial" w:cs="Arial"/>
                            <w:sz w:val="22"/>
                          </w:rPr>
                        </w:pPr>
                        <w:r>
                          <w:rPr>
                            <w:noProof/>
                          </w:rPr>
                          <mc:AlternateContent>
                            <mc:Choice Requires="wps">
                              <w:drawing>
                                <wp:anchor distT="0" distB="0" distL="114300" distR="114300" simplePos="0" relativeHeight="251658776" behindDoc="0" locked="1" layoutInCell="1" allowOverlap="1" wp14:anchorId="2401C886" wp14:editId="752AEC93">
                                  <wp:simplePos x="0" y="0"/>
                                  <wp:positionH relativeFrom="column">
                                    <wp:align>center</wp:align>
                                  </wp:positionH>
                                  <wp:positionV relativeFrom="paragraph">
                                    <wp:posOffset>25400</wp:posOffset>
                                  </wp:positionV>
                                  <wp:extent cx="88900" cy="88900"/>
                                  <wp:effectExtent l="12065" t="8255" r="13335" b="7620"/>
                                  <wp:wrapNone/>
                                  <wp:docPr id="1136985766" name="Oval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828010E" id="Oval 567" o:spid="_x0000_s1026" style="position:absolute;margin-left:0;margin-top:2pt;width:7pt;height:7pt;z-index:2518835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1D2FD9"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36C17B7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66A6CB9" w14:textId="77777777">
                    <w:tc>
                      <w:tcPr>
                        <w:tcW w:w="0" w:type="auto"/>
                        <w:tcMar>
                          <w:top w:w="80" w:type="dxa"/>
                          <w:bottom w:w="80" w:type="dxa"/>
                        </w:tcMar>
                      </w:tcPr>
                      <w:p w14:paraId="3E04B857" w14:textId="7CEB686E" w:rsidR="00F96CF5" w:rsidRDefault="00773C45">
                        <w:pPr>
                          <w:rPr>
                            <w:rFonts w:ascii="Arial" w:eastAsia="Arial" w:hAnsi="Arial" w:cs="Arial"/>
                            <w:sz w:val="22"/>
                          </w:rPr>
                        </w:pPr>
                        <w:r>
                          <w:rPr>
                            <w:noProof/>
                          </w:rPr>
                          <mc:AlternateContent>
                            <mc:Choice Requires="wps">
                              <w:drawing>
                                <wp:anchor distT="0" distB="0" distL="114300" distR="114300" simplePos="0" relativeHeight="251658777" behindDoc="0" locked="1" layoutInCell="1" allowOverlap="1" wp14:anchorId="73767912" wp14:editId="519FDCEE">
                                  <wp:simplePos x="0" y="0"/>
                                  <wp:positionH relativeFrom="column">
                                    <wp:align>center</wp:align>
                                  </wp:positionH>
                                  <wp:positionV relativeFrom="paragraph">
                                    <wp:posOffset>25400</wp:posOffset>
                                  </wp:positionV>
                                  <wp:extent cx="88900" cy="88900"/>
                                  <wp:effectExtent l="12065" t="10160" r="13335" b="5715"/>
                                  <wp:wrapNone/>
                                  <wp:docPr id="1172797483" name="Oval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A637CA" id="Oval 568" o:spid="_x0000_s1026" style="position:absolute;margin-left:0;margin-top:2pt;width:7pt;height:7pt;z-index:2518845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620B24D"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3F6525DD"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3FA86389" w14:textId="77777777">
                    <w:tc>
                      <w:tcPr>
                        <w:tcW w:w="0" w:type="auto"/>
                        <w:tcMar>
                          <w:top w:w="80" w:type="dxa"/>
                          <w:bottom w:w="80" w:type="dxa"/>
                        </w:tcMar>
                      </w:tcPr>
                      <w:p w14:paraId="5BD9BC16" w14:textId="29742736" w:rsidR="00F96CF5" w:rsidRDefault="00773C45">
                        <w:pPr>
                          <w:rPr>
                            <w:rFonts w:ascii="Arial" w:eastAsia="Arial" w:hAnsi="Arial" w:cs="Arial"/>
                            <w:sz w:val="22"/>
                          </w:rPr>
                        </w:pPr>
                        <w:r>
                          <w:rPr>
                            <w:noProof/>
                          </w:rPr>
                          <mc:AlternateContent>
                            <mc:Choice Requires="wps">
                              <w:drawing>
                                <wp:anchor distT="0" distB="0" distL="114300" distR="114300" simplePos="0" relativeHeight="251658778" behindDoc="0" locked="1" layoutInCell="1" allowOverlap="1" wp14:anchorId="230F90D1" wp14:editId="1A0769D7">
                                  <wp:simplePos x="0" y="0"/>
                                  <wp:positionH relativeFrom="column">
                                    <wp:align>center</wp:align>
                                  </wp:positionH>
                                  <wp:positionV relativeFrom="paragraph">
                                    <wp:posOffset>25400</wp:posOffset>
                                  </wp:positionV>
                                  <wp:extent cx="88900" cy="88900"/>
                                  <wp:effectExtent l="12065" t="12065" r="13335" b="13335"/>
                                  <wp:wrapNone/>
                                  <wp:docPr id="1372469229" name="Oval 5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BB95E9E" id="Oval 569" o:spid="_x0000_s1026" style="position:absolute;margin-left:0;margin-top:2pt;width:7pt;height:7pt;z-index:2518855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B1191C0"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7C1152F4"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6081480C" w14:textId="77777777">
                    <w:tc>
                      <w:tcPr>
                        <w:tcW w:w="0" w:type="auto"/>
                        <w:tcMar>
                          <w:top w:w="80" w:type="dxa"/>
                          <w:bottom w:w="80" w:type="dxa"/>
                        </w:tcMar>
                      </w:tcPr>
                      <w:p w14:paraId="39FF5337" w14:textId="22F6D181" w:rsidR="00F96CF5" w:rsidRDefault="00773C45">
                        <w:pPr>
                          <w:rPr>
                            <w:rFonts w:ascii="Arial" w:eastAsia="Arial" w:hAnsi="Arial" w:cs="Arial"/>
                            <w:sz w:val="22"/>
                          </w:rPr>
                        </w:pPr>
                        <w:r>
                          <w:rPr>
                            <w:noProof/>
                          </w:rPr>
                          <mc:AlternateContent>
                            <mc:Choice Requires="wps">
                              <w:drawing>
                                <wp:anchor distT="0" distB="0" distL="114300" distR="114300" simplePos="0" relativeHeight="251658779" behindDoc="0" locked="1" layoutInCell="1" allowOverlap="1" wp14:anchorId="27335D59" wp14:editId="287EC921">
                                  <wp:simplePos x="0" y="0"/>
                                  <wp:positionH relativeFrom="column">
                                    <wp:align>center</wp:align>
                                  </wp:positionH>
                                  <wp:positionV relativeFrom="paragraph">
                                    <wp:posOffset>25400</wp:posOffset>
                                  </wp:positionV>
                                  <wp:extent cx="88900" cy="88900"/>
                                  <wp:effectExtent l="12065" t="8255" r="13335" b="7620"/>
                                  <wp:wrapNone/>
                                  <wp:docPr id="827909738" name="Oval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8BBC549" id="Oval 570" o:spid="_x0000_s1026" style="position:absolute;margin-left:0;margin-top:2pt;width:7pt;height:7pt;z-index:2518865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32833A9"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0852833C"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5D1F3BE" w14:textId="77777777">
                    <w:tc>
                      <w:tcPr>
                        <w:tcW w:w="0" w:type="auto"/>
                        <w:tcMar>
                          <w:top w:w="80" w:type="dxa"/>
                          <w:bottom w:w="80" w:type="dxa"/>
                        </w:tcMar>
                      </w:tcPr>
                      <w:p w14:paraId="5AB5D77D" w14:textId="74608DE2" w:rsidR="00F96CF5" w:rsidRDefault="00773C45">
                        <w:pPr>
                          <w:rPr>
                            <w:rFonts w:ascii="Arial" w:eastAsia="Arial" w:hAnsi="Arial" w:cs="Arial"/>
                            <w:sz w:val="22"/>
                          </w:rPr>
                        </w:pPr>
                        <w:r>
                          <w:rPr>
                            <w:noProof/>
                          </w:rPr>
                          <mc:AlternateContent>
                            <mc:Choice Requires="wps">
                              <w:drawing>
                                <wp:anchor distT="0" distB="0" distL="114300" distR="114300" simplePos="0" relativeHeight="251658780" behindDoc="0" locked="1" layoutInCell="1" allowOverlap="1" wp14:anchorId="7890D461" wp14:editId="66841683">
                                  <wp:simplePos x="0" y="0"/>
                                  <wp:positionH relativeFrom="column">
                                    <wp:align>center</wp:align>
                                  </wp:positionH>
                                  <wp:positionV relativeFrom="paragraph">
                                    <wp:posOffset>25400</wp:posOffset>
                                  </wp:positionV>
                                  <wp:extent cx="88900" cy="88900"/>
                                  <wp:effectExtent l="12065" t="10160" r="13335" b="5715"/>
                                  <wp:wrapNone/>
                                  <wp:docPr id="1100682413" name="Oval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B5065C7" id="Oval 571" o:spid="_x0000_s1026" style="position:absolute;margin-left:0;margin-top:2pt;width:7pt;height:7pt;z-index:2518876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D18BC2B"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08F7645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593970F" w14:textId="77777777">
                    <w:tc>
                      <w:tcPr>
                        <w:tcW w:w="0" w:type="auto"/>
                        <w:tcMar>
                          <w:top w:w="80" w:type="dxa"/>
                          <w:bottom w:w="80" w:type="dxa"/>
                        </w:tcMar>
                      </w:tcPr>
                      <w:p w14:paraId="32807D17" w14:textId="52B60670" w:rsidR="00F96CF5" w:rsidRDefault="00773C45">
                        <w:pPr>
                          <w:rPr>
                            <w:rFonts w:ascii="Arial" w:eastAsia="Arial" w:hAnsi="Arial" w:cs="Arial"/>
                            <w:sz w:val="22"/>
                          </w:rPr>
                        </w:pPr>
                        <w:r>
                          <w:rPr>
                            <w:noProof/>
                          </w:rPr>
                          <mc:AlternateContent>
                            <mc:Choice Requires="wps">
                              <w:drawing>
                                <wp:anchor distT="0" distB="0" distL="114300" distR="114300" simplePos="0" relativeHeight="251658781" behindDoc="0" locked="1" layoutInCell="1" allowOverlap="1" wp14:anchorId="67307E27" wp14:editId="21ABB11A">
                                  <wp:simplePos x="0" y="0"/>
                                  <wp:positionH relativeFrom="column">
                                    <wp:align>center</wp:align>
                                  </wp:positionH>
                                  <wp:positionV relativeFrom="paragraph">
                                    <wp:posOffset>25400</wp:posOffset>
                                  </wp:positionV>
                                  <wp:extent cx="88900" cy="88900"/>
                                  <wp:effectExtent l="12065" t="12065" r="13335" b="13335"/>
                                  <wp:wrapNone/>
                                  <wp:docPr id="2042124395" name="Oval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3D75ED6" id="Oval 572" o:spid="_x0000_s1026" style="position:absolute;margin-left:0;margin-top:2pt;width:7pt;height:7pt;z-index:2518886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64BB69F"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21A9AE62"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69F49D10" w14:textId="77777777">
                    <w:tc>
                      <w:tcPr>
                        <w:tcW w:w="0" w:type="auto"/>
                        <w:tcMar>
                          <w:top w:w="80" w:type="dxa"/>
                          <w:bottom w:w="80" w:type="dxa"/>
                        </w:tcMar>
                      </w:tcPr>
                      <w:p w14:paraId="0A16C96F" w14:textId="4FC79E2E" w:rsidR="00F96CF5" w:rsidRDefault="00773C45">
                        <w:pPr>
                          <w:rPr>
                            <w:rFonts w:ascii="Arial" w:eastAsia="Arial" w:hAnsi="Arial" w:cs="Arial"/>
                            <w:sz w:val="22"/>
                          </w:rPr>
                        </w:pPr>
                        <w:r>
                          <w:rPr>
                            <w:noProof/>
                          </w:rPr>
                          <mc:AlternateContent>
                            <mc:Choice Requires="wps">
                              <w:drawing>
                                <wp:anchor distT="0" distB="0" distL="114300" distR="114300" simplePos="0" relativeHeight="251658782" behindDoc="0" locked="1" layoutInCell="1" allowOverlap="1" wp14:anchorId="4A64942E" wp14:editId="06CBB411">
                                  <wp:simplePos x="0" y="0"/>
                                  <wp:positionH relativeFrom="column">
                                    <wp:align>center</wp:align>
                                  </wp:positionH>
                                  <wp:positionV relativeFrom="paragraph">
                                    <wp:posOffset>25400</wp:posOffset>
                                  </wp:positionV>
                                  <wp:extent cx="88900" cy="88900"/>
                                  <wp:effectExtent l="12065" t="13970" r="13335" b="11430"/>
                                  <wp:wrapNone/>
                                  <wp:docPr id="133681942" name="Oval 5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C89D8E5" id="Oval 573" o:spid="_x0000_s1026" style="position:absolute;margin-left:0;margin-top:2pt;width:7pt;height:7pt;z-index:2518896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73A5688"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0416638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B2EAD77" w14:textId="77777777">
                    <w:tc>
                      <w:tcPr>
                        <w:tcW w:w="0" w:type="auto"/>
                        <w:tcMar>
                          <w:top w:w="80" w:type="dxa"/>
                          <w:bottom w:w="80" w:type="dxa"/>
                        </w:tcMar>
                      </w:tcPr>
                      <w:p w14:paraId="683A4E0B" w14:textId="0F3B632B" w:rsidR="00F96CF5" w:rsidRDefault="00773C45">
                        <w:pPr>
                          <w:rPr>
                            <w:rFonts w:ascii="Arial" w:eastAsia="Arial" w:hAnsi="Arial" w:cs="Arial"/>
                            <w:sz w:val="22"/>
                          </w:rPr>
                        </w:pPr>
                        <w:r>
                          <w:rPr>
                            <w:noProof/>
                          </w:rPr>
                          <mc:AlternateContent>
                            <mc:Choice Requires="wps">
                              <w:drawing>
                                <wp:anchor distT="0" distB="0" distL="114300" distR="114300" simplePos="0" relativeHeight="251658783" behindDoc="0" locked="1" layoutInCell="1" allowOverlap="1" wp14:anchorId="0F9585C6" wp14:editId="030FC669">
                                  <wp:simplePos x="0" y="0"/>
                                  <wp:positionH relativeFrom="column">
                                    <wp:align>center</wp:align>
                                  </wp:positionH>
                                  <wp:positionV relativeFrom="paragraph">
                                    <wp:posOffset>25400</wp:posOffset>
                                  </wp:positionV>
                                  <wp:extent cx="88900" cy="88900"/>
                                  <wp:effectExtent l="12065" t="12065" r="13335" b="13335"/>
                                  <wp:wrapNone/>
                                  <wp:docPr id="661611729" name="Oval 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DC913AF" id="Oval 574" o:spid="_x0000_s1026" style="position:absolute;margin-left:0;margin-top:2pt;width:7pt;height:7pt;z-index:2518906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FD0F708"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2EA1AB20"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20C4E92" w14:textId="77777777">
                    <w:tc>
                      <w:tcPr>
                        <w:tcW w:w="0" w:type="auto"/>
                        <w:tcMar>
                          <w:top w:w="80" w:type="dxa"/>
                          <w:bottom w:w="80" w:type="dxa"/>
                        </w:tcMar>
                      </w:tcPr>
                      <w:p w14:paraId="18C1629C" w14:textId="2C63DA8F" w:rsidR="00F96CF5" w:rsidRDefault="00773C45">
                        <w:pPr>
                          <w:rPr>
                            <w:rFonts w:ascii="Arial" w:eastAsia="Arial" w:hAnsi="Arial" w:cs="Arial"/>
                            <w:sz w:val="22"/>
                          </w:rPr>
                        </w:pPr>
                        <w:r>
                          <w:rPr>
                            <w:noProof/>
                          </w:rPr>
                          <mc:AlternateContent>
                            <mc:Choice Requires="wps">
                              <w:drawing>
                                <wp:anchor distT="0" distB="0" distL="114300" distR="114300" simplePos="0" relativeHeight="251658784" behindDoc="0" locked="1" layoutInCell="1" allowOverlap="1" wp14:anchorId="7639C755" wp14:editId="49B7D499">
                                  <wp:simplePos x="0" y="0"/>
                                  <wp:positionH relativeFrom="column">
                                    <wp:align>center</wp:align>
                                  </wp:positionH>
                                  <wp:positionV relativeFrom="paragraph">
                                    <wp:posOffset>25400</wp:posOffset>
                                  </wp:positionV>
                                  <wp:extent cx="88900" cy="88900"/>
                                  <wp:effectExtent l="12065" t="13970" r="13335" b="11430"/>
                                  <wp:wrapNone/>
                                  <wp:docPr id="1317954302" name="Oval 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EBDD659" id="Oval 575" o:spid="_x0000_s1026" style="position:absolute;margin-left:0;margin-top:2pt;width:7pt;height:7pt;z-index:2518917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DF0ACE0"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2524DBA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B35E712" w14:textId="77777777">
                    <w:tc>
                      <w:tcPr>
                        <w:tcW w:w="0" w:type="auto"/>
                        <w:tcMar>
                          <w:top w:w="80" w:type="dxa"/>
                          <w:bottom w:w="80" w:type="dxa"/>
                        </w:tcMar>
                      </w:tcPr>
                      <w:p w14:paraId="7D2EFEE4" w14:textId="676068E4" w:rsidR="00F96CF5" w:rsidRDefault="00773C45">
                        <w:pPr>
                          <w:rPr>
                            <w:rFonts w:ascii="Arial" w:eastAsia="Arial" w:hAnsi="Arial" w:cs="Arial"/>
                            <w:sz w:val="22"/>
                          </w:rPr>
                        </w:pPr>
                        <w:r>
                          <w:rPr>
                            <w:noProof/>
                          </w:rPr>
                          <mc:AlternateContent>
                            <mc:Choice Requires="wps">
                              <w:drawing>
                                <wp:anchor distT="0" distB="0" distL="114300" distR="114300" simplePos="0" relativeHeight="251658785" behindDoc="0" locked="1" layoutInCell="1" allowOverlap="1" wp14:anchorId="21A0EFE2" wp14:editId="65F0F128">
                                  <wp:simplePos x="0" y="0"/>
                                  <wp:positionH relativeFrom="column">
                                    <wp:align>center</wp:align>
                                  </wp:positionH>
                                  <wp:positionV relativeFrom="paragraph">
                                    <wp:posOffset>25400</wp:posOffset>
                                  </wp:positionV>
                                  <wp:extent cx="88900" cy="88900"/>
                                  <wp:effectExtent l="12065" t="6350" r="13335" b="9525"/>
                                  <wp:wrapNone/>
                                  <wp:docPr id="1731132611" name="Oval 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2B1B739" id="Oval 576" o:spid="_x0000_s1026" style="position:absolute;margin-left:0;margin-top:2pt;width:7pt;height:7pt;z-index:2518927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EF57874"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7A1AA4EC"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57B716D" w14:textId="77777777">
                    <w:tc>
                      <w:tcPr>
                        <w:tcW w:w="0" w:type="auto"/>
                        <w:tcMar>
                          <w:top w:w="80" w:type="dxa"/>
                          <w:bottom w:w="80" w:type="dxa"/>
                        </w:tcMar>
                      </w:tcPr>
                      <w:p w14:paraId="0DEE88C4" w14:textId="700CAD3F" w:rsidR="00F96CF5" w:rsidRDefault="00773C45">
                        <w:pPr>
                          <w:rPr>
                            <w:rFonts w:ascii="Arial" w:eastAsia="Arial" w:hAnsi="Arial" w:cs="Arial"/>
                            <w:sz w:val="22"/>
                          </w:rPr>
                        </w:pPr>
                        <w:r>
                          <w:rPr>
                            <w:noProof/>
                          </w:rPr>
                          <mc:AlternateContent>
                            <mc:Choice Requires="wps">
                              <w:drawing>
                                <wp:anchor distT="0" distB="0" distL="114300" distR="114300" simplePos="0" relativeHeight="251658786" behindDoc="0" locked="1" layoutInCell="1" allowOverlap="1" wp14:anchorId="361F6913" wp14:editId="587733D7">
                                  <wp:simplePos x="0" y="0"/>
                                  <wp:positionH relativeFrom="column">
                                    <wp:align>center</wp:align>
                                  </wp:positionH>
                                  <wp:positionV relativeFrom="paragraph">
                                    <wp:posOffset>25400</wp:posOffset>
                                  </wp:positionV>
                                  <wp:extent cx="88900" cy="88900"/>
                                  <wp:effectExtent l="12065" t="8255" r="13335" b="7620"/>
                                  <wp:wrapNone/>
                                  <wp:docPr id="499780683" name="Oval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BC9F14F" id="Oval 577" o:spid="_x0000_s1026" style="position:absolute;margin-left:0;margin-top:2pt;width:7pt;height:7pt;z-index:2518937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30177FC"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3A64BB8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0205DAD" w14:textId="77777777">
                    <w:tc>
                      <w:tcPr>
                        <w:tcW w:w="0" w:type="auto"/>
                        <w:tcMar>
                          <w:top w:w="80" w:type="dxa"/>
                          <w:bottom w:w="80" w:type="dxa"/>
                        </w:tcMar>
                      </w:tcPr>
                      <w:p w14:paraId="2BBB49B3" w14:textId="61813433" w:rsidR="00F96CF5" w:rsidRDefault="00773C45">
                        <w:pPr>
                          <w:rPr>
                            <w:rFonts w:ascii="Arial" w:eastAsia="Arial" w:hAnsi="Arial" w:cs="Arial"/>
                            <w:sz w:val="22"/>
                          </w:rPr>
                        </w:pPr>
                        <w:r>
                          <w:rPr>
                            <w:noProof/>
                          </w:rPr>
                          <mc:AlternateContent>
                            <mc:Choice Requires="wps">
                              <w:drawing>
                                <wp:anchor distT="0" distB="0" distL="114300" distR="114300" simplePos="0" relativeHeight="251658787" behindDoc="0" locked="1" layoutInCell="1" allowOverlap="1" wp14:anchorId="6E0ECBAD" wp14:editId="2BF4983D">
                                  <wp:simplePos x="0" y="0"/>
                                  <wp:positionH relativeFrom="column">
                                    <wp:align>center</wp:align>
                                  </wp:positionH>
                                  <wp:positionV relativeFrom="paragraph">
                                    <wp:posOffset>25400</wp:posOffset>
                                  </wp:positionV>
                                  <wp:extent cx="88900" cy="88900"/>
                                  <wp:effectExtent l="12065" t="13970" r="13335" b="11430"/>
                                  <wp:wrapNone/>
                                  <wp:docPr id="929143645" name="Oval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D83CB51" id="Oval 578" o:spid="_x0000_s1026" style="position:absolute;margin-left:0;margin-top:2pt;width:7pt;height:7pt;z-index:2518947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B072F78"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6DB4E775"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9159243" w14:textId="77777777">
                    <w:tc>
                      <w:tcPr>
                        <w:tcW w:w="0" w:type="auto"/>
                        <w:tcMar>
                          <w:top w:w="80" w:type="dxa"/>
                          <w:bottom w:w="80" w:type="dxa"/>
                        </w:tcMar>
                      </w:tcPr>
                      <w:p w14:paraId="04B69E87" w14:textId="14624872" w:rsidR="00F96CF5" w:rsidRDefault="00773C45">
                        <w:pPr>
                          <w:rPr>
                            <w:rFonts w:ascii="Arial" w:eastAsia="Arial" w:hAnsi="Arial" w:cs="Arial"/>
                            <w:sz w:val="22"/>
                          </w:rPr>
                        </w:pPr>
                        <w:r>
                          <w:rPr>
                            <w:noProof/>
                          </w:rPr>
                          <mc:AlternateContent>
                            <mc:Choice Requires="wps">
                              <w:drawing>
                                <wp:anchor distT="0" distB="0" distL="114300" distR="114300" simplePos="0" relativeHeight="251658788" behindDoc="0" locked="1" layoutInCell="1" allowOverlap="1" wp14:anchorId="48A89A84" wp14:editId="61C66D77">
                                  <wp:simplePos x="0" y="0"/>
                                  <wp:positionH relativeFrom="column">
                                    <wp:align>center</wp:align>
                                  </wp:positionH>
                                  <wp:positionV relativeFrom="paragraph">
                                    <wp:posOffset>25400</wp:posOffset>
                                  </wp:positionV>
                                  <wp:extent cx="88900" cy="88900"/>
                                  <wp:effectExtent l="12065" t="6350" r="13335" b="9525"/>
                                  <wp:wrapNone/>
                                  <wp:docPr id="571564327" name="Oval 5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D5D73C0" id="Oval 579" o:spid="_x0000_s1026" style="position:absolute;margin-left:0;margin-top:2pt;width:7pt;height:7pt;z-index:2518958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EC4B00"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4006346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001DCFD" w14:textId="77777777">
                    <w:tc>
                      <w:tcPr>
                        <w:tcW w:w="0" w:type="auto"/>
                        <w:tcMar>
                          <w:top w:w="80" w:type="dxa"/>
                          <w:bottom w:w="80" w:type="dxa"/>
                        </w:tcMar>
                      </w:tcPr>
                      <w:p w14:paraId="5B98E051" w14:textId="4A4022A5" w:rsidR="00F96CF5" w:rsidRDefault="00773C45">
                        <w:pPr>
                          <w:rPr>
                            <w:rFonts w:ascii="Arial" w:eastAsia="Arial" w:hAnsi="Arial" w:cs="Arial"/>
                            <w:sz w:val="22"/>
                          </w:rPr>
                        </w:pPr>
                        <w:r>
                          <w:rPr>
                            <w:noProof/>
                          </w:rPr>
                          <mc:AlternateContent>
                            <mc:Choice Requires="wps">
                              <w:drawing>
                                <wp:anchor distT="0" distB="0" distL="114300" distR="114300" simplePos="0" relativeHeight="251658789" behindDoc="0" locked="1" layoutInCell="1" allowOverlap="1" wp14:anchorId="073C9EBC" wp14:editId="2262FAE7">
                                  <wp:simplePos x="0" y="0"/>
                                  <wp:positionH relativeFrom="column">
                                    <wp:align>center</wp:align>
                                  </wp:positionH>
                                  <wp:positionV relativeFrom="paragraph">
                                    <wp:posOffset>25400</wp:posOffset>
                                  </wp:positionV>
                                  <wp:extent cx="88900" cy="88900"/>
                                  <wp:effectExtent l="12065" t="8255" r="13335" b="7620"/>
                                  <wp:wrapNone/>
                                  <wp:docPr id="1552442955" name="Oval 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4D574E4" id="Oval 580" o:spid="_x0000_s1026" style="position:absolute;margin-left:0;margin-top:2pt;width:7pt;height:7pt;z-index:2518968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2E26450"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122EFF39"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5A7F268" w14:textId="77777777">
                    <w:tc>
                      <w:tcPr>
                        <w:tcW w:w="0" w:type="auto"/>
                        <w:tcMar>
                          <w:top w:w="80" w:type="dxa"/>
                          <w:bottom w:w="80" w:type="dxa"/>
                        </w:tcMar>
                      </w:tcPr>
                      <w:p w14:paraId="5287A0FD" w14:textId="54592D8D" w:rsidR="00F96CF5" w:rsidRDefault="00773C45">
                        <w:pPr>
                          <w:rPr>
                            <w:rFonts w:ascii="Arial" w:eastAsia="Arial" w:hAnsi="Arial" w:cs="Arial"/>
                            <w:sz w:val="22"/>
                          </w:rPr>
                        </w:pPr>
                        <w:r>
                          <w:rPr>
                            <w:noProof/>
                          </w:rPr>
                          <mc:AlternateContent>
                            <mc:Choice Requires="wps">
                              <w:drawing>
                                <wp:anchor distT="0" distB="0" distL="114300" distR="114300" simplePos="0" relativeHeight="251658790" behindDoc="0" locked="1" layoutInCell="1" allowOverlap="1" wp14:anchorId="3BA25189" wp14:editId="2241E0C8">
                                  <wp:simplePos x="0" y="0"/>
                                  <wp:positionH relativeFrom="column">
                                    <wp:align>center</wp:align>
                                  </wp:positionH>
                                  <wp:positionV relativeFrom="paragraph">
                                    <wp:posOffset>25400</wp:posOffset>
                                  </wp:positionV>
                                  <wp:extent cx="88900" cy="88900"/>
                                  <wp:effectExtent l="12065" t="10160" r="13335" b="5715"/>
                                  <wp:wrapNone/>
                                  <wp:docPr id="1819105205"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2AA56C" id="Oval 581" o:spid="_x0000_s1026" style="position:absolute;margin-left:0;margin-top:2pt;width:7pt;height:7pt;z-index:2518978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837E3E6" w14:textId="77777777" w:rsidR="00F96CF5" w:rsidRDefault="00F96CF5">
                        <w:pPr>
                          <w:rPr>
                            <w:rFonts w:ascii="Arial" w:eastAsia="Arial" w:hAnsi="Arial" w:cs="Arial"/>
                            <w:sz w:val="22"/>
                          </w:rPr>
                        </w:pPr>
                        <w:r>
                          <w:rPr>
                            <w:rFonts w:ascii="Arial" w:eastAsia="Arial" w:hAnsi="Arial" w:cs="Arial"/>
                            <w:sz w:val="22"/>
                          </w:rPr>
                          <w:t>Been monitored for its results</w:t>
                        </w:r>
                      </w:p>
                    </w:tc>
                    <w:tc>
                      <w:tcPr>
                        <w:tcW w:w="0" w:type="auto"/>
                        <w:tcMar>
                          <w:top w:w="80" w:type="dxa"/>
                          <w:bottom w:w="80" w:type="dxa"/>
                        </w:tcMar>
                        <w:vAlign w:val="center"/>
                      </w:tcPr>
                      <w:p w14:paraId="532ECE2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B3DC64E" w14:textId="77777777">
                    <w:tc>
                      <w:tcPr>
                        <w:tcW w:w="0" w:type="auto"/>
                        <w:tcMar>
                          <w:top w:w="80" w:type="dxa"/>
                          <w:bottom w:w="80" w:type="dxa"/>
                        </w:tcMar>
                      </w:tcPr>
                      <w:p w14:paraId="570B4EC1" w14:textId="13E5C578" w:rsidR="00F96CF5" w:rsidRDefault="00773C45">
                        <w:pPr>
                          <w:rPr>
                            <w:rFonts w:ascii="Arial" w:eastAsia="Arial" w:hAnsi="Arial" w:cs="Arial"/>
                            <w:sz w:val="22"/>
                          </w:rPr>
                        </w:pPr>
                        <w:r>
                          <w:rPr>
                            <w:noProof/>
                          </w:rPr>
                          <mc:AlternateContent>
                            <mc:Choice Requires="wps">
                              <w:drawing>
                                <wp:anchor distT="0" distB="0" distL="114300" distR="114300" simplePos="0" relativeHeight="251658791" behindDoc="0" locked="1" layoutInCell="1" allowOverlap="1" wp14:anchorId="5D1EDA4C" wp14:editId="248816F7">
                                  <wp:simplePos x="0" y="0"/>
                                  <wp:positionH relativeFrom="column">
                                    <wp:align>center</wp:align>
                                  </wp:positionH>
                                  <wp:positionV relativeFrom="paragraph">
                                    <wp:posOffset>25400</wp:posOffset>
                                  </wp:positionV>
                                  <wp:extent cx="88900" cy="88900"/>
                                  <wp:effectExtent l="12065" t="6350" r="13335" b="9525"/>
                                  <wp:wrapNone/>
                                  <wp:docPr id="222170211" name="Oval 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CFB0665" id="Oval 582" o:spid="_x0000_s1026" style="position:absolute;margin-left:0;margin-top:2pt;width:7pt;height:7pt;z-index:2518988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7D92D2F" w14:textId="77777777" w:rsidR="00F96CF5" w:rsidRDefault="00F96CF5">
                        <w:pPr>
                          <w:rPr>
                            <w:rFonts w:ascii="Arial" w:eastAsia="Arial" w:hAnsi="Arial" w:cs="Arial"/>
                            <w:sz w:val="22"/>
                          </w:rPr>
                        </w:pPr>
                        <w:r>
                          <w:rPr>
                            <w:rFonts w:ascii="Arial" w:eastAsia="Arial" w:hAnsi="Arial" w:cs="Arial"/>
                            <w:sz w:val="22"/>
                          </w:rPr>
                          <w:t>Been monitored for its results</w:t>
                        </w:r>
                      </w:p>
                    </w:tc>
                    <w:tc>
                      <w:tcPr>
                        <w:tcW w:w="0" w:type="auto"/>
                        <w:tcMar>
                          <w:top w:w="80" w:type="dxa"/>
                          <w:bottom w:w="80" w:type="dxa"/>
                        </w:tcMar>
                        <w:vAlign w:val="center"/>
                      </w:tcPr>
                      <w:p w14:paraId="11A75392"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41288678" w14:textId="77777777">
                    <w:tc>
                      <w:tcPr>
                        <w:tcW w:w="0" w:type="auto"/>
                        <w:tcMar>
                          <w:top w:w="80" w:type="dxa"/>
                          <w:bottom w:w="80" w:type="dxa"/>
                        </w:tcMar>
                      </w:tcPr>
                      <w:p w14:paraId="6BED7600" w14:textId="2DDB2293" w:rsidR="00F96CF5" w:rsidRDefault="00773C45">
                        <w:pPr>
                          <w:rPr>
                            <w:rFonts w:ascii="Arial" w:eastAsia="Arial" w:hAnsi="Arial" w:cs="Arial"/>
                            <w:sz w:val="22"/>
                          </w:rPr>
                        </w:pPr>
                        <w:r>
                          <w:rPr>
                            <w:noProof/>
                          </w:rPr>
                          <mc:AlternateContent>
                            <mc:Choice Requires="wps">
                              <w:drawing>
                                <wp:anchor distT="0" distB="0" distL="114300" distR="114300" simplePos="0" relativeHeight="251658792" behindDoc="0" locked="1" layoutInCell="1" allowOverlap="1" wp14:anchorId="03A9742C" wp14:editId="5F35CBDF">
                                  <wp:simplePos x="0" y="0"/>
                                  <wp:positionH relativeFrom="column">
                                    <wp:align>center</wp:align>
                                  </wp:positionH>
                                  <wp:positionV relativeFrom="paragraph">
                                    <wp:posOffset>25400</wp:posOffset>
                                  </wp:positionV>
                                  <wp:extent cx="88900" cy="88900"/>
                                  <wp:effectExtent l="12065" t="8255" r="13335" b="7620"/>
                                  <wp:wrapNone/>
                                  <wp:docPr id="1394508145" name="Oval 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293AD82" id="Oval 583" o:spid="_x0000_s1026" style="position:absolute;margin-left:0;margin-top:2pt;width:7pt;height:7pt;z-index:251899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D4CBC6" w14:textId="77777777" w:rsidR="00F96CF5" w:rsidRDefault="00F96CF5">
                        <w:pPr>
                          <w:rPr>
                            <w:rFonts w:ascii="Arial" w:eastAsia="Arial" w:hAnsi="Arial" w:cs="Arial"/>
                            <w:sz w:val="22"/>
                          </w:rPr>
                        </w:pPr>
                        <w:r>
                          <w:rPr>
                            <w:rFonts w:ascii="Arial" w:eastAsia="Arial" w:hAnsi="Arial" w:cs="Arial"/>
                            <w:sz w:val="22"/>
                          </w:rPr>
                          <w:t>Been monitored for its results</w:t>
                        </w:r>
                      </w:p>
                    </w:tc>
                    <w:tc>
                      <w:tcPr>
                        <w:tcW w:w="0" w:type="auto"/>
                        <w:tcMar>
                          <w:top w:w="80" w:type="dxa"/>
                          <w:bottom w:w="80" w:type="dxa"/>
                        </w:tcMar>
                        <w:vAlign w:val="center"/>
                      </w:tcPr>
                      <w:p w14:paraId="719A2273"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FA0983D" w14:textId="77777777">
                    <w:tc>
                      <w:tcPr>
                        <w:tcW w:w="0" w:type="auto"/>
                        <w:tcMar>
                          <w:top w:w="80" w:type="dxa"/>
                          <w:bottom w:w="80" w:type="dxa"/>
                        </w:tcMar>
                      </w:tcPr>
                      <w:p w14:paraId="4ABB8AA0" w14:textId="33F53C47" w:rsidR="00F96CF5" w:rsidRDefault="00773C45">
                        <w:pPr>
                          <w:rPr>
                            <w:rFonts w:ascii="Arial" w:eastAsia="Arial" w:hAnsi="Arial" w:cs="Arial"/>
                            <w:sz w:val="22"/>
                          </w:rPr>
                        </w:pPr>
                        <w:r>
                          <w:rPr>
                            <w:noProof/>
                          </w:rPr>
                          <mc:AlternateContent>
                            <mc:Choice Requires="wps">
                              <w:drawing>
                                <wp:anchor distT="0" distB="0" distL="114300" distR="114300" simplePos="0" relativeHeight="251658793" behindDoc="0" locked="1" layoutInCell="1" allowOverlap="1" wp14:anchorId="16DA784E" wp14:editId="7EF5BA33">
                                  <wp:simplePos x="0" y="0"/>
                                  <wp:positionH relativeFrom="column">
                                    <wp:align>center</wp:align>
                                  </wp:positionH>
                                  <wp:positionV relativeFrom="paragraph">
                                    <wp:posOffset>25400</wp:posOffset>
                                  </wp:positionV>
                                  <wp:extent cx="88900" cy="88900"/>
                                  <wp:effectExtent l="12065" t="10160" r="13335" b="5715"/>
                                  <wp:wrapNone/>
                                  <wp:docPr id="435632950" name="Oval 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1697294" id="Oval 584" o:spid="_x0000_s1026" style="position:absolute;margin-left:0;margin-top:2pt;width:7pt;height:7pt;z-index:2519009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7C1FE95" w14:textId="77777777" w:rsidR="00F96CF5" w:rsidRDefault="00F96CF5">
                        <w:pPr>
                          <w:rPr>
                            <w:rFonts w:ascii="Arial" w:eastAsia="Arial" w:hAnsi="Arial" w:cs="Arial"/>
                            <w:sz w:val="22"/>
                          </w:rPr>
                        </w:pPr>
                        <w:r>
                          <w:rPr>
                            <w:rFonts w:ascii="Arial" w:eastAsia="Arial" w:hAnsi="Arial" w:cs="Arial"/>
                            <w:sz w:val="22"/>
                          </w:rPr>
                          <w:t>Been monitored for its results</w:t>
                        </w:r>
                      </w:p>
                    </w:tc>
                    <w:tc>
                      <w:tcPr>
                        <w:tcW w:w="0" w:type="auto"/>
                        <w:tcMar>
                          <w:top w:w="80" w:type="dxa"/>
                          <w:bottom w:w="80" w:type="dxa"/>
                        </w:tcMar>
                        <w:vAlign w:val="center"/>
                      </w:tcPr>
                      <w:p w14:paraId="08506789"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7D420F33" w14:textId="77777777">
                    <w:tc>
                      <w:tcPr>
                        <w:tcW w:w="0" w:type="auto"/>
                        <w:tcMar>
                          <w:top w:w="80" w:type="dxa"/>
                          <w:bottom w:w="80" w:type="dxa"/>
                        </w:tcMar>
                      </w:tcPr>
                      <w:p w14:paraId="1EFD08BF" w14:textId="396F9243" w:rsidR="00F96CF5" w:rsidRDefault="00773C45">
                        <w:pPr>
                          <w:rPr>
                            <w:rFonts w:ascii="Arial" w:eastAsia="Arial" w:hAnsi="Arial" w:cs="Arial"/>
                            <w:sz w:val="22"/>
                          </w:rPr>
                        </w:pPr>
                        <w:r>
                          <w:rPr>
                            <w:noProof/>
                          </w:rPr>
                          <mc:AlternateContent>
                            <mc:Choice Requires="wps">
                              <w:drawing>
                                <wp:anchor distT="0" distB="0" distL="114300" distR="114300" simplePos="0" relativeHeight="251658794" behindDoc="0" locked="1" layoutInCell="1" allowOverlap="1" wp14:anchorId="56460447" wp14:editId="768723A6">
                                  <wp:simplePos x="0" y="0"/>
                                  <wp:positionH relativeFrom="column">
                                    <wp:align>center</wp:align>
                                  </wp:positionH>
                                  <wp:positionV relativeFrom="paragraph">
                                    <wp:posOffset>25400</wp:posOffset>
                                  </wp:positionV>
                                  <wp:extent cx="88900" cy="88900"/>
                                  <wp:effectExtent l="12065" t="12065" r="13335" b="13335"/>
                                  <wp:wrapNone/>
                                  <wp:docPr id="1336446997"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77DDAFE" id="Oval 585" o:spid="_x0000_s1026" style="position:absolute;margin-left:0;margin-top:2pt;width:7pt;height:7pt;z-index:2519019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C453DC8" w14:textId="77777777" w:rsidR="00F96CF5" w:rsidRDefault="00F96CF5">
                        <w:pPr>
                          <w:rPr>
                            <w:rFonts w:ascii="Arial" w:eastAsia="Arial" w:hAnsi="Arial" w:cs="Arial"/>
                            <w:sz w:val="22"/>
                          </w:rPr>
                        </w:pPr>
                        <w:r>
                          <w:rPr>
                            <w:rFonts w:ascii="Arial" w:eastAsia="Arial" w:hAnsi="Arial" w:cs="Arial"/>
                            <w:sz w:val="22"/>
                          </w:rPr>
                          <w:t>Been assessed for its effectiveness</w:t>
                        </w:r>
                      </w:p>
                    </w:tc>
                    <w:tc>
                      <w:tcPr>
                        <w:tcW w:w="0" w:type="auto"/>
                        <w:tcMar>
                          <w:top w:w="80" w:type="dxa"/>
                          <w:bottom w:w="80" w:type="dxa"/>
                        </w:tcMar>
                        <w:vAlign w:val="center"/>
                      </w:tcPr>
                      <w:p w14:paraId="37601CE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6047538" w14:textId="77777777">
                    <w:tc>
                      <w:tcPr>
                        <w:tcW w:w="0" w:type="auto"/>
                        <w:tcMar>
                          <w:top w:w="80" w:type="dxa"/>
                          <w:bottom w:w="80" w:type="dxa"/>
                        </w:tcMar>
                      </w:tcPr>
                      <w:p w14:paraId="6A4E21B1" w14:textId="45B23570" w:rsidR="00F96CF5" w:rsidRDefault="00773C45">
                        <w:pPr>
                          <w:rPr>
                            <w:rFonts w:ascii="Arial" w:eastAsia="Arial" w:hAnsi="Arial" w:cs="Arial"/>
                            <w:sz w:val="22"/>
                          </w:rPr>
                        </w:pPr>
                        <w:r>
                          <w:rPr>
                            <w:noProof/>
                          </w:rPr>
                          <mc:AlternateContent>
                            <mc:Choice Requires="wps">
                              <w:drawing>
                                <wp:anchor distT="0" distB="0" distL="114300" distR="114300" simplePos="0" relativeHeight="251658795" behindDoc="0" locked="1" layoutInCell="1" allowOverlap="1" wp14:anchorId="571EFD9F" wp14:editId="403B8035">
                                  <wp:simplePos x="0" y="0"/>
                                  <wp:positionH relativeFrom="column">
                                    <wp:align>center</wp:align>
                                  </wp:positionH>
                                  <wp:positionV relativeFrom="paragraph">
                                    <wp:posOffset>25400</wp:posOffset>
                                  </wp:positionV>
                                  <wp:extent cx="88900" cy="88900"/>
                                  <wp:effectExtent l="12065" t="8255" r="13335" b="7620"/>
                                  <wp:wrapNone/>
                                  <wp:docPr id="2025660185" name="Oval 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BD0B88F" id="Oval 586" o:spid="_x0000_s1026" style="position:absolute;margin-left:0;margin-top:2pt;width:7pt;height:7pt;z-index:2519029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26F8167" w14:textId="77777777" w:rsidR="00F96CF5" w:rsidRDefault="00F96CF5">
                        <w:pPr>
                          <w:rPr>
                            <w:rFonts w:ascii="Arial" w:eastAsia="Arial" w:hAnsi="Arial" w:cs="Arial"/>
                            <w:sz w:val="22"/>
                          </w:rPr>
                        </w:pPr>
                        <w:r>
                          <w:rPr>
                            <w:rFonts w:ascii="Arial" w:eastAsia="Arial" w:hAnsi="Arial" w:cs="Arial"/>
                            <w:sz w:val="22"/>
                          </w:rPr>
                          <w:t>Been assessed for its effectiveness</w:t>
                        </w:r>
                      </w:p>
                    </w:tc>
                    <w:tc>
                      <w:tcPr>
                        <w:tcW w:w="0" w:type="auto"/>
                        <w:tcMar>
                          <w:top w:w="80" w:type="dxa"/>
                          <w:bottom w:w="80" w:type="dxa"/>
                        </w:tcMar>
                        <w:vAlign w:val="center"/>
                      </w:tcPr>
                      <w:p w14:paraId="1AC44129"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B4FAB84" w14:textId="77777777">
                    <w:tc>
                      <w:tcPr>
                        <w:tcW w:w="0" w:type="auto"/>
                        <w:tcMar>
                          <w:top w:w="80" w:type="dxa"/>
                          <w:bottom w:w="80" w:type="dxa"/>
                        </w:tcMar>
                      </w:tcPr>
                      <w:p w14:paraId="2411CF72" w14:textId="443BEF64" w:rsidR="00F96CF5" w:rsidRDefault="00773C45">
                        <w:pPr>
                          <w:rPr>
                            <w:rFonts w:ascii="Arial" w:eastAsia="Arial" w:hAnsi="Arial" w:cs="Arial"/>
                            <w:sz w:val="22"/>
                          </w:rPr>
                        </w:pPr>
                        <w:r>
                          <w:rPr>
                            <w:noProof/>
                          </w:rPr>
                          <mc:AlternateContent>
                            <mc:Choice Requires="wps">
                              <w:drawing>
                                <wp:anchor distT="0" distB="0" distL="114300" distR="114300" simplePos="0" relativeHeight="251658796" behindDoc="0" locked="1" layoutInCell="1" allowOverlap="1" wp14:anchorId="5AF490D4" wp14:editId="0385EF5A">
                                  <wp:simplePos x="0" y="0"/>
                                  <wp:positionH relativeFrom="column">
                                    <wp:align>center</wp:align>
                                  </wp:positionH>
                                  <wp:positionV relativeFrom="paragraph">
                                    <wp:posOffset>25400</wp:posOffset>
                                  </wp:positionV>
                                  <wp:extent cx="88900" cy="88900"/>
                                  <wp:effectExtent l="12065" t="8255" r="13335" b="7620"/>
                                  <wp:wrapNone/>
                                  <wp:docPr id="2126362105" name="Oval 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807D707" id="Oval 587" o:spid="_x0000_s1026" style="position:absolute;margin-left:0;margin-top:2pt;width:7pt;height:7pt;z-index:2519040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A5003AE" w14:textId="77777777" w:rsidR="00F96CF5" w:rsidRDefault="00F96CF5">
                        <w:pPr>
                          <w:rPr>
                            <w:rFonts w:ascii="Arial" w:eastAsia="Arial" w:hAnsi="Arial" w:cs="Arial"/>
                            <w:sz w:val="22"/>
                          </w:rPr>
                        </w:pPr>
                        <w:r>
                          <w:rPr>
                            <w:rFonts w:ascii="Arial" w:eastAsia="Arial" w:hAnsi="Arial" w:cs="Arial"/>
                            <w:sz w:val="22"/>
                          </w:rPr>
                          <w:t>Been assessed for its effectiveness</w:t>
                        </w:r>
                      </w:p>
                    </w:tc>
                    <w:tc>
                      <w:tcPr>
                        <w:tcW w:w="0" w:type="auto"/>
                        <w:tcMar>
                          <w:top w:w="80" w:type="dxa"/>
                          <w:bottom w:w="80" w:type="dxa"/>
                        </w:tcMar>
                        <w:vAlign w:val="center"/>
                      </w:tcPr>
                      <w:p w14:paraId="4AAA1E0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82DF194" w14:textId="77777777">
                    <w:tc>
                      <w:tcPr>
                        <w:tcW w:w="0" w:type="auto"/>
                        <w:tcMar>
                          <w:top w:w="80" w:type="dxa"/>
                          <w:bottom w:w="80" w:type="dxa"/>
                        </w:tcMar>
                      </w:tcPr>
                      <w:p w14:paraId="3A73DC24" w14:textId="243AB549" w:rsidR="00F96CF5" w:rsidRDefault="00773C45">
                        <w:pPr>
                          <w:rPr>
                            <w:rFonts w:ascii="Arial" w:eastAsia="Arial" w:hAnsi="Arial" w:cs="Arial"/>
                            <w:sz w:val="22"/>
                          </w:rPr>
                        </w:pPr>
                        <w:r>
                          <w:rPr>
                            <w:noProof/>
                          </w:rPr>
                          <mc:AlternateContent>
                            <mc:Choice Requires="wps">
                              <w:drawing>
                                <wp:anchor distT="0" distB="0" distL="114300" distR="114300" simplePos="0" relativeHeight="251658797" behindDoc="0" locked="1" layoutInCell="1" allowOverlap="1" wp14:anchorId="73650D93" wp14:editId="539F6035">
                                  <wp:simplePos x="0" y="0"/>
                                  <wp:positionH relativeFrom="column">
                                    <wp:align>center</wp:align>
                                  </wp:positionH>
                                  <wp:positionV relativeFrom="paragraph">
                                    <wp:posOffset>25400</wp:posOffset>
                                  </wp:positionV>
                                  <wp:extent cx="88900" cy="88900"/>
                                  <wp:effectExtent l="12065" t="10160" r="13335" b="5715"/>
                                  <wp:wrapNone/>
                                  <wp:docPr id="1878415507" name="Oval 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2AF962F" id="Oval 588" o:spid="_x0000_s1026" style="position:absolute;margin-left:0;margin-top:2pt;width:7pt;height:7pt;z-index:2519050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9D12E38" w14:textId="77777777" w:rsidR="00F96CF5" w:rsidRDefault="00F96CF5">
                        <w:pPr>
                          <w:rPr>
                            <w:rFonts w:ascii="Arial" w:eastAsia="Arial" w:hAnsi="Arial" w:cs="Arial"/>
                            <w:sz w:val="22"/>
                          </w:rPr>
                        </w:pPr>
                        <w:r>
                          <w:rPr>
                            <w:rFonts w:ascii="Arial" w:eastAsia="Arial" w:hAnsi="Arial" w:cs="Arial"/>
                            <w:sz w:val="22"/>
                          </w:rPr>
                          <w:t>Been assessed for its effectiveness</w:t>
                        </w:r>
                      </w:p>
                    </w:tc>
                    <w:tc>
                      <w:tcPr>
                        <w:tcW w:w="0" w:type="auto"/>
                        <w:tcMar>
                          <w:top w:w="80" w:type="dxa"/>
                          <w:bottom w:w="80" w:type="dxa"/>
                        </w:tcMar>
                        <w:vAlign w:val="center"/>
                      </w:tcPr>
                      <w:p w14:paraId="38E6C55A" w14:textId="77777777" w:rsidR="00F96CF5" w:rsidRDefault="00F96CF5">
                        <w:pPr>
                          <w:rPr>
                            <w:rFonts w:ascii="Arial" w:eastAsia="Arial" w:hAnsi="Arial" w:cs="Arial"/>
                            <w:sz w:val="22"/>
                          </w:rPr>
                        </w:pPr>
                        <w:r>
                          <w:rPr>
                            <w:rFonts w:ascii="Arial" w:eastAsia="Arial" w:hAnsi="Arial" w:cs="Arial"/>
                            <w:sz w:val="22"/>
                          </w:rPr>
                          <w:t>To a great extent</w:t>
                        </w:r>
                      </w:p>
                    </w:tc>
                  </w:tr>
                  <w:tr w:rsidR="00F96CF5" w14:paraId="4BC72FFE" w14:textId="77777777">
                    <w:tc>
                      <w:tcPr>
                        <w:tcW w:w="0" w:type="auto"/>
                        <w:tcMar>
                          <w:top w:w="80" w:type="dxa"/>
                          <w:bottom w:w="80" w:type="dxa"/>
                        </w:tcMar>
                      </w:tcPr>
                      <w:p w14:paraId="6599731C" w14:textId="55911049" w:rsidR="00F96CF5" w:rsidRDefault="00773C45">
                        <w:pPr>
                          <w:rPr>
                            <w:rFonts w:ascii="Arial" w:eastAsia="Arial" w:hAnsi="Arial" w:cs="Arial"/>
                            <w:sz w:val="22"/>
                          </w:rPr>
                        </w:pPr>
                        <w:r>
                          <w:rPr>
                            <w:noProof/>
                          </w:rPr>
                          <mc:AlternateContent>
                            <mc:Choice Requires="wps">
                              <w:drawing>
                                <wp:anchor distT="0" distB="0" distL="114300" distR="114300" simplePos="0" relativeHeight="251658798" behindDoc="0" locked="1" layoutInCell="1" allowOverlap="1" wp14:anchorId="06C6A436" wp14:editId="793DDE96">
                                  <wp:simplePos x="0" y="0"/>
                                  <wp:positionH relativeFrom="column">
                                    <wp:align>center</wp:align>
                                  </wp:positionH>
                                  <wp:positionV relativeFrom="paragraph">
                                    <wp:posOffset>25400</wp:posOffset>
                                  </wp:positionV>
                                  <wp:extent cx="88900" cy="88900"/>
                                  <wp:effectExtent l="12065" t="12065" r="13335" b="13335"/>
                                  <wp:wrapNone/>
                                  <wp:docPr id="710422421" name="Oval 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9152C5C" id="Oval 589" o:spid="_x0000_s1026" style="position:absolute;margin-left:0;margin-top:2pt;width:7pt;height:7pt;z-index:2519060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AE1E9CA" w14:textId="77777777" w:rsidR="00F96CF5" w:rsidRDefault="00F96CF5">
                        <w:pPr>
                          <w:rPr>
                            <w:rFonts w:ascii="Arial" w:eastAsia="Arial" w:hAnsi="Arial" w:cs="Arial"/>
                            <w:sz w:val="22"/>
                          </w:rPr>
                        </w:pPr>
                        <w:r>
                          <w:rPr>
                            <w:rFonts w:ascii="Arial" w:eastAsia="Arial" w:hAnsi="Arial" w:cs="Arial"/>
                            <w:sz w:val="22"/>
                          </w:rPr>
                          <w:t>Had follow-up engagement to support its implementation</w:t>
                        </w:r>
                      </w:p>
                    </w:tc>
                    <w:tc>
                      <w:tcPr>
                        <w:tcW w:w="0" w:type="auto"/>
                        <w:tcMar>
                          <w:top w:w="80" w:type="dxa"/>
                          <w:bottom w:w="80" w:type="dxa"/>
                        </w:tcMar>
                        <w:vAlign w:val="center"/>
                      </w:tcPr>
                      <w:p w14:paraId="57D2C472"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486427F" w14:textId="77777777">
                    <w:tc>
                      <w:tcPr>
                        <w:tcW w:w="0" w:type="auto"/>
                        <w:tcMar>
                          <w:top w:w="80" w:type="dxa"/>
                          <w:bottom w:w="80" w:type="dxa"/>
                        </w:tcMar>
                      </w:tcPr>
                      <w:p w14:paraId="3388F04D" w14:textId="72AC8550" w:rsidR="00F96CF5" w:rsidRDefault="00773C45">
                        <w:pPr>
                          <w:rPr>
                            <w:rFonts w:ascii="Arial" w:eastAsia="Arial" w:hAnsi="Arial" w:cs="Arial"/>
                            <w:sz w:val="22"/>
                          </w:rPr>
                        </w:pPr>
                        <w:r>
                          <w:rPr>
                            <w:noProof/>
                          </w:rPr>
                          <mc:AlternateContent>
                            <mc:Choice Requires="wps">
                              <w:drawing>
                                <wp:anchor distT="0" distB="0" distL="114300" distR="114300" simplePos="0" relativeHeight="251658799" behindDoc="0" locked="1" layoutInCell="1" allowOverlap="1" wp14:anchorId="0D965D00" wp14:editId="1E926EAC">
                                  <wp:simplePos x="0" y="0"/>
                                  <wp:positionH relativeFrom="column">
                                    <wp:align>center</wp:align>
                                  </wp:positionH>
                                  <wp:positionV relativeFrom="paragraph">
                                    <wp:posOffset>25400</wp:posOffset>
                                  </wp:positionV>
                                  <wp:extent cx="88900" cy="88900"/>
                                  <wp:effectExtent l="12065" t="8255" r="13335" b="7620"/>
                                  <wp:wrapNone/>
                                  <wp:docPr id="1161207338" name="Oval 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D5F2D25" id="Oval 590" o:spid="_x0000_s1026" style="position:absolute;margin-left:0;margin-top:2pt;width:7pt;height:7pt;z-index:2519070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7778953" w14:textId="77777777" w:rsidR="00F96CF5" w:rsidRDefault="00F96CF5">
                        <w:pPr>
                          <w:rPr>
                            <w:rFonts w:ascii="Arial" w:eastAsia="Arial" w:hAnsi="Arial" w:cs="Arial"/>
                            <w:sz w:val="22"/>
                          </w:rPr>
                        </w:pPr>
                        <w:r>
                          <w:rPr>
                            <w:rFonts w:ascii="Arial" w:eastAsia="Arial" w:hAnsi="Arial" w:cs="Arial"/>
                            <w:sz w:val="22"/>
                          </w:rPr>
                          <w:t>Had follow-up engagement to support its implementation</w:t>
                        </w:r>
                      </w:p>
                    </w:tc>
                    <w:tc>
                      <w:tcPr>
                        <w:tcW w:w="0" w:type="auto"/>
                        <w:tcMar>
                          <w:top w:w="80" w:type="dxa"/>
                          <w:bottom w:w="80" w:type="dxa"/>
                        </w:tcMar>
                        <w:vAlign w:val="center"/>
                      </w:tcPr>
                      <w:p w14:paraId="2FDBF657"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6A5061EF" w14:textId="77777777">
                    <w:tc>
                      <w:tcPr>
                        <w:tcW w:w="0" w:type="auto"/>
                        <w:tcMar>
                          <w:top w:w="80" w:type="dxa"/>
                          <w:bottom w:w="80" w:type="dxa"/>
                        </w:tcMar>
                      </w:tcPr>
                      <w:p w14:paraId="4DB1C246" w14:textId="5DD7A1FF" w:rsidR="00F96CF5" w:rsidRDefault="00773C45">
                        <w:pPr>
                          <w:rPr>
                            <w:rFonts w:ascii="Arial" w:eastAsia="Arial" w:hAnsi="Arial" w:cs="Arial"/>
                            <w:sz w:val="22"/>
                          </w:rPr>
                        </w:pPr>
                        <w:r>
                          <w:rPr>
                            <w:noProof/>
                          </w:rPr>
                          <mc:AlternateContent>
                            <mc:Choice Requires="wps">
                              <w:drawing>
                                <wp:anchor distT="0" distB="0" distL="114300" distR="114300" simplePos="0" relativeHeight="251658800" behindDoc="0" locked="1" layoutInCell="1" allowOverlap="1" wp14:anchorId="5C7A7103" wp14:editId="52428AE7">
                                  <wp:simplePos x="0" y="0"/>
                                  <wp:positionH relativeFrom="column">
                                    <wp:align>center</wp:align>
                                  </wp:positionH>
                                  <wp:positionV relativeFrom="paragraph">
                                    <wp:posOffset>25400</wp:posOffset>
                                  </wp:positionV>
                                  <wp:extent cx="88900" cy="88900"/>
                                  <wp:effectExtent l="12065" t="10160" r="13335" b="5715"/>
                                  <wp:wrapNone/>
                                  <wp:docPr id="536842609" name="Oval 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DE8CDB1" id="Oval 591" o:spid="_x0000_s1026" style="position:absolute;margin-left:0;margin-top:2pt;width:7pt;height:7pt;z-index:2519080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776E3DA" w14:textId="77777777" w:rsidR="00F96CF5" w:rsidRDefault="00F96CF5">
                        <w:pPr>
                          <w:rPr>
                            <w:rFonts w:ascii="Arial" w:eastAsia="Arial" w:hAnsi="Arial" w:cs="Arial"/>
                            <w:sz w:val="22"/>
                          </w:rPr>
                        </w:pPr>
                        <w:r>
                          <w:rPr>
                            <w:rFonts w:ascii="Arial" w:eastAsia="Arial" w:hAnsi="Arial" w:cs="Arial"/>
                            <w:sz w:val="22"/>
                          </w:rPr>
                          <w:t>Had follow-up engagement to support its implementation</w:t>
                        </w:r>
                      </w:p>
                    </w:tc>
                    <w:tc>
                      <w:tcPr>
                        <w:tcW w:w="0" w:type="auto"/>
                        <w:tcMar>
                          <w:top w:w="80" w:type="dxa"/>
                          <w:bottom w:w="80" w:type="dxa"/>
                        </w:tcMar>
                        <w:vAlign w:val="center"/>
                      </w:tcPr>
                      <w:p w14:paraId="670FF5A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168AE4B" w14:textId="77777777">
                    <w:tc>
                      <w:tcPr>
                        <w:tcW w:w="0" w:type="auto"/>
                        <w:tcMar>
                          <w:top w:w="80" w:type="dxa"/>
                          <w:bottom w:w="80" w:type="dxa"/>
                        </w:tcMar>
                      </w:tcPr>
                      <w:p w14:paraId="28C9EC3C" w14:textId="47F3D5C5" w:rsidR="00F96CF5" w:rsidRDefault="00773C45">
                        <w:pPr>
                          <w:rPr>
                            <w:rFonts w:ascii="Arial" w:eastAsia="Arial" w:hAnsi="Arial" w:cs="Arial"/>
                            <w:sz w:val="22"/>
                          </w:rPr>
                        </w:pPr>
                        <w:r>
                          <w:rPr>
                            <w:noProof/>
                          </w:rPr>
                          <mc:AlternateContent>
                            <mc:Choice Requires="wps">
                              <w:drawing>
                                <wp:anchor distT="0" distB="0" distL="114300" distR="114300" simplePos="0" relativeHeight="251658801" behindDoc="0" locked="1" layoutInCell="1" allowOverlap="1" wp14:anchorId="604E59C7" wp14:editId="5A569DE2">
                                  <wp:simplePos x="0" y="0"/>
                                  <wp:positionH relativeFrom="column">
                                    <wp:align>center</wp:align>
                                  </wp:positionH>
                                  <wp:positionV relativeFrom="paragraph">
                                    <wp:posOffset>25400</wp:posOffset>
                                  </wp:positionV>
                                  <wp:extent cx="88900" cy="88900"/>
                                  <wp:effectExtent l="12065" t="12065" r="13335" b="13335"/>
                                  <wp:wrapNone/>
                                  <wp:docPr id="297248544" name="Oval 5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AC61D0F" id="Oval 592" o:spid="_x0000_s1026" style="position:absolute;margin-left:0;margin-top:2pt;width:7pt;height:7pt;z-index:2519091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5788E8A" w14:textId="77777777" w:rsidR="00F96CF5" w:rsidRDefault="00F96CF5">
                        <w:pPr>
                          <w:rPr>
                            <w:rFonts w:ascii="Arial" w:eastAsia="Arial" w:hAnsi="Arial" w:cs="Arial"/>
                            <w:sz w:val="22"/>
                          </w:rPr>
                        </w:pPr>
                        <w:r>
                          <w:rPr>
                            <w:rFonts w:ascii="Arial" w:eastAsia="Arial" w:hAnsi="Arial" w:cs="Arial"/>
                            <w:sz w:val="22"/>
                          </w:rPr>
                          <w:t>Had follow-up engagement to support its implementation</w:t>
                        </w:r>
                      </w:p>
                    </w:tc>
                    <w:tc>
                      <w:tcPr>
                        <w:tcW w:w="0" w:type="auto"/>
                        <w:tcMar>
                          <w:top w:w="80" w:type="dxa"/>
                          <w:bottom w:w="80" w:type="dxa"/>
                        </w:tcMar>
                        <w:vAlign w:val="center"/>
                      </w:tcPr>
                      <w:p w14:paraId="5D012EAE" w14:textId="77777777" w:rsidR="00F96CF5" w:rsidRDefault="00F96CF5">
                        <w:pPr>
                          <w:rPr>
                            <w:rFonts w:ascii="Arial" w:eastAsia="Arial" w:hAnsi="Arial" w:cs="Arial"/>
                            <w:sz w:val="22"/>
                          </w:rPr>
                        </w:pPr>
                        <w:r>
                          <w:rPr>
                            <w:rFonts w:ascii="Arial" w:eastAsia="Arial" w:hAnsi="Arial" w:cs="Arial"/>
                            <w:sz w:val="22"/>
                          </w:rPr>
                          <w:t>To a great extent</w:t>
                        </w:r>
                      </w:p>
                    </w:tc>
                  </w:tr>
                </w:tbl>
                <w:p w14:paraId="77F327FE" w14:textId="77777777" w:rsidR="00F96CF5" w:rsidRDefault="00F96CF5">
                  <w:pPr>
                    <w:rPr>
                      <w:rFonts w:ascii="Arial" w:eastAsia="Arial" w:hAnsi="Arial" w:cs="Arial"/>
                      <w:sz w:val="22"/>
                    </w:rPr>
                  </w:pPr>
                </w:p>
              </w:tc>
            </w:tr>
          </w:tbl>
          <w:p w14:paraId="5B089158" w14:textId="77777777" w:rsidR="00F96CF5" w:rsidRDefault="00F96CF5">
            <w:pPr>
              <w:rPr>
                <w:rFonts w:ascii="Arial" w:eastAsia="Arial" w:hAnsi="Arial" w:cs="Arial"/>
                <w:sz w:val="22"/>
              </w:rPr>
            </w:pPr>
          </w:p>
        </w:tc>
      </w:tr>
    </w:tbl>
    <w:p w14:paraId="4D0011E5"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2F299A2E" w14:textId="77777777">
        <w:tc>
          <w:tcPr>
            <w:tcW w:w="0" w:type="auto"/>
            <w:tcMar>
              <w:top w:w="80" w:type="dxa"/>
              <w:bottom w:w="80" w:type="dxa"/>
            </w:tcMar>
          </w:tcPr>
          <w:p w14:paraId="16BB6BF7" w14:textId="77777777" w:rsidR="00F96CF5" w:rsidRDefault="00F96CF5">
            <w:pPr>
              <w:keepNext/>
              <w:rPr>
                <w:rFonts w:ascii="Arial" w:eastAsia="Arial" w:hAnsi="Arial" w:cs="Arial"/>
                <w:b/>
                <w:sz w:val="22"/>
              </w:rPr>
            </w:pPr>
            <w:r>
              <w:rPr>
                <w:rFonts w:ascii="Arial" w:eastAsia="Arial" w:hAnsi="Arial" w:cs="Arial"/>
                <w:b/>
                <w:sz w:val="22"/>
              </w:rPr>
              <w:t>13. Please indicate whether you relied on inputs or engaged in any of the following activities with staff from external partner organizations as part of your capacity development work on climate change-related issues during the evaluation period (2021-2025).</w:t>
            </w:r>
            <w:r>
              <w:rPr>
                <w:rFonts w:ascii="Arial" w:eastAsia="Arial" w:hAnsi="Arial" w:cs="Arial"/>
                <w:sz w:val="22"/>
              </w:rPr>
              <w:t>(*Required)</w:t>
            </w:r>
          </w:p>
        </w:tc>
      </w:tr>
      <w:tr w:rsidR="00F96CF5" w14:paraId="2939C29F"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0EBA2337"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2459"/>
                    <w:gridCol w:w="5507"/>
                  </w:tblGrid>
                  <w:tr w:rsidR="00F96CF5" w14:paraId="1523D987" w14:textId="77777777">
                    <w:tc>
                      <w:tcPr>
                        <w:tcW w:w="0" w:type="auto"/>
                        <w:tcMar>
                          <w:top w:w="80" w:type="dxa"/>
                          <w:bottom w:w="80" w:type="dxa"/>
                        </w:tcMar>
                      </w:tcPr>
                      <w:p w14:paraId="6A0C9A12" w14:textId="77777777" w:rsidR="00F96CF5" w:rsidRDefault="00F96CF5">
                        <w:pPr>
                          <w:rPr>
                            <w:rFonts w:ascii="Arial" w:eastAsia="Arial" w:hAnsi="Arial" w:cs="Arial"/>
                            <w:b/>
                            <w:sz w:val="22"/>
                          </w:rPr>
                        </w:pPr>
                      </w:p>
                    </w:tc>
                    <w:tc>
                      <w:tcPr>
                        <w:tcW w:w="0" w:type="auto"/>
                        <w:tcMar>
                          <w:top w:w="80" w:type="dxa"/>
                          <w:bottom w:w="80" w:type="dxa"/>
                        </w:tcMar>
                      </w:tcPr>
                      <w:p w14:paraId="007F89B2"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37D22D62"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55337610" w14:textId="77777777">
                    <w:tc>
                      <w:tcPr>
                        <w:tcW w:w="0" w:type="auto"/>
                        <w:tcMar>
                          <w:top w:w="80" w:type="dxa"/>
                          <w:bottom w:w="80" w:type="dxa"/>
                        </w:tcMar>
                      </w:tcPr>
                      <w:p w14:paraId="1B5CD594" w14:textId="2E7686EB" w:rsidR="00F96CF5" w:rsidRDefault="00773C45">
                        <w:pPr>
                          <w:rPr>
                            <w:rFonts w:ascii="Arial" w:eastAsia="Arial" w:hAnsi="Arial" w:cs="Arial"/>
                            <w:sz w:val="22"/>
                          </w:rPr>
                        </w:pPr>
                        <w:r>
                          <w:rPr>
                            <w:noProof/>
                          </w:rPr>
                          <mc:AlternateContent>
                            <mc:Choice Requires="wps">
                              <w:drawing>
                                <wp:anchor distT="0" distB="0" distL="114300" distR="114300" simplePos="0" relativeHeight="251658802" behindDoc="0" locked="1" layoutInCell="1" allowOverlap="1" wp14:anchorId="38D71164" wp14:editId="163C9D98">
                                  <wp:simplePos x="0" y="0"/>
                                  <wp:positionH relativeFrom="column">
                                    <wp:align>center</wp:align>
                                  </wp:positionH>
                                  <wp:positionV relativeFrom="paragraph">
                                    <wp:posOffset>25400</wp:posOffset>
                                  </wp:positionV>
                                  <wp:extent cx="88900" cy="88900"/>
                                  <wp:effectExtent l="12065" t="6350" r="13335" b="9525"/>
                                  <wp:wrapNone/>
                                  <wp:docPr id="793846282" name="Rectangle 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F990F8B" id="Rectangle 593" o:spid="_x0000_s1026" style="position:absolute;margin-left:0;margin-top:2pt;width:7pt;height:7pt;z-index:2519101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537A57D2" w14:textId="77777777" w:rsidR="00F96CF5" w:rsidRDefault="00F96CF5">
                        <w:pPr>
                          <w:rPr>
                            <w:rFonts w:ascii="Arial" w:eastAsia="Arial" w:hAnsi="Arial" w:cs="Arial"/>
                            <w:sz w:val="22"/>
                          </w:rPr>
                        </w:pPr>
                        <w:r>
                          <w:rPr>
                            <w:rFonts w:ascii="Arial" w:eastAsia="Arial" w:hAnsi="Arial" w:cs="Arial"/>
                            <w:sz w:val="22"/>
                          </w:rPr>
                          <w:t>*World Bank</w:t>
                        </w:r>
                      </w:p>
                    </w:tc>
                    <w:tc>
                      <w:tcPr>
                        <w:tcW w:w="0" w:type="auto"/>
                        <w:tcMar>
                          <w:top w:w="80" w:type="dxa"/>
                          <w:bottom w:w="80" w:type="dxa"/>
                        </w:tcMar>
                        <w:vAlign w:val="center"/>
                      </w:tcPr>
                      <w:p w14:paraId="1787F0F4"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72240CC8" w14:textId="77777777">
                    <w:tc>
                      <w:tcPr>
                        <w:tcW w:w="0" w:type="auto"/>
                        <w:tcMar>
                          <w:top w:w="80" w:type="dxa"/>
                          <w:bottom w:w="80" w:type="dxa"/>
                        </w:tcMar>
                      </w:tcPr>
                      <w:p w14:paraId="32453135" w14:textId="09B07608" w:rsidR="00F96CF5" w:rsidRDefault="00773C45">
                        <w:pPr>
                          <w:rPr>
                            <w:rFonts w:ascii="Arial" w:eastAsia="Arial" w:hAnsi="Arial" w:cs="Arial"/>
                            <w:sz w:val="22"/>
                          </w:rPr>
                        </w:pPr>
                        <w:r>
                          <w:rPr>
                            <w:noProof/>
                          </w:rPr>
                          <mc:AlternateContent>
                            <mc:Choice Requires="wps">
                              <w:drawing>
                                <wp:anchor distT="0" distB="0" distL="114300" distR="114300" simplePos="0" relativeHeight="251658803" behindDoc="0" locked="1" layoutInCell="1" allowOverlap="1" wp14:anchorId="2DC30AF6" wp14:editId="563D5346">
                                  <wp:simplePos x="0" y="0"/>
                                  <wp:positionH relativeFrom="column">
                                    <wp:align>center</wp:align>
                                  </wp:positionH>
                                  <wp:positionV relativeFrom="paragraph">
                                    <wp:posOffset>25400</wp:posOffset>
                                  </wp:positionV>
                                  <wp:extent cx="88900" cy="88900"/>
                                  <wp:effectExtent l="12065" t="12065" r="13335" b="13335"/>
                                  <wp:wrapNone/>
                                  <wp:docPr id="1108836133" name="Rectangle 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50B8B419" id="Rectangle 594" o:spid="_x0000_s1026" style="position:absolute;margin-left:0;margin-top:2pt;width:7pt;height:7pt;z-index:2519111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237D9F96" w14:textId="77777777" w:rsidR="00F96CF5" w:rsidRDefault="00F96CF5">
                        <w:pPr>
                          <w:rPr>
                            <w:rFonts w:ascii="Arial" w:eastAsia="Arial" w:hAnsi="Arial" w:cs="Arial"/>
                            <w:sz w:val="22"/>
                          </w:rPr>
                        </w:pPr>
                        <w:r>
                          <w:rPr>
                            <w:rFonts w:ascii="Arial" w:eastAsia="Arial" w:hAnsi="Arial" w:cs="Arial"/>
                            <w:sz w:val="22"/>
                          </w:rPr>
                          <w:t>*World Bank</w:t>
                        </w:r>
                      </w:p>
                    </w:tc>
                    <w:tc>
                      <w:tcPr>
                        <w:tcW w:w="0" w:type="auto"/>
                        <w:tcMar>
                          <w:top w:w="80" w:type="dxa"/>
                          <w:bottom w:w="80" w:type="dxa"/>
                        </w:tcMar>
                        <w:vAlign w:val="center"/>
                      </w:tcPr>
                      <w:p w14:paraId="25601576"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674051E7" w14:textId="77777777">
                    <w:tc>
                      <w:tcPr>
                        <w:tcW w:w="0" w:type="auto"/>
                        <w:tcMar>
                          <w:top w:w="80" w:type="dxa"/>
                          <w:bottom w:w="80" w:type="dxa"/>
                        </w:tcMar>
                      </w:tcPr>
                      <w:p w14:paraId="6C0B4858" w14:textId="09EADDE0" w:rsidR="00F96CF5" w:rsidRDefault="00773C45">
                        <w:pPr>
                          <w:rPr>
                            <w:rFonts w:ascii="Arial" w:eastAsia="Arial" w:hAnsi="Arial" w:cs="Arial"/>
                            <w:sz w:val="22"/>
                          </w:rPr>
                        </w:pPr>
                        <w:r>
                          <w:rPr>
                            <w:noProof/>
                          </w:rPr>
                          <mc:AlternateContent>
                            <mc:Choice Requires="wps">
                              <w:drawing>
                                <wp:anchor distT="0" distB="0" distL="114300" distR="114300" simplePos="0" relativeHeight="251658804" behindDoc="0" locked="1" layoutInCell="1" allowOverlap="1" wp14:anchorId="2E884CD8" wp14:editId="2BDE4ADD">
                                  <wp:simplePos x="0" y="0"/>
                                  <wp:positionH relativeFrom="column">
                                    <wp:align>center</wp:align>
                                  </wp:positionH>
                                  <wp:positionV relativeFrom="paragraph">
                                    <wp:posOffset>25400</wp:posOffset>
                                  </wp:positionV>
                                  <wp:extent cx="88900" cy="88900"/>
                                  <wp:effectExtent l="12065" t="13970" r="13335" b="11430"/>
                                  <wp:wrapNone/>
                                  <wp:docPr id="449789424" name="Rectangle 5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32F5771" id="Rectangle 595" o:spid="_x0000_s1026" style="position:absolute;margin-left:0;margin-top:2pt;width:7pt;height:7pt;z-index:251912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07E34332" w14:textId="77777777" w:rsidR="00F96CF5" w:rsidRDefault="00F96CF5">
                        <w:pPr>
                          <w:rPr>
                            <w:rFonts w:ascii="Arial" w:eastAsia="Arial" w:hAnsi="Arial" w:cs="Arial"/>
                            <w:sz w:val="22"/>
                          </w:rPr>
                        </w:pPr>
                        <w:r>
                          <w:rPr>
                            <w:rFonts w:ascii="Arial" w:eastAsia="Arial" w:hAnsi="Arial" w:cs="Arial"/>
                            <w:sz w:val="22"/>
                          </w:rPr>
                          <w:t>*World Bank</w:t>
                        </w:r>
                      </w:p>
                    </w:tc>
                    <w:tc>
                      <w:tcPr>
                        <w:tcW w:w="0" w:type="auto"/>
                        <w:tcMar>
                          <w:top w:w="80" w:type="dxa"/>
                          <w:bottom w:w="80" w:type="dxa"/>
                        </w:tcMar>
                        <w:vAlign w:val="center"/>
                      </w:tcPr>
                      <w:p w14:paraId="349585F2"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313A7C34" w14:textId="77777777">
                    <w:tc>
                      <w:tcPr>
                        <w:tcW w:w="0" w:type="auto"/>
                        <w:tcMar>
                          <w:top w:w="80" w:type="dxa"/>
                          <w:bottom w:w="80" w:type="dxa"/>
                        </w:tcMar>
                      </w:tcPr>
                      <w:p w14:paraId="29930594" w14:textId="65E078E1" w:rsidR="00F96CF5" w:rsidRDefault="00773C45">
                        <w:pPr>
                          <w:rPr>
                            <w:rFonts w:ascii="Arial" w:eastAsia="Arial" w:hAnsi="Arial" w:cs="Arial"/>
                            <w:sz w:val="22"/>
                          </w:rPr>
                        </w:pPr>
                        <w:r>
                          <w:rPr>
                            <w:noProof/>
                          </w:rPr>
                          <mc:AlternateContent>
                            <mc:Choice Requires="wps">
                              <w:drawing>
                                <wp:anchor distT="0" distB="0" distL="114300" distR="114300" simplePos="0" relativeHeight="251658805" behindDoc="0" locked="1" layoutInCell="1" allowOverlap="1" wp14:anchorId="3DF8CD44" wp14:editId="72B35C15">
                                  <wp:simplePos x="0" y="0"/>
                                  <wp:positionH relativeFrom="column">
                                    <wp:align>center</wp:align>
                                  </wp:positionH>
                                  <wp:positionV relativeFrom="paragraph">
                                    <wp:posOffset>25400</wp:posOffset>
                                  </wp:positionV>
                                  <wp:extent cx="88900" cy="88900"/>
                                  <wp:effectExtent l="12065" t="10160" r="13335" b="5715"/>
                                  <wp:wrapNone/>
                                  <wp:docPr id="1353035625" name="Rectangle 5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4F47DAE4" id="Rectangle 596" o:spid="_x0000_s1026" style="position:absolute;margin-left:0;margin-top:2pt;width:7pt;height:7pt;z-index:2519132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0849BF82" w14:textId="77777777" w:rsidR="00F96CF5" w:rsidRDefault="00F96CF5">
                        <w:pPr>
                          <w:rPr>
                            <w:rFonts w:ascii="Arial" w:eastAsia="Arial" w:hAnsi="Arial" w:cs="Arial"/>
                            <w:sz w:val="22"/>
                          </w:rPr>
                        </w:pPr>
                        <w:r>
                          <w:rPr>
                            <w:rFonts w:ascii="Arial" w:eastAsia="Arial" w:hAnsi="Arial" w:cs="Arial"/>
                            <w:sz w:val="22"/>
                          </w:rPr>
                          <w:t>*World Bank</w:t>
                        </w:r>
                      </w:p>
                    </w:tc>
                    <w:tc>
                      <w:tcPr>
                        <w:tcW w:w="0" w:type="auto"/>
                        <w:tcMar>
                          <w:top w:w="80" w:type="dxa"/>
                          <w:bottom w:w="80" w:type="dxa"/>
                        </w:tcMar>
                        <w:vAlign w:val="center"/>
                      </w:tcPr>
                      <w:p w14:paraId="10448F4F"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7766ABA3" w14:textId="77777777">
                    <w:tc>
                      <w:tcPr>
                        <w:tcW w:w="0" w:type="auto"/>
                        <w:tcMar>
                          <w:top w:w="80" w:type="dxa"/>
                          <w:bottom w:w="80" w:type="dxa"/>
                        </w:tcMar>
                      </w:tcPr>
                      <w:p w14:paraId="2BBB9AB4" w14:textId="2A5DCC99" w:rsidR="00F96CF5" w:rsidRDefault="00773C45">
                        <w:pPr>
                          <w:rPr>
                            <w:rFonts w:ascii="Arial" w:eastAsia="Arial" w:hAnsi="Arial" w:cs="Arial"/>
                            <w:sz w:val="22"/>
                          </w:rPr>
                        </w:pPr>
                        <w:r>
                          <w:rPr>
                            <w:noProof/>
                          </w:rPr>
                          <mc:AlternateContent>
                            <mc:Choice Requires="wps">
                              <w:drawing>
                                <wp:anchor distT="0" distB="0" distL="114300" distR="114300" simplePos="0" relativeHeight="251658806" behindDoc="0" locked="1" layoutInCell="1" allowOverlap="1" wp14:anchorId="0CE77888" wp14:editId="7708DEF1">
                                  <wp:simplePos x="0" y="0"/>
                                  <wp:positionH relativeFrom="column">
                                    <wp:align>center</wp:align>
                                  </wp:positionH>
                                  <wp:positionV relativeFrom="paragraph">
                                    <wp:posOffset>25400</wp:posOffset>
                                  </wp:positionV>
                                  <wp:extent cx="88900" cy="88900"/>
                                  <wp:effectExtent l="12065" t="6350" r="13335" b="9525"/>
                                  <wp:wrapNone/>
                                  <wp:docPr id="641657787" name="Rectangle 5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5FAA4FD4" id="Rectangle 597" o:spid="_x0000_s1026" style="position:absolute;margin-left:0;margin-top:2pt;width:7pt;height:7pt;z-index:251914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572AADA0" w14:textId="77777777" w:rsidR="00F96CF5" w:rsidRDefault="00F96CF5">
                        <w:pPr>
                          <w:rPr>
                            <w:rFonts w:ascii="Arial" w:eastAsia="Arial" w:hAnsi="Arial" w:cs="Arial"/>
                            <w:sz w:val="22"/>
                          </w:rPr>
                        </w:pPr>
                        <w:r>
                          <w:rPr>
                            <w:rFonts w:ascii="Arial" w:eastAsia="Arial" w:hAnsi="Arial" w:cs="Arial"/>
                            <w:sz w:val="22"/>
                          </w:rPr>
                          <w:t>*World Bank</w:t>
                        </w:r>
                      </w:p>
                    </w:tc>
                    <w:tc>
                      <w:tcPr>
                        <w:tcW w:w="0" w:type="auto"/>
                        <w:tcMar>
                          <w:top w:w="80" w:type="dxa"/>
                          <w:bottom w:w="80" w:type="dxa"/>
                        </w:tcMar>
                        <w:vAlign w:val="center"/>
                      </w:tcPr>
                      <w:p w14:paraId="1B53C2D8" w14:textId="77777777" w:rsidR="00F96CF5" w:rsidRDefault="00F96CF5">
                        <w:pPr>
                          <w:rPr>
                            <w:rFonts w:ascii="Arial" w:eastAsia="Arial" w:hAnsi="Arial" w:cs="Arial"/>
                            <w:sz w:val="22"/>
                          </w:rPr>
                        </w:pPr>
                        <w:r>
                          <w:rPr>
                            <w:rFonts w:ascii="Arial" w:eastAsia="Arial" w:hAnsi="Arial" w:cs="Arial"/>
                            <w:sz w:val="22"/>
                          </w:rPr>
                          <w:t>Minimal or no interaction</w:t>
                        </w:r>
                      </w:p>
                    </w:tc>
                  </w:tr>
                  <w:tr w:rsidR="00F96CF5" w14:paraId="66A5343E" w14:textId="77777777">
                    <w:tc>
                      <w:tcPr>
                        <w:tcW w:w="0" w:type="auto"/>
                        <w:tcMar>
                          <w:top w:w="80" w:type="dxa"/>
                          <w:bottom w:w="80" w:type="dxa"/>
                        </w:tcMar>
                      </w:tcPr>
                      <w:p w14:paraId="38D37DE2" w14:textId="160A019C" w:rsidR="00F96CF5" w:rsidRDefault="00773C45">
                        <w:pPr>
                          <w:rPr>
                            <w:rFonts w:ascii="Arial" w:eastAsia="Arial" w:hAnsi="Arial" w:cs="Arial"/>
                            <w:sz w:val="22"/>
                          </w:rPr>
                        </w:pPr>
                        <w:r>
                          <w:rPr>
                            <w:noProof/>
                          </w:rPr>
                          <mc:AlternateContent>
                            <mc:Choice Requires="wps">
                              <w:drawing>
                                <wp:anchor distT="0" distB="0" distL="114300" distR="114300" simplePos="0" relativeHeight="251658807" behindDoc="0" locked="1" layoutInCell="1" allowOverlap="1" wp14:anchorId="2707B02E" wp14:editId="45A640A0">
                                  <wp:simplePos x="0" y="0"/>
                                  <wp:positionH relativeFrom="column">
                                    <wp:align>center</wp:align>
                                  </wp:positionH>
                                  <wp:positionV relativeFrom="paragraph">
                                    <wp:posOffset>25400</wp:posOffset>
                                  </wp:positionV>
                                  <wp:extent cx="88900" cy="88900"/>
                                  <wp:effectExtent l="12065" t="12065" r="13335" b="13335"/>
                                  <wp:wrapNone/>
                                  <wp:docPr id="925136195" name="Rectangle 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1814F17" id="Rectangle 598" o:spid="_x0000_s1026" style="position:absolute;margin-left:0;margin-top:2pt;width:7pt;height:7pt;z-index:251915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24910FB6"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6C146CF7"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40A57C33" w14:textId="77777777">
                    <w:tc>
                      <w:tcPr>
                        <w:tcW w:w="0" w:type="auto"/>
                        <w:tcMar>
                          <w:top w:w="80" w:type="dxa"/>
                          <w:bottom w:w="80" w:type="dxa"/>
                        </w:tcMar>
                      </w:tcPr>
                      <w:p w14:paraId="6AD219BE" w14:textId="382EAC0A" w:rsidR="00F96CF5" w:rsidRDefault="00773C45">
                        <w:pPr>
                          <w:rPr>
                            <w:rFonts w:ascii="Arial" w:eastAsia="Arial" w:hAnsi="Arial" w:cs="Arial"/>
                            <w:sz w:val="22"/>
                          </w:rPr>
                        </w:pPr>
                        <w:r>
                          <w:rPr>
                            <w:noProof/>
                          </w:rPr>
                          <mc:AlternateContent>
                            <mc:Choice Requires="wps">
                              <w:drawing>
                                <wp:anchor distT="0" distB="0" distL="114300" distR="114300" simplePos="0" relativeHeight="251658808" behindDoc="0" locked="1" layoutInCell="1" allowOverlap="1" wp14:anchorId="6CFEA615" wp14:editId="6AED99B5">
                                  <wp:simplePos x="0" y="0"/>
                                  <wp:positionH relativeFrom="column">
                                    <wp:align>center</wp:align>
                                  </wp:positionH>
                                  <wp:positionV relativeFrom="paragraph">
                                    <wp:posOffset>25400</wp:posOffset>
                                  </wp:positionV>
                                  <wp:extent cx="88900" cy="88900"/>
                                  <wp:effectExtent l="12065" t="13970" r="13335" b="11430"/>
                                  <wp:wrapNone/>
                                  <wp:docPr id="416785428"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0093635" id="Rectangle 599" o:spid="_x0000_s1026" style="position:absolute;margin-left:0;margin-top:2pt;width:7pt;height:7pt;z-index:251916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19328B75"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431CBDAD"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1840CC16" w14:textId="77777777">
                    <w:tc>
                      <w:tcPr>
                        <w:tcW w:w="0" w:type="auto"/>
                        <w:tcMar>
                          <w:top w:w="80" w:type="dxa"/>
                          <w:bottom w:w="80" w:type="dxa"/>
                        </w:tcMar>
                      </w:tcPr>
                      <w:p w14:paraId="279A8F04" w14:textId="253DBC0B" w:rsidR="00F96CF5" w:rsidRDefault="00773C45">
                        <w:pPr>
                          <w:rPr>
                            <w:rFonts w:ascii="Arial" w:eastAsia="Arial" w:hAnsi="Arial" w:cs="Arial"/>
                            <w:sz w:val="22"/>
                          </w:rPr>
                        </w:pPr>
                        <w:r>
                          <w:rPr>
                            <w:noProof/>
                          </w:rPr>
                          <mc:AlternateContent>
                            <mc:Choice Requires="wps">
                              <w:drawing>
                                <wp:anchor distT="0" distB="0" distL="114300" distR="114300" simplePos="0" relativeHeight="251658809" behindDoc="0" locked="1" layoutInCell="1" allowOverlap="1" wp14:anchorId="00365783" wp14:editId="0C6BF90A">
                                  <wp:simplePos x="0" y="0"/>
                                  <wp:positionH relativeFrom="column">
                                    <wp:align>center</wp:align>
                                  </wp:positionH>
                                  <wp:positionV relativeFrom="paragraph">
                                    <wp:posOffset>25400</wp:posOffset>
                                  </wp:positionV>
                                  <wp:extent cx="88900" cy="88900"/>
                                  <wp:effectExtent l="12065" t="6350" r="13335" b="9525"/>
                                  <wp:wrapNone/>
                                  <wp:docPr id="311135343" name="Rectangle 6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B044F7E" id="Rectangle 600" o:spid="_x0000_s1026" style="position:absolute;margin-left:0;margin-top:2pt;width:7pt;height:7pt;z-index:251917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6F6D41CD"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4D823BE6"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3BBD41B8" w14:textId="77777777">
                    <w:tc>
                      <w:tcPr>
                        <w:tcW w:w="0" w:type="auto"/>
                        <w:tcMar>
                          <w:top w:w="80" w:type="dxa"/>
                          <w:bottom w:w="80" w:type="dxa"/>
                        </w:tcMar>
                      </w:tcPr>
                      <w:p w14:paraId="08E22031" w14:textId="28D33C7B" w:rsidR="00F96CF5" w:rsidRDefault="00773C45">
                        <w:pPr>
                          <w:rPr>
                            <w:rFonts w:ascii="Arial" w:eastAsia="Arial" w:hAnsi="Arial" w:cs="Arial"/>
                            <w:sz w:val="22"/>
                          </w:rPr>
                        </w:pPr>
                        <w:r>
                          <w:rPr>
                            <w:noProof/>
                          </w:rPr>
                          <mc:AlternateContent>
                            <mc:Choice Requires="wps">
                              <w:drawing>
                                <wp:anchor distT="0" distB="0" distL="114300" distR="114300" simplePos="0" relativeHeight="251658810" behindDoc="0" locked="1" layoutInCell="1" allowOverlap="1" wp14:anchorId="3FC7F503" wp14:editId="0CD02976">
                                  <wp:simplePos x="0" y="0"/>
                                  <wp:positionH relativeFrom="column">
                                    <wp:align>center</wp:align>
                                  </wp:positionH>
                                  <wp:positionV relativeFrom="paragraph">
                                    <wp:posOffset>25400</wp:posOffset>
                                  </wp:positionV>
                                  <wp:extent cx="88900" cy="88900"/>
                                  <wp:effectExtent l="12065" t="8255" r="13335" b="7620"/>
                                  <wp:wrapNone/>
                                  <wp:docPr id="689294831" name="Rectangl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6FB997E" id="Rectangle 601" o:spid="_x0000_s1026" style="position:absolute;margin-left:0;margin-top:2pt;width:7pt;height:7pt;z-index:2519183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65F9B41E"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377FC535"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47D20468" w14:textId="77777777">
                    <w:tc>
                      <w:tcPr>
                        <w:tcW w:w="0" w:type="auto"/>
                        <w:tcMar>
                          <w:top w:w="80" w:type="dxa"/>
                          <w:bottom w:w="80" w:type="dxa"/>
                        </w:tcMar>
                      </w:tcPr>
                      <w:p w14:paraId="668F03E9" w14:textId="3C586297" w:rsidR="00F96CF5" w:rsidRDefault="00773C45">
                        <w:pPr>
                          <w:rPr>
                            <w:rFonts w:ascii="Arial" w:eastAsia="Arial" w:hAnsi="Arial" w:cs="Arial"/>
                            <w:sz w:val="22"/>
                          </w:rPr>
                        </w:pPr>
                        <w:r>
                          <w:rPr>
                            <w:noProof/>
                          </w:rPr>
                          <mc:AlternateContent>
                            <mc:Choice Requires="wps">
                              <w:drawing>
                                <wp:anchor distT="0" distB="0" distL="114300" distR="114300" simplePos="0" relativeHeight="251658811" behindDoc="0" locked="1" layoutInCell="1" allowOverlap="1" wp14:anchorId="750F4550" wp14:editId="17F8BC31">
                                  <wp:simplePos x="0" y="0"/>
                                  <wp:positionH relativeFrom="column">
                                    <wp:align>center</wp:align>
                                  </wp:positionH>
                                  <wp:positionV relativeFrom="paragraph">
                                    <wp:posOffset>25400</wp:posOffset>
                                  </wp:positionV>
                                  <wp:extent cx="88900" cy="88900"/>
                                  <wp:effectExtent l="12065" t="10160" r="13335" b="5715"/>
                                  <wp:wrapNone/>
                                  <wp:docPr id="1223724187" name="Rectangle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A27E533" id="Rectangle 602" o:spid="_x0000_s1026" style="position:absolute;margin-left:0;margin-top:2pt;width:7pt;height:7pt;z-index:251919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1795FA35" w14:textId="77777777" w:rsidR="00F96CF5" w:rsidRDefault="00F96CF5">
                        <w:pPr>
                          <w:rPr>
                            <w:rFonts w:ascii="Arial" w:eastAsia="Arial" w:hAnsi="Arial" w:cs="Arial"/>
                            <w:sz w:val="22"/>
                          </w:rPr>
                        </w:pPr>
                        <w:r>
                          <w:rPr>
                            <w:rFonts w:ascii="Arial" w:eastAsia="Arial" w:hAnsi="Arial" w:cs="Arial"/>
                            <w:sz w:val="22"/>
                          </w:rPr>
                          <w:t>*Regional Development Banks</w:t>
                        </w:r>
                      </w:p>
                    </w:tc>
                    <w:tc>
                      <w:tcPr>
                        <w:tcW w:w="0" w:type="auto"/>
                        <w:tcMar>
                          <w:top w:w="80" w:type="dxa"/>
                          <w:bottom w:w="80" w:type="dxa"/>
                        </w:tcMar>
                        <w:vAlign w:val="center"/>
                      </w:tcPr>
                      <w:p w14:paraId="6FAC80B1" w14:textId="77777777" w:rsidR="00F96CF5" w:rsidRDefault="00F96CF5">
                        <w:pPr>
                          <w:rPr>
                            <w:rFonts w:ascii="Arial" w:eastAsia="Arial" w:hAnsi="Arial" w:cs="Arial"/>
                            <w:sz w:val="22"/>
                          </w:rPr>
                        </w:pPr>
                        <w:r>
                          <w:rPr>
                            <w:rFonts w:ascii="Arial" w:eastAsia="Arial" w:hAnsi="Arial" w:cs="Arial"/>
                            <w:sz w:val="22"/>
                          </w:rPr>
                          <w:t>Minimal or no interaction</w:t>
                        </w:r>
                      </w:p>
                    </w:tc>
                  </w:tr>
                  <w:tr w:rsidR="00F96CF5" w14:paraId="35BE46E3" w14:textId="77777777">
                    <w:tc>
                      <w:tcPr>
                        <w:tcW w:w="0" w:type="auto"/>
                        <w:tcMar>
                          <w:top w:w="80" w:type="dxa"/>
                          <w:bottom w:w="80" w:type="dxa"/>
                        </w:tcMar>
                      </w:tcPr>
                      <w:p w14:paraId="5EFFD83B" w14:textId="1F626D71" w:rsidR="00F96CF5" w:rsidRDefault="00773C45">
                        <w:pPr>
                          <w:rPr>
                            <w:rFonts w:ascii="Arial" w:eastAsia="Arial" w:hAnsi="Arial" w:cs="Arial"/>
                            <w:sz w:val="22"/>
                          </w:rPr>
                        </w:pPr>
                        <w:r>
                          <w:rPr>
                            <w:noProof/>
                          </w:rPr>
                          <mc:AlternateContent>
                            <mc:Choice Requires="wps">
                              <w:drawing>
                                <wp:anchor distT="0" distB="0" distL="114300" distR="114300" simplePos="0" relativeHeight="251658812" behindDoc="0" locked="1" layoutInCell="1" allowOverlap="1" wp14:anchorId="65E2F264" wp14:editId="5A9BA053">
                                  <wp:simplePos x="0" y="0"/>
                                  <wp:positionH relativeFrom="column">
                                    <wp:align>center</wp:align>
                                  </wp:positionH>
                                  <wp:positionV relativeFrom="paragraph">
                                    <wp:posOffset>25400</wp:posOffset>
                                  </wp:positionV>
                                  <wp:extent cx="88900" cy="88900"/>
                                  <wp:effectExtent l="12065" t="12065" r="13335" b="13335"/>
                                  <wp:wrapNone/>
                                  <wp:docPr id="1426981757" name="Rectangle 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862313E" id="Rectangle 603" o:spid="_x0000_s1026" style="position:absolute;margin-left:0;margin-top:2pt;width:7pt;height:7pt;z-index:251920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18173018"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4C9CC855"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515D3E23" w14:textId="77777777">
                    <w:tc>
                      <w:tcPr>
                        <w:tcW w:w="0" w:type="auto"/>
                        <w:tcMar>
                          <w:top w:w="80" w:type="dxa"/>
                          <w:bottom w:w="80" w:type="dxa"/>
                        </w:tcMar>
                      </w:tcPr>
                      <w:p w14:paraId="5FB23C6B" w14:textId="048823D6" w:rsidR="00F96CF5" w:rsidRDefault="00773C45">
                        <w:pPr>
                          <w:rPr>
                            <w:rFonts w:ascii="Arial" w:eastAsia="Arial" w:hAnsi="Arial" w:cs="Arial"/>
                            <w:sz w:val="22"/>
                          </w:rPr>
                        </w:pPr>
                        <w:r>
                          <w:rPr>
                            <w:noProof/>
                          </w:rPr>
                          <mc:AlternateContent>
                            <mc:Choice Requires="wps">
                              <w:drawing>
                                <wp:anchor distT="0" distB="0" distL="114300" distR="114300" simplePos="0" relativeHeight="251658813" behindDoc="0" locked="1" layoutInCell="1" allowOverlap="1" wp14:anchorId="4E79C88F" wp14:editId="781624A1">
                                  <wp:simplePos x="0" y="0"/>
                                  <wp:positionH relativeFrom="column">
                                    <wp:align>center</wp:align>
                                  </wp:positionH>
                                  <wp:positionV relativeFrom="paragraph">
                                    <wp:posOffset>25400</wp:posOffset>
                                  </wp:positionV>
                                  <wp:extent cx="88900" cy="88900"/>
                                  <wp:effectExtent l="12065" t="8255" r="13335" b="7620"/>
                                  <wp:wrapNone/>
                                  <wp:docPr id="332399836" name="Rectangle 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4BB8BF0B" id="Rectangle 604" o:spid="_x0000_s1026" style="position:absolute;margin-left:0;margin-top:2pt;width:7pt;height:7pt;z-index:251921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53C4B96D"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3D0A5B4C"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3521599C" w14:textId="77777777">
                    <w:tc>
                      <w:tcPr>
                        <w:tcW w:w="0" w:type="auto"/>
                        <w:tcMar>
                          <w:top w:w="80" w:type="dxa"/>
                          <w:bottom w:w="80" w:type="dxa"/>
                        </w:tcMar>
                      </w:tcPr>
                      <w:p w14:paraId="0125A228" w14:textId="21A70DA3" w:rsidR="00F96CF5" w:rsidRDefault="00773C45">
                        <w:pPr>
                          <w:rPr>
                            <w:rFonts w:ascii="Arial" w:eastAsia="Arial" w:hAnsi="Arial" w:cs="Arial"/>
                            <w:sz w:val="22"/>
                          </w:rPr>
                        </w:pPr>
                        <w:r>
                          <w:rPr>
                            <w:noProof/>
                          </w:rPr>
                          <mc:AlternateContent>
                            <mc:Choice Requires="wps">
                              <w:drawing>
                                <wp:anchor distT="0" distB="0" distL="114300" distR="114300" simplePos="0" relativeHeight="251658814" behindDoc="0" locked="1" layoutInCell="1" allowOverlap="1" wp14:anchorId="310FF4CF" wp14:editId="5FD5A1A5">
                                  <wp:simplePos x="0" y="0"/>
                                  <wp:positionH relativeFrom="column">
                                    <wp:align>center</wp:align>
                                  </wp:positionH>
                                  <wp:positionV relativeFrom="paragraph">
                                    <wp:posOffset>25400</wp:posOffset>
                                  </wp:positionV>
                                  <wp:extent cx="88900" cy="88900"/>
                                  <wp:effectExtent l="12065" t="8255" r="13335" b="7620"/>
                                  <wp:wrapNone/>
                                  <wp:docPr id="2091359654" name="Rectangle 6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FD442A5" id="Rectangle 605" o:spid="_x0000_s1026" style="position:absolute;margin-left:0;margin-top:2pt;width:7pt;height:7pt;z-index:251922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1BCA790D"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4192BB1F"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5DAF6867" w14:textId="77777777">
                    <w:tc>
                      <w:tcPr>
                        <w:tcW w:w="0" w:type="auto"/>
                        <w:tcMar>
                          <w:top w:w="80" w:type="dxa"/>
                          <w:bottom w:w="80" w:type="dxa"/>
                        </w:tcMar>
                      </w:tcPr>
                      <w:p w14:paraId="5B778073" w14:textId="199DDF80" w:rsidR="00F96CF5" w:rsidRDefault="00773C45">
                        <w:pPr>
                          <w:rPr>
                            <w:rFonts w:ascii="Arial" w:eastAsia="Arial" w:hAnsi="Arial" w:cs="Arial"/>
                            <w:sz w:val="22"/>
                          </w:rPr>
                        </w:pPr>
                        <w:r>
                          <w:rPr>
                            <w:noProof/>
                          </w:rPr>
                          <mc:AlternateContent>
                            <mc:Choice Requires="wps">
                              <w:drawing>
                                <wp:anchor distT="0" distB="0" distL="114300" distR="114300" simplePos="0" relativeHeight="251658815" behindDoc="0" locked="1" layoutInCell="1" allowOverlap="1" wp14:anchorId="4C2F8164" wp14:editId="4FE4DA77">
                                  <wp:simplePos x="0" y="0"/>
                                  <wp:positionH relativeFrom="column">
                                    <wp:align>center</wp:align>
                                  </wp:positionH>
                                  <wp:positionV relativeFrom="paragraph">
                                    <wp:posOffset>25400</wp:posOffset>
                                  </wp:positionV>
                                  <wp:extent cx="88900" cy="88900"/>
                                  <wp:effectExtent l="12065" t="13970" r="13335" b="11430"/>
                                  <wp:wrapNone/>
                                  <wp:docPr id="794310531" name="Rectangle 6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7CE212C6" id="Rectangle 606" o:spid="_x0000_s1026" style="position:absolute;margin-left:0;margin-top:2pt;width:7pt;height:7pt;z-index:2519234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1287A042"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781BCDB4"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1085EAD0" w14:textId="77777777">
                    <w:tc>
                      <w:tcPr>
                        <w:tcW w:w="0" w:type="auto"/>
                        <w:tcMar>
                          <w:top w:w="80" w:type="dxa"/>
                          <w:bottom w:w="80" w:type="dxa"/>
                        </w:tcMar>
                      </w:tcPr>
                      <w:p w14:paraId="2D45148E" w14:textId="7E52B0E2" w:rsidR="00F96CF5" w:rsidRDefault="00773C45">
                        <w:pPr>
                          <w:rPr>
                            <w:rFonts w:ascii="Arial" w:eastAsia="Arial" w:hAnsi="Arial" w:cs="Arial"/>
                            <w:sz w:val="22"/>
                          </w:rPr>
                        </w:pPr>
                        <w:r>
                          <w:rPr>
                            <w:noProof/>
                          </w:rPr>
                          <mc:AlternateContent>
                            <mc:Choice Requires="wps">
                              <w:drawing>
                                <wp:anchor distT="0" distB="0" distL="114300" distR="114300" simplePos="0" relativeHeight="251658816" behindDoc="0" locked="1" layoutInCell="1" allowOverlap="1" wp14:anchorId="5583AB26" wp14:editId="4CCA0C9D">
                                  <wp:simplePos x="0" y="0"/>
                                  <wp:positionH relativeFrom="column">
                                    <wp:align>center</wp:align>
                                  </wp:positionH>
                                  <wp:positionV relativeFrom="paragraph">
                                    <wp:posOffset>25400</wp:posOffset>
                                  </wp:positionV>
                                  <wp:extent cx="88900" cy="88900"/>
                                  <wp:effectExtent l="12065" t="10160" r="13335" b="5715"/>
                                  <wp:wrapNone/>
                                  <wp:docPr id="1176697078" name="Rectangle 6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7ABAB0F2" id="Rectangle 607" o:spid="_x0000_s1026" style="position:absolute;margin-left:0;margin-top:2pt;width:7pt;height:7pt;z-index:2519244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4E325CF5" w14:textId="77777777" w:rsidR="00F96CF5" w:rsidRDefault="00F96CF5">
                        <w:pPr>
                          <w:rPr>
                            <w:rFonts w:ascii="Arial" w:eastAsia="Arial" w:hAnsi="Arial" w:cs="Arial"/>
                            <w:sz w:val="22"/>
                          </w:rPr>
                        </w:pPr>
                        <w:r>
                          <w:rPr>
                            <w:rFonts w:ascii="Arial" w:eastAsia="Arial" w:hAnsi="Arial" w:cs="Arial"/>
                            <w:sz w:val="22"/>
                          </w:rPr>
                          <w:t>*UN Agencies</w:t>
                        </w:r>
                      </w:p>
                    </w:tc>
                    <w:tc>
                      <w:tcPr>
                        <w:tcW w:w="0" w:type="auto"/>
                        <w:tcMar>
                          <w:top w:w="80" w:type="dxa"/>
                          <w:bottom w:w="80" w:type="dxa"/>
                        </w:tcMar>
                        <w:vAlign w:val="center"/>
                      </w:tcPr>
                      <w:p w14:paraId="7D2506E1" w14:textId="77777777" w:rsidR="00F96CF5" w:rsidRDefault="00F96CF5">
                        <w:pPr>
                          <w:rPr>
                            <w:rFonts w:ascii="Arial" w:eastAsia="Arial" w:hAnsi="Arial" w:cs="Arial"/>
                            <w:sz w:val="22"/>
                          </w:rPr>
                        </w:pPr>
                        <w:r>
                          <w:rPr>
                            <w:rFonts w:ascii="Arial" w:eastAsia="Arial" w:hAnsi="Arial" w:cs="Arial"/>
                            <w:sz w:val="22"/>
                          </w:rPr>
                          <w:t>Minimal or no interaction</w:t>
                        </w:r>
                      </w:p>
                    </w:tc>
                  </w:tr>
                  <w:tr w:rsidR="00F96CF5" w14:paraId="7AA56E40" w14:textId="77777777">
                    <w:tc>
                      <w:tcPr>
                        <w:tcW w:w="0" w:type="auto"/>
                        <w:tcMar>
                          <w:top w:w="80" w:type="dxa"/>
                          <w:bottom w:w="80" w:type="dxa"/>
                        </w:tcMar>
                      </w:tcPr>
                      <w:p w14:paraId="7C8DF7D0" w14:textId="26EA09F0" w:rsidR="00F96CF5" w:rsidRDefault="00773C45">
                        <w:pPr>
                          <w:rPr>
                            <w:rFonts w:ascii="Arial" w:eastAsia="Arial" w:hAnsi="Arial" w:cs="Arial"/>
                            <w:sz w:val="22"/>
                          </w:rPr>
                        </w:pPr>
                        <w:r>
                          <w:rPr>
                            <w:noProof/>
                          </w:rPr>
                          <mc:AlternateContent>
                            <mc:Choice Requires="wps">
                              <w:drawing>
                                <wp:anchor distT="0" distB="0" distL="114300" distR="114300" simplePos="0" relativeHeight="251658817" behindDoc="0" locked="1" layoutInCell="1" allowOverlap="1" wp14:anchorId="3749B822" wp14:editId="2A1C9E1A">
                                  <wp:simplePos x="0" y="0"/>
                                  <wp:positionH relativeFrom="column">
                                    <wp:align>center</wp:align>
                                  </wp:positionH>
                                  <wp:positionV relativeFrom="paragraph">
                                    <wp:posOffset>25400</wp:posOffset>
                                  </wp:positionV>
                                  <wp:extent cx="88900" cy="88900"/>
                                  <wp:effectExtent l="12065" t="6350" r="13335" b="9525"/>
                                  <wp:wrapNone/>
                                  <wp:docPr id="1501806269" name="Rectangle 6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6F3B9091" id="Rectangle 608" o:spid="_x0000_s1026" style="position:absolute;margin-left:0;margin-top:2pt;width:7pt;height:7pt;z-index:2519255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6D68E6FD"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6C725EA2" w14:textId="77777777" w:rsidR="00F96CF5" w:rsidRDefault="00F96CF5">
                        <w:pPr>
                          <w:rPr>
                            <w:rFonts w:ascii="Arial" w:eastAsia="Arial" w:hAnsi="Arial" w:cs="Arial"/>
                            <w:sz w:val="22"/>
                          </w:rPr>
                        </w:pPr>
                        <w:r>
                          <w:rPr>
                            <w:rFonts w:ascii="Arial" w:eastAsia="Arial" w:hAnsi="Arial" w:cs="Arial"/>
                            <w:sz w:val="22"/>
                          </w:rPr>
                          <w:t>Joint mission or mission participation</w:t>
                        </w:r>
                      </w:p>
                    </w:tc>
                  </w:tr>
                  <w:tr w:rsidR="00F96CF5" w14:paraId="24A32920" w14:textId="77777777">
                    <w:tc>
                      <w:tcPr>
                        <w:tcW w:w="0" w:type="auto"/>
                        <w:tcMar>
                          <w:top w:w="80" w:type="dxa"/>
                          <w:bottom w:w="80" w:type="dxa"/>
                        </w:tcMar>
                      </w:tcPr>
                      <w:p w14:paraId="378381C4" w14:textId="4D627E49" w:rsidR="00F96CF5" w:rsidRDefault="00773C45">
                        <w:pPr>
                          <w:rPr>
                            <w:rFonts w:ascii="Arial" w:eastAsia="Arial" w:hAnsi="Arial" w:cs="Arial"/>
                            <w:sz w:val="22"/>
                          </w:rPr>
                        </w:pPr>
                        <w:r>
                          <w:rPr>
                            <w:noProof/>
                          </w:rPr>
                          <mc:AlternateContent>
                            <mc:Choice Requires="wps">
                              <w:drawing>
                                <wp:anchor distT="0" distB="0" distL="114300" distR="114300" simplePos="0" relativeHeight="251658818" behindDoc="0" locked="1" layoutInCell="1" allowOverlap="1" wp14:anchorId="2229B656" wp14:editId="51588E93">
                                  <wp:simplePos x="0" y="0"/>
                                  <wp:positionH relativeFrom="column">
                                    <wp:align>center</wp:align>
                                  </wp:positionH>
                                  <wp:positionV relativeFrom="paragraph">
                                    <wp:posOffset>25400</wp:posOffset>
                                  </wp:positionV>
                                  <wp:extent cx="88900" cy="88900"/>
                                  <wp:effectExtent l="12065" t="8255" r="13335" b="7620"/>
                                  <wp:wrapNone/>
                                  <wp:docPr id="1626690932" name="Rectangle 6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74FCF712" id="Rectangle 609" o:spid="_x0000_s1026" style="position:absolute;margin-left:0;margin-top:2pt;width:7pt;height:7pt;z-index:2519265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4B160110"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263399E2" w14:textId="77777777" w:rsidR="00F96CF5" w:rsidRDefault="00F96CF5">
                        <w:pPr>
                          <w:rPr>
                            <w:rFonts w:ascii="Arial" w:eastAsia="Arial" w:hAnsi="Arial" w:cs="Arial"/>
                            <w:sz w:val="22"/>
                          </w:rPr>
                        </w:pPr>
                        <w:r>
                          <w:rPr>
                            <w:rFonts w:ascii="Arial" w:eastAsia="Arial" w:hAnsi="Arial" w:cs="Arial"/>
                            <w:sz w:val="22"/>
                          </w:rPr>
                          <w:t>Joint analytical work, including providing and/or receiving substantive analytical inputs</w:t>
                        </w:r>
                      </w:p>
                    </w:tc>
                  </w:tr>
                  <w:tr w:rsidR="00F96CF5" w14:paraId="0BE8F413" w14:textId="77777777">
                    <w:tc>
                      <w:tcPr>
                        <w:tcW w:w="0" w:type="auto"/>
                        <w:tcMar>
                          <w:top w:w="80" w:type="dxa"/>
                          <w:bottom w:w="80" w:type="dxa"/>
                        </w:tcMar>
                      </w:tcPr>
                      <w:p w14:paraId="226D890B" w14:textId="19B3689F" w:rsidR="00F96CF5" w:rsidRDefault="00773C45">
                        <w:pPr>
                          <w:rPr>
                            <w:rFonts w:ascii="Arial" w:eastAsia="Arial" w:hAnsi="Arial" w:cs="Arial"/>
                            <w:sz w:val="22"/>
                          </w:rPr>
                        </w:pPr>
                        <w:r>
                          <w:rPr>
                            <w:noProof/>
                          </w:rPr>
                          <mc:AlternateContent>
                            <mc:Choice Requires="wps">
                              <w:drawing>
                                <wp:anchor distT="0" distB="0" distL="114300" distR="114300" simplePos="0" relativeHeight="251658819" behindDoc="0" locked="1" layoutInCell="1" allowOverlap="1" wp14:anchorId="3544CDBF" wp14:editId="266F5F9A">
                                  <wp:simplePos x="0" y="0"/>
                                  <wp:positionH relativeFrom="column">
                                    <wp:align>center</wp:align>
                                  </wp:positionH>
                                  <wp:positionV relativeFrom="paragraph">
                                    <wp:posOffset>25400</wp:posOffset>
                                  </wp:positionV>
                                  <wp:extent cx="88900" cy="88900"/>
                                  <wp:effectExtent l="12065" t="10160" r="13335" b="5715"/>
                                  <wp:wrapNone/>
                                  <wp:docPr id="449477887" name="Rectangle 6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4104787A" id="Rectangle 610" o:spid="_x0000_s1026" style="position:absolute;margin-left:0;margin-top:2pt;width:7pt;height:7pt;z-index:2519275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5F2F2B5C"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2F9F4363" w14:textId="77777777" w:rsidR="00F96CF5" w:rsidRDefault="00F96CF5">
                        <w:pPr>
                          <w:rPr>
                            <w:rFonts w:ascii="Arial" w:eastAsia="Arial" w:hAnsi="Arial" w:cs="Arial"/>
                            <w:sz w:val="22"/>
                          </w:rPr>
                        </w:pPr>
                        <w:r>
                          <w:rPr>
                            <w:rFonts w:ascii="Arial" w:eastAsia="Arial" w:hAnsi="Arial" w:cs="Arial"/>
                            <w:sz w:val="22"/>
                          </w:rPr>
                          <w:t>Periodic or occasional meetings and information sharing</w:t>
                        </w:r>
                      </w:p>
                    </w:tc>
                  </w:tr>
                  <w:tr w:rsidR="00F96CF5" w14:paraId="32FD83A2" w14:textId="77777777">
                    <w:tc>
                      <w:tcPr>
                        <w:tcW w:w="0" w:type="auto"/>
                        <w:tcMar>
                          <w:top w:w="80" w:type="dxa"/>
                          <w:bottom w:w="80" w:type="dxa"/>
                        </w:tcMar>
                      </w:tcPr>
                      <w:p w14:paraId="02E83ED8" w14:textId="6016E2AD" w:rsidR="00F96CF5" w:rsidRDefault="00773C45">
                        <w:pPr>
                          <w:rPr>
                            <w:rFonts w:ascii="Arial" w:eastAsia="Arial" w:hAnsi="Arial" w:cs="Arial"/>
                            <w:sz w:val="22"/>
                          </w:rPr>
                        </w:pPr>
                        <w:r>
                          <w:rPr>
                            <w:noProof/>
                          </w:rPr>
                          <mc:AlternateContent>
                            <mc:Choice Requires="wps">
                              <w:drawing>
                                <wp:anchor distT="0" distB="0" distL="114300" distR="114300" simplePos="0" relativeHeight="251658820" behindDoc="0" locked="1" layoutInCell="1" allowOverlap="1" wp14:anchorId="2B95DD53" wp14:editId="02390238">
                                  <wp:simplePos x="0" y="0"/>
                                  <wp:positionH relativeFrom="column">
                                    <wp:align>center</wp:align>
                                  </wp:positionH>
                                  <wp:positionV relativeFrom="paragraph">
                                    <wp:posOffset>25400</wp:posOffset>
                                  </wp:positionV>
                                  <wp:extent cx="88900" cy="88900"/>
                                  <wp:effectExtent l="12065" t="12065" r="13335" b="13335"/>
                                  <wp:wrapNone/>
                                  <wp:docPr id="515957459" name="Rectangle 6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1A92C5D" id="Rectangle 611" o:spid="_x0000_s1026" style="position:absolute;margin-left:0;margin-top:2pt;width:7pt;height:7pt;z-index:2519285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22BF91F4"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2A4EFAF0" w14:textId="77777777" w:rsidR="00F96CF5" w:rsidRDefault="00F96CF5">
                        <w:pPr>
                          <w:rPr>
                            <w:rFonts w:ascii="Arial" w:eastAsia="Arial" w:hAnsi="Arial" w:cs="Arial"/>
                            <w:sz w:val="22"/>
                          </w:rPr>
                        </w:pPr>
                        <w:r>
                          <w:rPr>
                            <w:rFonts w:ascii="Arial" w:eastAsia="Arial" w:hAnsi="Arial" w:cs="Arial"/>
                            <w:sz w:val="22"/>
                          </w:rPr>
                          <w:t>Use of Other Organization's Data or Research</w:t>
                        </w:r>
                      </w:p>
                    </w:tc>
                  </w:tr>
                  <w:tr w:rsidR="00F96CF5" w14:paraId="011DB8CF" w14:textId="77777777">
                    <w:tc>
                      <w:tcPr>
                        <w:tcW w:w="0" w:type="auto"/>
                        <w:tcMar>
                          <w:top w:w="80" w:type="dxa"/>
                          <w:bottom w:w="80" w:type="dxa"/>
                        </w:tcMar>
                      </w:tcPr>
                      <w:p w14:paraId="42AFAB67" w14:textId="7DEEC847" w:rsidR="00F96CF5" w:rsidRDefault="00773C45">
                        <w:pPr>
                          <w:rPr>
                            <w:rFonts w:ascii="Arial" w:eastAsia="Arial" w:hAnsi="Arial" w:cs="Arial"/>
                            <w:sz w:val="22"/>
                          </w:rPr>
                        </w:pPr>
                        <w:r>
                          <w:rPr>
                            <w:noProof/>
                          </w:rPr>
                          <mc:AlternateContent>
                            <mc:Choice Requires="wps">
                              <w:drawing>
                                <wp:anchor distT="0" distB="0" distL="114300" distR="114300" simplePos="0" relativeHeight="251658821" behindDoc="0" locked="1" layoutInCell="1" allowOverlap="1" wp14:anchorId="2F5870D3" wp14:editId="235E9109">
                                  <wp:simplePos x="0" y="0"/>
                                  <wp:positionH relativeFrom="column">
                                    <wp:align>center</wp:align>
                                  </wp:positionH>
                                  <wp:positionV relativeFrom="paragraph">
                                    <wp:posOffset>25400</wp:posOffset>
                                  </wp:positionV>
                                  <wp:extent cx="88900" cy="88900"/>
                                  <wp:effectExtent l="12065" t="6350" r="13335" b="9525"/>
                                  <wp:wrapNone/>
                                  <wp:docPr id="1282172760" name="Rectangle 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5127F656" id="Rectangle 612" o:spid="_x0000_s1026" style="position:absolute;margin-left:0;margin-top:2pt;width:7pt;height:7pt;z-index:2519296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">
                                  <w10:anchorlock/>
                                </v:rect>
                              </w:pict>
                            </mc:Fallback>
                          </mc:AlternateContent>
                        </w:r>
                      </w:p>
                    </w:tc>
                    <w:tc>
                      <w:tcPr>
                        <w:tcW w:w="0" w:type="auto"/>
                        <w:tcMar>
                          <w:top w:w="80" w:type="dxa"/>
                          <w:bottom w:w="80" w:type="dxa"/>
                        </w:tcMar>
                        <w:vAlign w:val="center"/>
                      </w:tcPr>
                      <w:p w14:paraId="684F682E"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495C9DC7" w14:textId="77777777" w:rsidR="00F96CF5" w:rsidRDefault="00F96CF5">
                        <w:pPr>
                          <w:rPr>
                            <w:rFonts w:ascii="Arial" w:eastAsia="Arial" w:hAnsi="Arial" w:cs="Arial"/>
                            <w:sz w:val="22"/>
                          </w:rPr>
                        </w:pPr>
                        <w:r>
                          <w:rPr>
                            <w:rFonts w:ascii="Arial" w:eastAsia="Arial" w:hAnsi="Arial" w:cs="Arial"/>
                            <w:sz w:val="22"/>
                          </w:rPr>
                          <w:t>Minimal or no interaction</w:t>
                        </w:r>
                      </w:p>
                    </w:tc>
                  </w:tr>
                </w:tbl>
                <w:p w14:paraId="6C4784AF" w14:textId="77777777" w:rsidR="00F96CF5" w:rsidRDefault="00F96CF5">
                  <w:pPr>
                    <w:rPr>
                      <w:rFonts w:ascii="Arial" w:eastAsia="Arial" w:hAnsi="Arial" w:cs="Arial"/>
                      <w:sz w:val="22"/>
                    </w:rPr>
                  </w:pPr>
                </w:p>
              </w:tc>
            </w:tr>
          </w:tbl>
          <w:p w14:paraId="15E5BABE" w14:textId="77777777" w:rsidR="00F96CF5" w:rsidRDefault="00F96CF5">
            <w:pPr>
              <w:rPr>
                <w:rFonts w:ascii="Arial" w:eastAsia="Arial" w:hAnsi="Arial" w:cs="Arial"/>
                <w:sz w:val="22"/>
              </w:rPr>
            </w:pPr>
          </w:p>
        </w:tc>
      </w:tr>
    </w:tbl>
    <w:p w14:paraId="27EC1F10"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7A072F40" w14:textId="77777777">
        <w:tc>
          <w:tcPr>
            <w:tcW w:w="0" w:type="auto"/>
            <w:tcMar>
              <w:top w:w="80" w:type="dxa"/>
              <w:bottom w:w="80" w:type="dxa"/>
            </w:tcMar>
          </w:tcPr>
          <w:p w14:paraId="28705F5D" w14:textId="77777777" w:rsidR="00F96CF5" w:rsidRDefault="00F96CF5">
            <w:pPr>
              <w:keepNext/>
              <w:rPr>
                <w:rFonts w:ascii="Arial" w:eastAsia="Arial" w:hAnsi="Arial" w:cs="Arial"/>
                <w:b/>
                <w:sz w:val="22"/>
              </w:rPr>
            </w:pPr>
            <w:commentRangeStart w:id="45"/>
            <w:r>
              <w:rPr>
                <w:rFonts w:ascii="Arial" w:eastAsia="Arial" w:hAnsi="Arial" w:cs="Arial"/>
                <w:b/>
                <w:sz w:val="22"/>
              </w:rPr>
              <w:t>13.1. Please specify 'other' from above.</w:t>
            </w:r>
            <w:commentRangeEnd w:id="45"/>
            <w:r w:rsidR="00956AB7">
              <w:rPr>
                <w:rStyle w:val="CommentReference"/>
              </w:rPr>
              <w:commentReference w:id="45"/>
            </w:r>
          </w:p>
        </w:tc>
      </w:tr>
      <w:tr w:rsidR="00F96CF5" w14:paraId="4A6153FF" w14:textId="77777777">
        <w:tc>
          <w:tcPr>
            <w:tcW w:w="0" w:type="auto"/>
            <w:tcMar>
              <w:top w:w="80" w:type="dxa"/>
              <w:bottom w:w="80" w:type="dxa"/>
            </w:tcMar>
          </w:tcPr>
          <w:p w14:paraId="00AC9A7F"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"Please indicate whether you relied on inputs or engaged in any of the following activities with staff from external partner organizations as part of your capacity development work on climate change-related issues during the evaluation period (2021-2025)." Question:</w:t>
            </w:r>
          </w:p>
          <w:p w14:paraId="78AFB181" w14:textId="77777777" w:rsidR="00F96CF5" w:rsidRDefault="00F96CF5">
            <w:pPr>
              <w:keepNext/>
              <w:numPr>
                <w:ilvl w:val="0"/>
                <w:numId w:val="46"/>
              </w:numPr>
              <w:rPr>
                <w:rFonts w:ascii="Arial" w:eastAsia="Arial" w:hAnsi="Arial" w:cs="Arial"/>
                <w:sz w:val="20"/>
              </w:rPr>
            </w:pPr>
            <w:r>
              <w:rPr>
                <w:rFonts w:ascii="Arial" w:eastAsia="Arial" w:hAnsi="Arial" w:cs="Arial"/>
                <w:sz w:val="20"/>
              </w:rPr>
              <w:t>Other (please specify below): Joint mission or mission participation</w:t>
            </w:r>
            <w:r>
              <w:rPr>
                <w:rFonts w:ascii="Arial" w:eastAsia="Arial" w:hAnsi="Arial" w:cs="Arial"/>
                <w:sz w:val="20"/>
              </w:rPr>
              <w:tab/>
              <w:t>,Joint analytical work, including providing and/or receiving substantive analytical inputs,Periodic or occasional meetings and information sharing,Use of Other Organization's Data or Research</w:t>
            </w:r>
          </w:p>
          <w:p w14:paraId="0739AAFD" w14:textId="77777777" w:rsidR="00F96CF5" w:rsidRDefault="00F96CF5">
            <w:pPr>
              <w:keepNext/>
              <w:rPr>
                <w:rFonts w:ascii="Arial" w:eastAsia="Arial" w:hAnsi="Arial" w:cs="Arial"/>
                <w:sz w:val="20"/>
              </w:rPr>
            </w:pPr>
          </w:p>
        </w:tc>
      </w:tr>
      <w:tr w:rsidR="00F96CF5" w14:paraId="6AF2B195"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7D94236E"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F96CF5" w14:paraId="3FC2A939" w14:textId="77777777">
                    <w:trPr>
                      <w:trHeight w:hRule="exact" w:val="1000"/>
                    </w:trPr>
                    <w:tc>
                      <w:tcPr>
                        <w:tcW w:w="0" w:type="auto"/>
                        <w:tcBorders>
                          <w:bottom w:val="single" w:sz="12" w:space="0" w:color="000000"/>
                        </w:tcBorders>
                      </w:tcPr>
                      <w:p w14:paraId="12E03E4C" w14:textId="77777777" w:rsidR="00F96CF5" w:rsidRDefault="00F96CF5">
                        <w:pPr>
                          <w:rPr>
                            <w:rFonts w:ascii="Arial" w:eastAsia="Arial" w:hAnsi="Arial" w:cs="Arial"/>
                            <w:sz w:val="22"/>
                          </w:rPr>
                        </w:pPr>
                      </w:p>
                    </w:tc>
                  </w:tr>
                </w:tbl>
                <w:p w14:paraId="29E2D1B7" w14:textId="77777777" w:rsidR="00F96CF5" w:rsidRDefault="00F96CF5">
                  <w:pPr>
                    <w:rPr>
                      <w:rFonts w:ascii="Arial" w:eastAsia="Arial" w:hAnsi="Arial" w:cs="Arial"/>
                      <w:sz w:val="22"/>
                    </w:rPr>
                  </w:pPr>
                </w:p>
              </w:tc>
            </w:tr>
          </w:tbl>
          <w:p w14:paraId="37203DE1" w14:textId="77777777" w:rsidR="00F96CF5" w:rsidRDefault="00F96CF5">
            <w:pPr>
              <w:rPr>
                <w:rFonts w:ascii="Arial" w:eastAsia="Arial" w:hAnsi="Arial" w:cs="Arial"/>
                <w:sz w:val="22"/>
              </w:rPr>
            </w:pPr>
          </w:p>
        </w:tc>
      </w:tr>
    </w:tbl>
    <w:p w14:paraId="7B93A0F4"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3AEAA7FA" w14:textId="77777777">
        <w:tc>
          <w:tcPr>
            <w:tcW w:w="0" w:type="auto"/>
            <w:tcMar>
              <w:top w:w="80" w:type="dxa"/>
              <w:bottom w:w="80" w:type="dxa"/>
            </w:tcMar>
          </w:tcPr>
          <w:p w14:paraId="6992AC58" w14:textId="77777777" w:rsidR="00F96CF5" w:rsidRDefault="00F96CF5">
            <w:pPr>
              <w:keepNext/>
              <w:rPr>
                <w:rFonts w:ascii="Arial" w:eastAsia="Arial" w:hAnsi="Arial" w:cs="Arial"/>
                <w:b/>
                <w:sz w:val="22"/>
              </w:rPr>
            </w:pPr>
            <w:r>
              <w:rPr>
                <w:rFonts w:ascii="Arial" w:eastAsia="Arial" w:hAnsi="Arial" w:cs="Arial"/>
                <w:b/>
                <w:sz w:val="22"/>
              </w:rPr>
              <w:t>14. Which statement best reflects your view regarding the extent to which the IMF’s resources dedicated to climate change-related capacity development were appropriate during the evaluation period (2021-2025)?</w:t>
            </w:r>
          </w:p>
        </w:tc>
      </w:tr>
      <w:tr w:rsidR="00F96CF5" w14:paraId="33061F1F"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44425432"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
                    <w:gridCol w:w="7879"/>
                  </w:tblGrid>
                  <w:tr w:rsidR="00F96CF5" w14:paraId="12D76D1C" w14:textId="77777777">
                    <w:tc>
                      <w:tcPr>
                        <w:tcW w:w="0" w:type="auto"/>
                        <w:tcMar>
                          <w:top w:w="80" w:type="dxa"/>
                          <w:bottom w:w="80" w:type="dxa"/>
                        </w:tcMar>
                      </w:tcPr>
                      <w:p w14:paraId="573AECE6" w14:textId="77777777" w:rsidR="00F96CF5" w:rsidRDefault="00F96CF5">
                        <w:pPr>
                          <w:rPr>
                            <w:rFonts w:ascii="Arial" w:eastAsia="Arial" w:hAnsi="Arial" w:cs="Arial"/>
                            <w:b/>
                            <w:sz w:val="22"/>
                          </w:rPr>
                        </w:pPr>
                      </w:p>
                    </w:tc>
                    <w:tc>
                      <w:tcPr>
                        <w:tcW w:w="0" w:type="auto"/>
                        <w:tcMar>
                          <w:top w:w="80" w:type="dxa"/>
                          <w:bottom w:w="80" w:type="dxa"/>
                        </w:tcMar>
                      </w:tcPr>
                      <w:p w14:paraId="0A9F0D8C"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2EF3900B" w14:textId="77777777">
                    <w:tc>
                      <w:tcPr>
                        <w:tcW w:w="0" w:type="auto"/>
                        <w:tcMar>
                          <w:top w:w="80" w:type="dxa"/>
                          <w:bottom w:w="80" w:type="dxa"/>
                        </w:tcMar>
                      </w:tcPr>
                      <w:p w14:paraId="6D8175F4" w14:textId="12328BDF" w:rsidR="00F96CF5" w:rsidRDefault="00773C45">
                        <w:pPr>
                          <w:rPr>
                            <w:rFonts w:ascii="Arial" w:eastAsia="Arial" w:hAnsi="Arial" w:cs="Arial"/>
                            <w:sz w:val="22"/>
                          </w:rPr>
                        </w:pPr>
                        <w:r>
                          <w:rPr>
                            <w:noProof/>
                          </w:rPr>
                          <mc:AlternateContent>
                            <mc:Choice Requires="wps">
                              <w:drawing>
                                <wp:anchor distT="0" distB="0" distL="114300" distR="114300" simplePos="0" relativeHeight="251658822" behindDoc="0" locked="1" layoutInCell="1" allowOverlap="1" wp14:anchorId="6EED26EA" wp14:editId="10A12C70">
                                  <wp:simplePos x="0" y="0"/>
                                  <wp:positionH relativeFrom="column">
                                    <wp:align>center</wp:align>
                                  </wp:positionH>
                                  <wp:positionV relativeFrom="paragraph">
                                    <wp:posOffset>25400</wp:posOffset>
                                  </wp:positionV>
                                  <wp:extent cx="88900" cy="88900"/>
                                  <wp:effectExtent l="12700" t="6350" r="12700" b="9525"/>
                                  <wp:wrapNone/>
                                  <wp:docPr id="46909727" name="Oval 6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3BA5125" id="Oval 613" o:spid="_x0000_s1026" style="position:absolute;margin-left:0;margin-top:2pt;width:7pt;height:7pt;z-index:2519306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A9706FB" w14:textId="77777777" w:rsidR="00F96CF5" w:rsidRDefault="00F96CF5">
                        <w:pPr>
                          <w:rPr>
                            <w:rFonts w:ascii="Arial" w:eastAsia="Arial" w:hAnsi="Arial" w:cs="Arial"/>
                            <w:sz w:val="22"/>
                          </w:rPr>
                        </w:pPr>
                        <w:r>
                          <w:rPr>
                            <w:rFonts w:ascii="Arial" w:eastAsia="Arial" w:hAnsi="Arial" w:cs="Arial"/>
                            <w:sz w:val="22"/>
                          </w:rPr>
                          <w:t>The IMF dedicated the appropriate amount of resources</w:t>
                        </w:r>
                      </w:p>
                    </w:tc>
                  </w:tr>
                  <w:tr w:rsidR="00F96CF5" w14:paraId="4A566BF1" w14:textId="77777777">
                    <w:tc>
                      <w:tcPr>
                        <w:tcW w:w="0" w:type="auto"/>
                        <w:tcMar>
                          <w:top w:w="80" w:type="dxa"/>
                          <w:bottom w:w="80" w:type="dxa"/>
                        </w:tcMar>
                      </w:tcPr>
                      <w:p w14:paraId="50E9CD10" w14:textId="06F5D408" w:rsidR="00F96CF5" w:rsidRDefault="00773C45">
                        <w:pPr>
                          <w:rPr>
                            <w:rFonts w:ascii="Arial" w:eastAsia="Arial" w:hAnsi="Arial" w:cs="Arial"/>
                            <w:sz w:val="22"/>
                          </w:rPr>
                        </w:pPr>
                        <w:r>
                          <w:rPr>
                            <w:noProof/>
                          </w:rPr>
                          <mc:AlternateContent>
                            <mc:Choice Requires="wps">
                              <w:drawing>
                                <wp:anchor distT="0" distB="0" distL="114300" distR="114300" simplePos="0" relativeHeight="251658823" behindDoc="0" locked="1" layoutInCell="1" allowOverlap="1" wp14:anchorId="1AFADE2A" wp14:editId="0FA6A432">
                                  <wp:simplePos x="0" y="0"/>
                                  <wp:positionH relativeFrom="column">
                                    <wp:align>center</wp:align>
                                  </wp:positionH>
                                  <wp:positionV relativeFrom="paragraph">
                                    <wp:posOffset>25400</wp:posOffset>
                                  </wp:positionV>
                                  <wp:extent cx="88900" cy="88900"/>
                                  <wp:effectExtent l="12700" t="12065" r="12700" b="13335"/>
                                  <wp:wrapNone/>
                                  <wp:docPr id="1481065224" name="Oval 6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AFFDB65" id="Oval 614" o:spid="_x0000_s1026" style="position:absolute;margin-left:0;margin-top:2pt;width:7pt;height:7pt;z-index:2519316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46CBB33" w14:textId="77777777" w:rsidR="00F96CF5" w:rsidRDefault="00F96CF5">
                        <w:pPr>
                          <w:rPr>
                            <w:rFonts w:ascii="Arial" w:eastAsia="Arial" w:hAnsi="Arial" w:cs="Arial"/>
                            <w:sz w:val="22"/>
                          </w:rPr>
                        </w:pPr>
                        <w:r>
                          <w:rPr>
                            <w:rFonts w:ascii="Arial" w:eastAsia="Arial" w:hAnsi="Arial" w:cs="Arial"/>
                            <w:sz w:val="22"/>
                          </w:rPr>
                          <w:t>The IMF should have dedicated more resources</w:t>
                        </w:r>
                      </w:p>
                    </w:tc>
                  </w:tr>
                  <w:tr w:rsidR="00F96CF5" w14:paraId="1D1EDABC" w14:textId="77777777">
                    <w:tc>
                      <w:tcPr>
                        <w:tcW w:w="0" w:type="auto"/>
                        <w:tcMar>
                          <w:top w:w="80" w:type="dxa"/>
                          <w:bottom w:w="80" w:type="dxa"/>
                        </w:tcMar>
                      </w:tcPr>
                      <w:p w14:paraId="7077E346" w14:textId="4A872915" w:rsidR="00F96CF5" w:rsidRDefault="00773C45">
                        <w:pPr>
                          <w:rPr>
                            <w:rFonts w:ascii="Arial" w:eastAsia="Arial" w:hAnsi="Arial" w:cs="Arial"/>
                            <w:sz w:val="22"/>
                          </w:rPr>
                        </w:pPr>
                        <w:r>
                          <w:rPr>
                            <w:noProof/>
                          </w:rPr>
                          <mc:AlternateContent>
                            <mc:Choice Requires="wps">
                              <w:drawing>
                                <wp:anchor distT="0" distB="0" distL="114300" distR="114300" simplePos="0" relativeHeight="251658824" behindDoc="0" locked="1" layoutInCell="1" allowOverlap="1" wp14:anchorId="2529AE2D" wp14:editId="7864B52B">
                                  <wp:simplePos x="0" y="0"/>
                                  <wp:positionH relativeFrom="column">
                                    <wp:align>center</wp:align>
                                  </wp:positionH>
                                  <wp:positionV relativeFrom="paragraph">
                                    <wp:posOffset>25400</wp:posOffset>
                                  </wp:positionV>
                                  <wp:extent cx="88900" cy="88900"/>
                                  <wp:effectExtent l="12700" t="8255" r="12700" b="7620"/>
                                  <wp:wrapNone/>
                                  <wp:docPr id="653622270" name="Oval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F53582E" id="Oval 615" o:spid="_x0000_s1026" style="position:absolute;margin-left:0;margin-top:2pt;width:7pt;height:7pt;z-index:2519326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256F5C2" w14:textId="77777777" w:rsidR="00F96CF5" w:rsidRDefault="00F96CF5">
                        <w:pPr>
                          <w:rPr>
                            <w:rFonts w:ascii="Arial" w:eastAsia="Arial" w:hAnsi="Arial" w:cs="Arial"/>
                            <w:sz w:val="22"/>
                          </w:rPr>
                        </w:pPr>
                        <w:r>
                          <w:rPr>
                            <w:rFonts w:ascii="Arial" w:eastAsia="Arial" w:hAnsi="Arial" w:cs="Arial"/>
                            <w:sz w:val="22"/>
                          </w:rPr>
                          <w:t>The IMF should have dedicated less resources</w:t>
                        </w:r>
                      </w:p>
                    </w:tc>
                  </w:tr>
                  <w:tr w:rsidR="00F96CF5" w14:paraId="450473E5" w14:textId="77777777">
                    <w:tc>
                      <w:tcPr>
                        <w:tcW w:w="0" w:type="auto"/>
                        <w:tcMar>
                          <w:top w:w="80" w:type="dxa"/>
                          <w:bottom w:w="80" w:type="dxa"/>
                        </w:tcMar>
                      </w:tcPr>
                      <w:p w14:paraId="43BA2E2C" w14:textId="00091467" w:rsidR="00F96CF5" w:rsidRDefault="00773C45">
                        <w:pPr>
                          <w:rPr>
                            <w:rFonts w:ascii="Arial" w:eastAsia="Arial" w:hAnsi="Arial" w:cs="Arial"/>
                            <w:sz w:val="22"/>
                          </w:rPr>
                        </w:pPr>
                        <w:r>
                          <w:rPr>
                            <w:noProof/>
                          </w:rPr>
                          <mc:AlternateContent>
                            <mc:Choice Requires="wps">
                              <w:drawing>
                                <wp:anchor distT="0" distB="0" distL="114300" distR="114300" simplePos="0" relativeHeight="251658825" behindDoc="0" locked="1" layoutInCell="1" allowOverlap="1" wp14:anchorId="4B0BC1AC" wp14:editId="5D0E1359">
                                  <wp:simplePos x="0" y="0"/>
                                  <wp:positionH relativeFrom="column">
                                    <wp:align>center</wp:align>
                                  </wp:positionH>
                                  <wp:positionV relativeFrom="paragraph">
                                    <wp:posOffset>25400</wp:posOffset>
                                  </wp:positionV>
                                  <wp:extent cx="88900" cy="88900"/>
                                  <wp:effectExtent l="12700" t="13970" r="12700" b="11430"/>
                                  <wp:wrapNone/>
                                  <wp:docPr id="1240359663" name="Oval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DF7FFC" id="Oval 616" o:spid="_x0000_s1026" style="position:absolute;margin-left:0;margin-top:2pt;width:7pt;height:7pt;z-index:2519336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88A1996" w14:textId="77777777" w:rsidR="00F96CF5" w:rsidRDefault="00F96CF5">
                        <w:pPr>
                          <w:rPr>
                            <w:rFonts w:ascii="Arial" w:eastAsia="Arial" w:hAnsi="Arial" w:cs="Arial"/>
                            <w:sz w:val="22"/>
                          </w:rPr>
                        </w:pPr>
                        <w:r>
                          <w:rPr>
                            <w:rFonts w:ascii="Arial" w:eastAsia="Arial" w:hAnsi="Arial" w:cs="Arial"/>
                            <w:sz w:val="22"/>
                          </w:rPr>
                          <w:t>The IMF should not have dedicated any resources</w:t>
                        </w:r>
                      </w:p>
                    </w:tc>
                  </w:tr>
                </w:tbl>
                <w:p w14:paraId="56DF0151" w14:textId="77777777" w:rsidR="00F96CF5" w:rsidRDefault="00F96CF5">
                  <w:pPr>
                    <w:rPr>
                      <w:rFonts w:ascii="Arial" w:eastAsia="Arial" w:hAnsi="Arial" w:cs="Arial"/>
                      <w:sz w:val="22"/>
                    </w:rPr>
                  </w:pPr>
                </w:p>
              </w:tc>
            </w:tr>
          </w:tbl>
          <w:p w14:paraId="3FA4DEDA" w14:textId="77777777" w:rsidR="00F96CF5" w:rsidRDefault="00F96CF5">
            <w:pPr>
              <w:rPr>
                <w:rFonts w:ascii="Arial" w:eastAsia="Arial" w:hAnsi="Arial" w:cs="Arial"/>
                <w:sz w:val="22"/>
              </w:rPr>
            </w:pPr>
          </w:p>
        </w:tc>
      </w:tr>
    </w:tbl>
    <w:p w14:paraId="0CE4BE82" w14:textId="77777777" w:rsidR="00F96CF5" w:rsidRDefault="00F96CF5">
      <w:pPr>
        <w:rPr>
          <w:rFonts w:ascii="Arial" w:eastAsia="Arial" w:hAnsi="Arial" w:cs="Arial"/>
          <w:sz w:val="22"/>
        </w:rPr>
        <w:sectPr w:rsidR="00F96CF5">
          <w:pgSz w:w="12240" w:h="15840"/>
          <w:pgMar w:top="1440" w:right="1800" w:bottom="1440" w:left="1800" w:header="708"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7EF04A88" w14:textId="77777777">
        <w:trPr>
          <w:trHeight w:val="330"/>
        </w:trPr>
        <w:tc>
          <w:tcPr>
            <w:tcW w:w="0" w:type="auto"/>
            <w:tcBorders>
              <w:top w:val="single" w:sz="4" w:space="0" w:color="auto"/>
              <w:left w:val="single" w:sz="4" w:space="0" w:color="auto"/>
              <w:bottom w:val="single" w:sz="4" w:space="0" w:color="auto"/>
              <w:right w:val="single" w:sz="4" w:space="0" w:color="auto"/>
            </w:tcBorders>
            <w:shd w:val="clear" w:color="auto" w:fill="D3D3D3"/>
            <w:tcMar>
              <w:top w:w="80" w:type="dxa"/>
              <w:bottom w:w="80" w:type="dxa"/>
            </w:tcMar>
            <w:vAlign w:val="center"/>
          </w:tcPr>
          <w:p w14:paraId="3E6D3753" w14:textId="77777777" w:rsidR="00F96CF5" w:rsidRDefault="00F96CF5">
            <w:pPr>
              <w:rPr>
                <w:rFonts w:ascii="Arial" w:eastAsia="Arial" w:hAnsi="Arial" w:cs="Arial"/>
                <w:b/>
                <w:sz w:val="22"/>
              </w:rPr>
            </w:pPr>
            <w:r>
              <w:rPr>
                <w:rFonts w:ascii="Arial" w:eastAsia="Arial" w:hAnsi="Arial" w:cs="Arial"/>
                <w:b/>
                <w:sz w:val="22"/>
              </w:rPr>
              <w:t>E. Overall Views</w:t>
            </w:r>
          </w:p>
        </w:tc>
      </w:tr>
    </w:tbl>
    <w:p w14:paraId="63684C60" w14:textId="77777777" w:rsidR="00F96CF5" w:rsidRDefault="00F96CF5">
      <w:pPr>
        <w:keepNext/>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F96CF5" w14:paraId="402E3391" w14:textId="77777777">
        <w:tc>
          <w:tcPr>
            <w:tcW w:w="0" w:type="auto"/>
            <w:tcBorders>
              <w:top w:val="nil"/>
              <w:left w:val="nil"/>
              <w:bottom w:val="nil"/>
              <w:right w:val="nil"/>
            </w:tcBorders>
            <w:tcMar>
              <w:top w:w="100" w:type="dxa"/>
              <w:bottom w:w="100" w:type="dxa"/>
            </w:tcMar>
            <w:vAlign w:val="center"/>
          </w:tcPr>
          <w:p w14:paraId="3346DA37" w14:textId="77777777" w:rsidR="00F96CF5" w:rsidRDefault="00F96CF5">
            <w:pPr>
              <w:jc w:val="center"/>
              <w:rPr>
                <w:rFonts w:ascii="Arial" w:eastAsia="Arial" w:hAnsi="Arial" w:cs="Arial"/>
                <w:sz w:val="22"/>
              </w:rPr>
            </w:pPr>
            <w:r>
              <w:t>E. Overall Views</w:t>
            </w:r>
          </w:p>
        </w:tc>
      </w:tr>
    </w:tbl>
    <w:p w14:paraId="477D155F"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1D4DB07C" w14:textId="77777777">
        <w:tc>
          <w:tcPr>
            <w:tcW w:w="0" w:type="auto"/>
            <w:tcMar>
              <w:top w:w="80" w:type="dxa"/>
              <w:bottom w:w="80" w:type="dxa"/>
            </w:tcMar>
          </w:tcPr>
          <w:p w14:paraId="24A9B33B" w14:textId="77777777" w:rsidR="00F96CF5" w:rsidRDefault="00F96CF5">
            <w:pPr>
              <w:keepNext/>
              <w:rPr>
                <w:rFonts w:ascii="Arial" w:eastAsia="Arial" w:hAnsi="Arial" w:cs="Arial"/>
                <w:b/>
                <w:sz w:val="22"/>
              </w:rPr>
            </w:pPr>
            <w:r>
              <w:rPr>
                <w:rFonts w:ascii="Arial" w:eastAsia="Arial" w:hAnsi="Arial" w:cs="Arial"/>
                <w:b/>
                <w:sz w:val="22"/>
              </w:rPr>
              <w:t>*15. Based on your overall assessment of the IMF’s engagement on climate change-related issues during the evaluation period (2021-2025), to what extent:</w:t>
            </w:r>
            <w:r>
              <w:rPr>
                <w:rFonts w:ascii="Arial" w:eastAsia="Arial" w:hAnsi="Arial" w:cs="Arial"/>
                <w:sz w:val="22"/>
              </w:rPr>
              <w:t>(*Required)</w:t>
            </w:r>
          </w:p>
        </w:tc>
      </w:tr>
      <w:tr w:rsidR="00F96CF5" w14:paraId="0582BFC9"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23541F8F"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061"/>
                    <w:gridCol w:w="1905"/>
                  </w:tblGrid>
                  <w:tr w:rsidR="00F96CF5" w14:paraId="5C546B78" w14:textId="77777777">
                    <w:tc>
                      <w:tcPr>
                        <w:tcW w:w="0" w:type="auto"/>
                        <w:tcMar>
                          <w:top w:w="80" w:type="dxa"/>
                          <w:bottom w:w="80" w:type="dxa"/>
                        </w:tcMar>
                      </w:tcPr>
                      <w:p w14:paraId="4878348D" w14:textId="77777777" w:rsidR="00F96CF5" w:rsidRDefault="00F96CF5">
                        <w:pPr>
                          <w:rPr>
                            <w:rFonts w:ascii="Arial" w:eastAsia="Arial" w:hAnsi="Arial" w:cs="Arial"/>
                            <w:b/>
                            <w:sz w:val="22"/>
                          </w:rPr>
                        </w:pPr>
                      </w:p>
                    </w:tc>
                    <w:tc>
                      <w:tcPr>
                        <w:tcW w:w="0" w:type="auto"/>
                        <w:tcMar>
                          <w:top w:w="80" w:type="dxa"/>
                          <w:bottom w:w="80" w:type="dxa"/>
                        </w:tcMar>
                      </w:tcPr>
                      <w:p w14:paraId="4684E535"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7359EFE0"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174BADAE" w14:textId="77777777">
                    <w:tc>
                      <w:tcPr>
                        <w:tcW w:w="0" w:type="auto"/>
                        <w:tcMar>
                          <w:top w:w="80" w:type="dxa"/>
                          <w:bottom w:w="80" w:type="dxa"/>
                        </w:tcMar>
                      </w:tcPr>
                      <w:p w14:paraId="2DABC79E" w14:textId="01849395" w:rsidR="00F96CF5" w:rsidRDefault="00773C45">
                        <w:pPr>
                          <w:rPr>
                            <w:rFonts w:ascii="Arial" w:eastAsia="Arial" w:hAnsi="Arial" w:cs="Arial"/>
                            <w:sz w:val="22"/>
                          </w:rPr>
                        </w:pPr>
                        <w:r>
                          <w:rPr>
                            <w:noProof/>
                          </w:rPr>
                          <mc:AlternateContent>
                            <mc:Choice Requires="wps">
                              <w:drawing>
                                <wp:anchor distT="0" distB="0" distL="114300" distR="114300" simplePos="0" relativeHeight="251658826" behindDoc="0" locked="1" layoutInCell="1" allowOverlap="1" wp14:anchorId="1D11CEB6" wp14:editId="5B87BDAE">
                                  <wp:simplePos x="0" y="0"/>
                                  <wp:positionH relativeFrom="column">
                                    <wp:align>center</wp:align>
                                  </wp:positionH>
                                  <wp:positionV relativeFrom="paragraph">
                                    <wp:posOffset>25400</wp:posOffset>
                                  </wp:positionV>
                                  <wp:extent cx="88900" cy="88900"/>
                                  <wp:effectExtent l="12065" t="13970" r="13335" b="11430"/>
                                  <wp:wrapNone/>
                                  <wp:docPr id="324096280" name="Oval 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D0497B3" id="Oval 617" o:spid="_x0000_s1026" style="position:absolute;margin-left:0;margin-top:2pt;width:7pt;height:7pt;z-index:2519347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215B6E4" w14:textId="77777777" w:rsidR="00F96CF5" w:rsidRDefault="00F96CF5">
                        <w:pPr>
                          <w:rPr>
                            <w:rFonts w:ascii="Arial" w:eastAsia="Arial" w:hAnsi="Arial" w:cs="Arial"/>
                            <w:sz w:val="22"/>
                          </w:rPr>
                        </w:pPr>
                        <w:r>
                          <w:rPr>
                            <w:rFonts w:ascii="Arial" w:eastAsia="Arial" w:hAnsi="Arial" w:cs="Arial"/>
                            <w:sz w:val="22"/>
                          </w:rPr>
                          <w:t>Has the IMF developed the right internal organizational structures to work on climate change-related issues</w:t>
                        </w:r>
                      </w:p>
                    </w:tc>
                    <w:tc>
                      <w:tcPr>
                        <w:tcW w:w="0" w:type="auto"/>
                        <w:tcMar>
                          <w:top w:w="80" w:type="dxa"/>
                          <w:bottom w:w="80" w:type="dxa"/>
                        </w:tcMar>
                        <w:vAlign w:val="center"/>
                      </w:tcPr>
                      <w:p w14:paraId="06160F0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3E127E7" w14:textId="77777777">
                    <w:tc>
                      <w:tcPr>
                        <w:tcW w:w="0" w:type="auto"/>
                        <w:tcMar>
                          <w:top w:w="80" w:type="dxa"/>
                          <w:bottom w:w="80" w:type="dxa"/>
                        </w:tcMar>
                      </w:tcPr>
                      <w:p w14:paraId="4D52A4C8" w14:textId="51458443" w:rsidR="00F96CF5" w:rsidRDefault="00773C45">
                        <w:pPr>
                          <w:rPr>
                            <w:rFonts w:ascii="Arial" w:eastAsia="Arial" w:hAnsi="Arial" w:cs="Arial"/>
                            <w:sz w:val="22"/>
                          </w:rPr>
                        </w:pPr>
                        <w:r>
                          <w:rPr>
                            <w:noProof/>
                          </w:rPr>
                          <mc:AlternateContent>
                            <mc:Choice Requires="wps">
                              <w:drawing>
                                <wp:anchor distT="0" distB="0" distL="114300" distR="114300" simplePos="0" relativeHeight="251658827" behindDoc="0" locked="1" layoutInCell="1" allowOverlap="1" wp14:anchorId="4F33CCD2" wp14:editId="698FEB5F">
                                  <wp:simplePos x="0" y="0"/>
                                  <wp:positionH relativeFrom="column">
                                    <wp:align>center</wp:align>
                                  </wp:positionH>
                                  <wp:positionV relativeFrom="paragraph">
                                    <wp:posOffset>25400</wp:posOffset>
                                  </wp:positionV>
                                  <wp:extent cx="88900" cy="88900"/>
                                  <wp:effectExtent l="12065" t="6350" r="13335" b="9525"/>
                                  <wp:wrapNone/>
                                  <wp:docPr id="94250070" name="Oval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1EE5298" id="Oval 618" o:spid="_x0000_s1026" style="position:absolute;margin-left:0;margin-top:2pt;width:7pt;height:7pt;z-index:2519357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6886BD0" w14:textId="77777777" w:rsidR="00F96CF5" w:rsidRDefault="00F96CF5">
                        <w:pPr>
                          <w:rPr>
                            <w:rFonts w:ascii="Arial" w:eastAsia="Arial" w:hAnsi="Arial" w:cs="Arial"/>
                            <w:sz w:val="22"/>
                          </w:rPr>
                        </w:pPr>
                        <w:r>
                          <w:rPr>
                            <w:rFonts w:ascii="Arial" w:eastAsia="Arial" w:hAnsi="Arial" w:cs="Arial"/>
                            <w:sz w:val="22"/>
                          </w:rPr>
                          <w:t>Has the IMF developed the right internal organizational structures to work on climate change-related issues</w:t>
                        </w:r>
                      </w:p>
                    </w:tc>
                    <w:tc>
                      <w:tcPr>
                        <w:tcW w:w="0" w:type="auto"/>
                        <w:tcMar>
                          <w:top w:w="80" w:type="dxa"/>
                          <w:bottom w:w="80" w:type="dxa"/>
                        </w:tcMar>
                        <w:vAlign w:val="center"/>
                      </w:tcPr>
                      <w:p w14:paraId="6A9CFEA0"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FC95CFD" w14:textId="77777777">
                    <w:tc>
                      <w:tcPr>
                        <w:tcW w:w="0" w:type="auto"/>
                        <w:tcMar>
                          <w:top w:w="80" w:type="dxa"/>
                          <w:bottom w:w="80" w:type="dxa"/>
                        </w:tcMar>
                      </w:tcPr>
                      <w:p w14:paraId="0FC4925A" w14:textId="25D3C4EF" w:rsidR="00F96CF5" w:rsidRDefault="00773C45">
                        <w:pPr>
                          <w:rPr>
                            <w:rFonts w:ascii="Arial" w:eastAsia="Arial" w:hAnsi="Arial" w:cs="Arial"/>
                            <w:sz w:val="22"/>
                          </w:rPr>
                        </w:pPr>
                        <w:r>
                          <w:rPr>
                            <w:noProof/>
                          </w:rPr>
                          <mc:AlternateContent>
                            <mc:Choice Requires="wps">
                              <w:drawing>
                                <wp:anchor distT="0" distB="0" distL="114300" distR="114300" simplePos="0" relativeHeight="251658828" behindDoc="0" locked="1" layoutInCell="1" allowOverlap="1" wp14:anchorId="114570AE" wp14:editId="33DC4F1C">
                                  <wp:simplePos x="0" y="0"/>
                                  <wp:positionH relativeFrom="column">
                                    <wp:align>center</wp:align>
                                  </wp:positionH>
                                  <wp:positionV relativeFrom="paragraph">
                                    <wp:posOffset>25400</wp:posOffset>
                                  </wp:positionV>
                                  <wp:extent cx="88900" cy="88900"/>
                                  <wp:effectExtent l="12065" t="8255" r="13335" b="7620"/>
                                  <wp:wrapNone/>
                                  <wp:docPr id="958043448" name="Oval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CC18090" id="Oval 619" o:spid="_x0000_s1026" style="position:absolute;margin-left:0;margin-top:2pt;width:7pt;height:7pt;z-index:2519367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32F3A7A" w14:textId="77777777" w:rsidR="00F96CF5" w:rsidRDefault="00F96CF5">
                        <w:pPr>
                          <w:rPr>
                            <w:rFonts w:ascii="Arial" w:eastAsia="Arial" w:hAnsi="Arial" w:cs="Arial"/>
                            <w:sz w:val="22"/>
                          </w:rPr>
                        </w:pPr>
                        <w:r>
                          <w:rPr>
                            <w:rFonts w:ascii="Arial" w:eastAsia="Arial" w:hAnsi="Arial" w:cs="Arial"/>
                            <w:sz w:val="22"/>
                          </w:rPr>
                          <w:t>Has the IMF developed the right internal organizational structures to work on climate change-related issues</w:t>
                        </w:r>
                      </w:p>
                    </w:tc>
                    <w:tc>
                      <w:tcPr>
                        <w:tcW w:w="0" w:type="auto"/>
                        <w:tcMar>
                          <w:top w:w="80" w:type="dxa"/>
                          <w:bottom w:w="80" w:type="dxa"/>
                        </w:tcMar>
                        <w:vAlign w:val="center"/>
                      </w:tcPr>
                      <w:p w14:paraId="45E2FB2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0466A56A" w14:textId="77777777">
                    <w:tc>
                      <w:tcPr>
                        <w:tcW w:w="0" w:type="auto"/>
                        <w:tcMar>
                          <w:top w:w="80" w:type="dxa"/>
                          <w:bottom w:w="80" w:type="dxa"/>
                        </w:tcMar>
                      </w:tcPr>
                      <w:p w14:paraId="5B011646" w14:textId="74E3D042" w:rsidR="00F96CF5" w:rsidRDefault="00773C45">
                        <w:pPr>
                          <w:rPr>
                            <w:rFonts w:ascii="Arial" w:eastAsia="Arial" w:hAnsi="Arial" w:cs="Arial"/>
                            <w:sz w:val="22"/>
                          </w:rPr>
                        </w:pPr>
                        <w:r>
                          <w:rPr>
                            <w:noProof/>
                          </w:rPr>
                          <mc:AlternateContent>
                            <mc:Choice Requires="wps">
                              <w:drawing>
                                <wp:anchor distT="0" distB="0" distL="114300" distR="114300" simplePos="0" relativeHeight="251658829" behindDoc="0" locked="1" layoutInCell="1" allowOverlap="1" wp14:anchorId="30007544" wp14:editId="064A8BDA">
                                  <wp:simplePos x="0" y="0"/>
                                  <wp:positionH relativeFrom="column">
                                    <wp:align>center</wp:align>
                                  </wp:positionH>
                                  <wp:positionV relativeFrom="paragraph">
                                    <wp:posOffset>25400</wp:posOffset>
                                  </wp:positionV>
                                  <wp:extent cx="88900" cy="88900"/>
                                  <wp:effectExtent l="12065" t="10160" r="13335" b="5715"/>
                                  <wp:wrapNone/>
                                  <wp:docPr id="1971902970" name="Oval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5CB4012" id="Oval 620" o:spid="_x0000_s1026" style="position:absolute;margin-left:0;margin-top:2pt;width:7pt;height:7pt;z-index:2519377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3C05664" w14:textId="77777777" w:rsidR="00F96CF5" w:rsidRDefault="00F96CF5">
                        <w:pPr>
                          <w:rPr>
                            <w:rFonts w:ascii="Arial" w:eastAsia="Arial" w:hAnsi="Arial" w:cs="Arial"/>
                            <w:sz w:val="22"/>
                          </w:rPr>
                        </w:pPr>
                        <w:r>
                          <w:rPr>
                            <w:rFonts w:ascii="Arial" w:eastAsia="Arial" w:hAnsi="Arial" w:cs="Arial"/>
                            <w:sz w:val="22"/>
                          </w:rPr>
                          <w:t>Has the IMF developed the right internal organizational structures to work on climate change-related issues</w:t>
                        </w:r>
                      </w:p>
                    </w:tc>
                    <w:tc>
                      <w:tcPr>
                        <w:tcW w:w="0" w:type="auto"/>
                        <w:tcMar>
                          <w:top w:w="80" w:type="dxa"/>
                          <w:bottom w:w="80" w:type="dxa"/>
                        </w:tcMar>
                        <w:vAlign w:val="center"/>
                      </w:tcPr>
                      <w:p w14:paraId="14BF27CD" w14:textId="77777777" w:rsidR="00F96CF5" w:rsidRDefault="00F96CF5">
                        <w:pPr>
                          <w:rPr>
                            <w:rFonts w:ascii="Arial" w:eastAsia="Arial" w:hAnsi="Arial" w:cs="Arial"/>
                            <w:sz w:val="22"/>
                          </w:rPr>
                        </w:pPr>
                        <w:r>
                          <w:rPr>
                            <w:rFonts w:ascii="Arial" w:eastAsia="Arial" w:hAnsi="Arial" w:cs="Arial"/>
                            <w:sz w:val="22"/>
                          </w:rPr>
                          <w:t>To a great extent</w:t>
                        </w:r>
                      </w:p>
                    </w:tc>
                  </w:tr>
                  <w:tr w:rsidR="0043604D" w14:paraId="36831DA9" w14:textId="77777777">
                    <w:tc>
                      <w:tcPr>
                        <w:tcW w:w="0" w:type="auto"/>
                        <w:tcMar>
                          <w:top w:w="80" w:type="dxa"/>
                          <w:bottom w:w="80" w:type="dxa"/>
                        </w:tcMar>
                      </w:tcPr>
                      <w:p w14:paraId="183BD968" w14:textId="48C7588D" w:rsidR="0043604D" w:rsidRDefault="0043604D" w:rsidP="0043604D">
                        <w:pPr>
                          <w:rPr>
                            <w:noProof/>
                          </w:rPr>
                        </w:pPr>
                        <w:r>
                          <w:rPr>
                            <w:noProof/>
                          </w:rPr>
                          <mc:AlternateContent>
                            <mc:Choice Requires="wps">
                              <w:drawing>
                                <wp:anchor distT="0" distB="0" distL="114300" distR="114300" simplePos="0" relativeHeight="251658889" behindDoc="0" locked="1" layoutInCell="1" allowOverlap="1" wp14:anchorId="229CFF5A" wp14:editId="7BFCE946">
                                  <wp:simplePos x="0" y="0"/>
                                  <wp:positionH relativeFrom="column">
                                    <wp:align>center</wp:align>
                                  </wp:positionH>
                                  <wp:positionV relativeFrom="paragraph">
                                    <wp:posOffset>25400</wp:posOffset>
                                  </wp:positionV>
                                  <wp:extent cx="88900" cy="88900"/>
                                  <wp:effectExtent l="12065" t="10160" r="13335" b="5715"/>
                                  <wp:wrapNone/>
                                  <wp:docPr id="861972022" name="Oval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5ACFA6D" id="Oval 620" o:spid="_x0000_s1026" style="position:absolute;margin-left:0;margin-top:2pt;width:7pt;height:7pt;z-index:251658891;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B10181D" w14:textId="308E0A82" w:rsidR="0043604D" w:rsidRDefault="0043604D" w:rsidP="0043604D">
                        <w:pPr>
                          <w:rPr>
                            <w:rFonts w:ascii="Arial" w:eastAsia="Arial" w:hAnsi="Arial" w:cs="Arial"/>
                            <w:sz w:val="22"/>
                          </w:rPr>
                        </w:pPr>
                        <w:r>
                          <w:rPr>
                            <w:rFonts w:ascii="Arial" w:eastAsia="Arial" w:hAnsi="Arial" w:cs="Arial"/>
                            <w:sz w:val="22"/>
                          </w:rPr>
                          <w:t>Has the IMF developed the right internal organizational structures to work on climate change-related issues</w:t>
                        </w:r>
                      </w:p>
                    </w:tc>
                    <w:tc>
                      <w:tcPr>
                        <w:tcW w:w="0" w:type="auto"/>
                        <w:tcMar>
                          <w:top w:w="80" w:type="dxa"/>
                          <w:bottom w:w="80" w:type="dxa"/>
                        </w:tcMar>
                        <w:vAlign w:val="center"/>
                      </w:tcPr>
                      <w:p w14:paraId="4379E641" w14:textId="78A1ACE8" w:rsidR="0043604D" w:rsidRDefault="00B9597F" w:rsidP="0043604D">
                        <w:pPr>
                          <w:rPr>
                            <w:rFonts w:ascii="Arial" w:eastAsia="Arial" w:hAnsi="Arial" w:cs="Arial"/>
                            <w:sz w:val="22"/>
                          </w:rPr>
                        </w:pPr>
                        <w:r>
                          <w:rPr>
                            <w:rFonts w:ascii="Arial" w:eastAsia="Arial" w:hAnsi="Arial" w:cs="Arial"/>
                            <w:sz w:val="22"/>
                          </w:rPr>
                          <w:t>Don’t know or not applicable</w:t>
                        </w:r>
                      </w:p>
                    </w:tc>
                  </w:tr>
                  <w:tr w:rsidR="00F96CF5" w14:paraId="1DF96E0B" w14:textId="77777777">
                    <w:tc>
                      <w:tcPr>
                        <w:tcW w:w="0" w:type="auto"/>
                        <w:tcMar>
                          <w:top w:w="80" w:type="dxa"/>
                          <w:bottom w:w="80" w:type="dxa"/>
                        </w:tcMar>
                      </w:tcPr>
                      <w:p w14:paraId="70E480FD" w14:textId="55EFC439" w:rsidR="00F96CF5" w:rsidRDefault="00773C45">
                        <w:pPr>
                          <w:rPr>
                            <w:rFonts w:ascii="Arial" w:eastAsia="Arial" w:hAnsi="Arial" w:cs="Arial"/>
                            <w:sz w:val="22"/>
                          </w:rPr>
                        </w:pPr>
                        <w:r>
                          <w:rPr>
                            <w:noProof/>
                          </w:rPr>
                          <mc:AlternateContent>
                            <mc:Choice Requires="wps">
                              <w:drawing>
                                <wp:anchor distT="0" distB="0" distL="114300" distR="114300" simplePos="0" relativeHeight="251658830" behindDoc="0" locked="1" layoutInCell="1" allowOverlap="1" wp14:anchorId="1C9F7212" wp14:editId="67CD9C3D">
                                  <wp:simplePos x="0" y="0"/>
                                  <wp:positionH relativeFrom="column">
                                    <wp:align>center</wp:align>
                                  </wp:positionH>
                                  <wp:positionV relativeFrom="paragraph">
                                    <wp:posOffset>25400</wp:posOffset>
                                  </wp:positionV>
                                  <wp:extent cx="88900" cy="88900"/>
                                  <wp:effectExtent l="12065" t="12065" r="13335" b="13335"/>
                                  <wp:wrapNone/>
                                  <wp:docPr id="1751976319" name="Oval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814D35" id="Oval 621" o:spid="_x0000_s1026" style="position:absolute;margin-left:0;margin-top:2pt;width:7pt;height:7pt;z-index:2519388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9354D92" w14:textId="77777777" w:rsidR="00F96CF5" w:rsidRDefault="00F96CF5">
                        <w:pPr>
                          <w:rPr>
                            <w:rFonts w:ascii="Arial" w:eastAsia="Arial" w:hAnsi="Arial" w:cs="Arial"/>
                            <w:sz w:val="22"/>
                          </w:rPr>
                        </w:pPr>
                        <w:r>
                          <w:rPr>
                            <w:rFonts w:ascii="Arial" w:eastAsia="Arial" w:hAnsi="Arial" w:cs="Arial"/>
                            <w:sz w:val="22"/>
                          </w:rPr>
                          <w:t>Has the IMF made adequate training available to Fund staff on climate change-related issues</w:t>
                        </w:r>
                      </w:p>
                    </w:tc>
                    <w:tc>
                      <w:tcPr>
                        <w:tcW w:w="0" w:type="auto"/>
                        <w:tcMar>
                          <w:top w:w="80" w:type="dxa"/>
                          <w:bottom w:w="80" w:type="dxa"/>
                        </w:tcMar>
                        <w:vAlign w:val="center"/>
                      </w:tcPr>
                      <w:p w14:paraId="5CED7DA1"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83D800C" w14:textId="77777777">
                    <w:tc>
                      <w:tcPr>
                        <w:tcW w:w="0" w:type="auto"/>
                        <w:tcMar>
                          <w:top w:w="80" w:type="dxa"/>
                          <w:bottom w:w="80" w:type="dxa"/>
                        </w:tcMar>
                      </w:tcPr>
                      <w:p w14:paraId="04FF6CB3" w14:textId="42ED78C1" w:rsidR="00F96CF5" w:rsidRDefault="00773C45">
                        <w:pPr>
                          <w:rPr>
                            <w:rFonts w:ascii="Arial" w:eastAsia="Arial" w:hAnsi="Arial" w:cs="Arial"/>
                            <w:sz w:val="22"/>
                          </w:rPr>
                        </w:pPr>
                        <w:r>
                          <w:rPr>
                            <w:noProof/>
                          </w:rPr>
                          <mc:AlternateContent>
                            <mc:Choice Requires="wps">
                              <w:drawing>
                                <wp:anchor distT="0" distB="0" distL="114300" distR="114300" simplePos="0" relativeHeight="251658831" behindDoc="0" locked="1" layoutInCell="1" allowOverlap="1" wp14:anchorId="2BE7D124" wp14:editId="7597282F">
                                  <wp:simplePos x="0" y="0"/>
                                  <wp:positionH relativeFrom="column">
                                    <wp:align>center</wp:align>
                                  </wp:positionH>
                                  <wp:positionV relativeFrom="paragraph">
                                    <wp:posOffset>25400</wp:posOffset>
                                  </wp:positionV>
                                  <wp:extent cx="88900" cy="88900"/>
                                  <wp:effectExtent l="12065" t="13970" r="13335" b="11430"/>
                                  <wp:wrapNone/>
                                  <wp:docPr id="2091217957" name="Oval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94053D" id="Oval 622" o:spid="_x0000_s1026" style="position:absolute;margin-left:0;margin-top:2pt;width:7pt;height:7pt;z-index:2519398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5F9B431" w14:textId="77777777" w:rsidR="00F96CF5" w:rsidRDefault="00F96CF5">
                        <w:pPr>
                          <w:rPr>
                            <w:rFonts w:ascii="Arial" w:eastAsia="Arial" w:hAnsi="Arial" w:cs="Arial"/>
                            <w:sz w:val="22"/>
                          </w:rPr>
                        </w:pPr>
                        <w:r>
                          <w:rPr>
                            <w:rFonts w:ascii="Arial" w:eastAsia="Arial" w:hAnsi="Arial" w:cs="Arial"/>
                            <w:sz w:val="22"/>
                          </w:rPr>
                          <w:t>Has the IMF made adequate training available to Fund staff on climate change-related issues</w:t>
                        </w:r>
                      </w:p>
                    </w:tc>
                    <w:tc>
                      <w:tcPr>
                        <w:tcW w:w="0" w:type="auto"/>
                        <w:tcMar>
                          <w:top w:w="80" w:type="dxa"/>
                          <w:bottom w:w="80" w:type="dxa"/>
                        </w:tcMar>
                        <w:vAlign w:val="center"/>
                      </w:tcPr>
                      <w:p w14:paraId="6782993C"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3C97959" w14:textId="77777777">
                    <w:tc>
                      <w:tcPr>
                        <w:tcW w:w="0" w:type="auto"/>
                        <w:tcMar>
                          <w:top w:w="80" w:type="dxa"/>
                          <w:bottom w:w="80" w:type="dxa"/>
                        </w:tcMar>
                      </w:tcPr>
                      <w:p w14:paraId="0A65F965" w14:textId="74BD13F7" w:rsidR="00F96CF5" w:rsidRDefault="00773C45">
                        <w:pPr>
                          <w:rPr>
                            <w:rFonts w:ascii="Arial" w:eastAsia="Arial" w:hAnsi="Arial" w:cs="Arial"/>
                            <w:sz w:val="22"/>
                          </w:rPr>
                        </w:pPr>
                        <w:r>
                          <w:rPr>
                            <w:noProof/>
                          </w:rPr>
                          <mc:AlternateContent>
                            <mc:Choice Requires="wps">
                              <w:drawing>
                                <wp:anchor distT="0" distB="0" distL="114300" distR="114300" simplePos="0" relativeHeight="251658832" behindDoc="0" locked="1" layoutInCell="1" allowOverlap="1" wp14:anchorId="774F192F" wp14:editId="4D3B3DC2">
                                  <wp:simplePos x="0" y="0"/>
                                  <wp:positionH relativeFrom="column">
                                    <wp:align>center</wp:align>
                                  </wp:positionH>
                                  <wp:positionV relativeFrom="paragraph">
                                    <wp:posOffset>25400</wp:posOffset>
                                  </wp:positionV>
                                  <wp:extent cx="88900" cy="88900"/>
                                  <wp:effectExtent l="12065" t="6350" r="13335" b="9525"/>
                                  <wp:wrapNone/>
                                  <wp:docPr id="1531107811" name="Oval 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9ADEC43" id="Oval 623" o:spid="_x0000_s1026" style="position:absolute;margin-left:0;margin-top:2pt;width:7pt;height:7pt;z-index:2519408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51D518A" w14:textId="77777777" w:rsidR="00F96CF5" w:rsidRDefault="00F96CF5">
                        <w:pPr>
                          <w:rPr>
                            <w:rFonts w:ascii="Arial" w:eastAsia="Arial" w:hAnsi="Arial" w:cs="Arial"/>
                            <w:sz w:val="22"/>
                          </w:rPr>
                        </w:pPr>
                        <w:r>
                          <w:rPr>
                            <w:rFonts w:ascii="Arial" w:eastAsia="Arial" w:hAnsi="Arial" w:cs="Arial"/>
                            <w:sz w:val="22"/>
                          </w:rPr>
                          <w:t>Has the IMF made adequate training available to Fund staff on climate change-related issues</w:t>
                        </w:r>
                      </w:p>
                    </w:tc>
                    <w:tc>
                      <w:tcPr>
                        <w:tcW w:w="0" w:type="auto"/>
                        <w:tcMar>
                          <w:top w:w="80" w:type="dxa"/>
                          <w:bottom w:w="80" w:type="dxa"/>
                        </w:tcMar>
                        <w:vAlign w:val="center"/>
                      </w:tcPr>
                      <w:p w14:paraId="50CDD74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27FD1C93" w14:textId="77777777">
                    <w:tc>
                      <w:tcPr>
                        <w:tcW w:w="0" w:type="auto"/>
                        <w:tcMar>
                          <w:top w:w="80" w:type="dxa"/>
                          <w:bottom w:w="80" w:type="dxa"/>
                        </w:tcMar>
                      </w:tcPr>
                      <w:p w14:paraId="6340ECAC" w14:textId="35758864" w:rsidR="00F96CF5" w:rsidRDefault="00773C45">
                        <w:pPr>
                          <w:rPr>
                            <w:rFonts w:ascii="Arial" w:eastAsia="Arial" w:hAnsi="Arial" w:cs="Arial"/>
                            <w:sz w:val="22"/>
                          </w:rPr>
                        </w:pPr>
                        <w:r>
                          <w:rPr>
                            <w:noProof/>
                          </w:rPr>
                          <mc:AlternateContent>
                            <mc:Choice Requires="wps">
                              <w:drawing>
                                <wp:anchor distT="0" distB="0" distL="114300" distR="114300" simplePos="0" relativeHeight="251658833" behindDoc="0" locked="1" layoutInCell="1" allowOverlap="1" wp14:anchorId="30860860" wp14:editId="14705B91">
                                  <wp:simplePos x="0" y="0"/>
                                  <wp:positionH relativeFrom="column">
                                    <wp:align>center</wp:align>
                                  </wp:positionH>
                                  <wp:positionV relativeFrom="paragraph">
                                    <wp:posOffset>25400</wp:posOffset>
                                  </wp:positionV>
                                  <wp:extent cx="88900" cy="88900"/>
                                  <wp:effectExtent l="12065" t="8255" r="13335" b="7620"/>
                                  <wp:wrapNone/>
                                  <wp:docPr id="725751078" name="Oval 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D22D38A" id="Oval 624" o:spid="_x0000_s1026" style="position:absolute;margin-left:0;margin-top:2pt;width:7pt;height:7pt;z-index:2519418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CC47C2B" w14:textId="77777777" w:rsidR="00F96CF5" w:rsidRDefault="00F96CF5">
                        <w:pPr>
                          <w:rPr>
                            <w:rFonts w:ascii="Arial" w:eastAsia="Arial" w:hAnsi="Arial" w:cs="Arial"/>
                            <w:sz w:val="22"/>
                          </w:rPr>
                        </w:pPr>
                        <w:r>
                          <w:rPr>
                            <w:rFonts w:ascii="Arial" w:eastAsia="Arial" w:hAnsi="Arial" w:cs="Arial"/>
                            <w:sz w:val="22"/>
                          </w:rPr>
                          <w:t>Has the IMF made adequate training available to Fund staff on climate change-related issues</w:t>
                        </w:r>
                      </w:p>
                    </w:tc>
                    <w:tc>
                      <w:tcPr>
                        <w:tcW w:w="0" w:type="auto"/>
                        <w:tcMar>
                          <w:top w:w="80" w:type="dxa"/>
                          <w:bottom w:w="80" w:type="dxa"/>
                        </w:tcMar>
                        <w:vAlign w:val="center"/>
                      </w:tcPr>
                      <w:p w14:paraId="28DC56DD" w14:textId="77777777" w:rsidR="00F96CF5" w:rsidRDefault="00F96CF5">
                        <w:pPr>
                          <w:rPr>
                            <w:rFonts w:ascii="Arial" w:eastAsia="Arial" w:hAnsi="Arial" w:cs="Arial"/>
                            <w:sz w:val="22"/>
                          </w:rPr>
                        </w:pPr>
                        <w:r>
                          <w:rPr>
                            <w:rFonts w:ascii="Arial" w:eastAsia="Arial" w:hAnsi="Arial" w:cs="Arial"/>
                            <w:sz w:val="22"/>
                          </w:rPr>
                          <w:t>To a great extent</w:t>
                        </w:r>
                      </w:p>
                    </w:tc>
                  </w:tr>
                  <w:tr w:rsidR="0043604D" w14:paraId="2719109B" w14:textId="77777777">
                    <w:tc>
                      <w:tcPr>
                        <w:tcW w:w="0" w:type="auto"/>
                        <w:tcMar>
                          <w:top w:w="80" w:type="dxa"/>
                          <w:bottom w:w="80" w:type="dxa"/>
                        </w:tcMar>
                      </w:tcPr>
                      <w:p w14:paraId="05A3A49C" w14:textId="4EB08E45" w:rsidR="0043604D" w:rsidRDefault="0043604D" w:rsidP="0043604D">
                        <w:pPr>
                          <w:rPr>
                            <w:noProof/>
                          </w:rPr>
                        </w:pPr>
                        <w:r>
                          <w:rPr>
                            <w:noProof/>
                          </w:rPr>
                          <mc:AlternateContent>
                            <mc:Choice Requires="wps">
                              <w:drawing>
                                <wp:anchor distT="0" distB="0" distL="114300" distR="114300" simplePos="0" relativeHeight="251658890" behindDoc="0" locked="1" layoutInCell="1" allowOverlap="1" wp14:anchorId="664EBDD6" wp14:editId="75D5B399">
                                  <wp:simplePos x="0" y="0"/>
                                  <wp:positionH relativeFrom="column">
                                    <wp:align>center</wp:align>
                                  </wp:positionH>
                                  <wp:positionV relativeFrom="paragraph">
                                    <wp:posOffset>25400</wp:posOffset>
                                  </wp:positionV>
                                  <wp:extent cx="88900" cy="88900"/>
                                  <wp:effectExtent l="12065" t="8255" r="13335" b="7620"/>
                                  <wp:wrapNone/>
                                  <wp:docPr id="1900029594" name="Oval 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01F4DEC" id="Oval 624" o:spid="_x0000_s1026" style="position:absolute;margin-left:0;margin-top:2pt;width:7pt;height:7pt;z-index:2516588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1EE9D5B" w14:textId="2257F443" w:rsidR="0043604D" w:rsidRDefault="0043604D" w:rsidP="0043604D">
                        <w:pPr>
                          <w:rPr>
                            <w:rFonts w:ascii="Arial" w:eastAsia="Arial" w:hAnsi="Arial" w:cs="Arial"/>
                            <w:sz w:val="22"/>
                          </w:rPr>
                        </w:pPr>
                        <w:r>
                          <w:rPr>
                            <w:rFonts w:ascii="Arial" w:eastAsia="Arial" w:hAnsi="Arial" w:cs="Arial"/>
                            <w:sz w:val="22"/>
                          </w:rPr>
                          <w:t>Has the IMF made adequate training available to Fund staff on climate change-related issues</w:t>
                        </w:r>
                      </w:p>
                    </w:tc>
                    <w:tc>
                      <w:tcPr>
                        <w:tcW w:w="0" w:type="auto"/>
                        <w:tcMar>
                          <w:top w:w="80" w:type="dxa"/>
                          <w:bottom w:w="80" w:type="dxa"/>
                        </w:tcMar>
                        <w:vAlign w:val="center"/>
                      </w:tcPr>
                      <w:p w14:paraId="6A179E19" w14:textId="6CFEEA63" w:rsidR="0043604D" w:rsidRDefault="00B9597F" w:rsidP="0043604D">
                        <w:pPr>
                          <w:rPr>
                            <w:rFonts w:ascii="Arial" w:eastAsia="Arial" w:hAnsi="Arial" w:cs="Arial"/>
                            <w:sz w:val="22"/>
                          </w:rPr>
                        </w:pPr>
                        <w:r>
                          <w:rPr>
                            <w:rFonts w:ascii="Arial" w:eastAsia="Arial" w:hAnsi="Arial" w:cs="Arial"/>
                            <w:sz w:val="22"/>
                          </w:rPr>
                          <w:t>Don’t know or not applicable</w:t>
                        </w:r>
                      </w:p>
                    </w:tc>
                  </w:tr>
                  <w:tr w:rsidR="00F96CF5" w14:paraId="26957DFF" w14:textId="77777777" w:rsidTr="00EE20F4">
                    <w:trPr>
                      <w:trHeight w:val="14"/>
                    </w:trPr>
                    <w:tc>
                      <w:tcPr>
                        <w:tcW w:w="0" w:type="auto"/>
                        <w:tcMar>
                          <w:top w:w="80" w:type="dxa"/>
                          <w:bottom w:w="80" w:type="dxa"/>
                        </w:tcMar>
                      </w:tcPr>
                      <w:p w14:paraId="343E0766" w14:textId="19310EED" w:rsidR="00F96CF5" w:rsidRDefault="00773C45">
                        <w:pPr>
                          <w:rPr>
                            <w:rFonts w:ascii="Arial" w:eastAsia="Arial" w:hAnsi="Arial" w:cs="Arial"/>
                            <w:sz w:val="22"/>
                          </w:rPr>
                        </w:pPr>
                        <w:r>
                          <w:rPr>
                            <w:noProof/>
                          </w:rPr>
                          <mc:AlternateContent>
                            <mc:Choice Requires="wps">
                              <w:drawing>
                                <wp:anchor distT="0" distB="0" distL="114300" distR="114300" simplePos="0" relativeHeight="251658834" behindDoc="0" locked="1" layoutInCell="1" allowOverlap="1" wp14:anchorId="20FC1EB9" wp14:editId="5CF40A03">
                                  <wp:simplePos x="0" y="0"/>
                                  <wp:positionH relativeFrom="column">
                                    <wp:align>center</wp:align>
                                  </wp:positionH>
                                  <wp:positionV relativeFrom="paragraph">
                                    <wp:posOffset>25400</wp:posOffset>
                                  </wp:positionV>
                                  <wp:extent cx="88900" cy="88900"/>
                                  <wp:effectExtent l="12065" t="10160" r="13335" b="5715"/>
                                  <wp:wrapNone/>
                                  <wp:docPr id="650368635" name="Oval 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D6C4A39" id="Oval 625" o:spid="_x0000_s1026" style="position:absolute;margin-left:0;margin-top:2pt;width:7pt;height:7pt;z-index:2519429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AAE9F48" w14:textId="77777777" w:rsidR="00F96CF5" w:rsidRDefault="00F96CF5">
                        <w:pPr>
                          <w:rPr>
                            <w:rFonts w:ascii="Arial" w:eastAsia="Arial" w:hAnsi="Arial" w:cs="Arial"/>
                            <w:sz w:val="22"/>
                          </w:rPr>
                        </w:pPr>
                        <w:r>
                          <w:rPr>
                            <w:rFonts w:ascii="Arial" w:eastAsia="Arial" w:hAnsi="Arial" w:cs="Arial"/>
                            <w:sz w:val="22"/>
                          </w:rPr>
                          <w:t>Has the IMF’s collaboration with external partner organizations on climate change-related issues been well managed</w:t>
                        </w:r>
                      </w:p>
                    </w:tc>
                    <w:tc>
                      <w:tcPr>
                        <w:tcW w:w="0" w:type="auto"/>
                        <w:tcMar>
                          <w:top w:w="80" w:type="dxa"/>
                          <w:bottom w:w="80" w:type="dxa"/>
                        </w:tcMar>
                        <w:vAlign w:val="center"/>
                      </w:tcPr>
                      <w:p w14:paraId="28217515"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756B590" w14:textId="77777777">
                    <w:tc>
                      <w:tcPr>
                        <w:tcW w:w="0" w:type="auto"/>
                        <w:tcMar>
                          <w:top w:w="80" w:type="dxa"/>
                          <w:bottom w:w="80" w:type="dxa"/>
                        </w:tcMar>
                      </w:tcPr>
                      <w:p w14:paraId="500F7188" w14:textId="6AF6EEA8" w:rsidR="00F96CF5" w:rsidRDefault="00773C45">
                        <w:pPr>
                          <w:rPr>
                            <w:rFonts w:ascii="Arial" w:eastAsia="Arial" w:hAnsi="Arial" w:cs="Arial"/>
                            <w:sz w:val="22"/>
                          </w:rPr>
                        </w:pPr>
                        <w:r>
                          <w:rPr>
                            <w:noProof/>
                          </w:rPr>
                          <mc:AlternateContent>
                            <mc:Choice Requires="wps">
                              <w:drawing>
                                <wp:anchor distT="0" distB="0" distL="114300" distR="114300" simplePos="0" relativeHeight="251658835" behindDoc="0" locked="1" layoutInCell="1" allowOverlap="1" wp14:anchorId="03335C81" wp14:editId="78B5A139">
                                  <wp:simplePos x="0" y="0"/>
                                  <wp:positionH relativeFrom="column">
                                    <wp:align>center</wp:align>
                                  </wp:positionH>
                                  <wp:positionV relativeFrom="paragraph">
                                    <wp:posOffset>25400</wp:posOffset>
                                  </wp:positionV>
                                  <wp:extent cx="88900" cy="88900"/>
                                  <wp:effectExtent l="12065" t="10160" r="13335" b="5715"/>
                                  <wp:wrapNone/>
                                  <wp:docPr id="1670141230" name="Oval 6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F87A72D" id="Oval 626" o:spid="_x0000_s1026" style="position:absolute;margin-left:0;margin-top:2pt;width:7pt;height:7pt;z-index:2519439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B835CB3" w14:textId="77777777" w:rsidR="00F96CF5" w:rsidRDefault="00F96CF5">
                        <w:pPr>
                          <w:rPr>
                            <w:rFonts w:ascii="Arial" w:eastAsia="Arial" w:hAnsi="Arial" w:cs="Arial"/>
                            <w:sz w:val="22"/>
                          </w:rPr>
                        </w:pPr>
                        <w:r>
                          <w:rPr>
                            <w:rFonts w:ascii="Arial" w:eastAsia="Arial" w:hAnsi="Arial" w:cs="Arial"/>
                            <w:sz w:val="22"/>
                          </w:rPr>
                          <w:t>Has the IMF’s collaboration with external partner organizations on climate change-related issues been well managed</w:t>
                        </w:r>
                      </w:p>
                    </w:tc>
                    <w:tc>
                      <w:tcPr>
                        <w:tcW w:w="0" w:type="auto"/>
                        <w:tcMar>
                          <w:top w:w="80" w:type="dxa"/>
                          <w:bottom w:w="80" w:type="dxa"/>
                        </w:tcMar>
                        <w:vAlign w:val="center"/>
                      </w:tcPr>
                      <w:p w14:paraId="79882740"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C67C207" w14:textId="77777777">
                    <w:tc>
                      <w:tcPr>
                        <w:tcW w:w="0" w:type="auto"/>
                        <w:tcMar>
                          <w:top w:w="80" w:type="dxa"/>
                          <w:bottom w:w="80" w:type="dxa"/>
                        </w:tcMar>
                      </w:tcPr>
                      <w:p w14:paraId="54804421" w14:textId="480586BC" w:rsidR="00F96CF5" w:rsidRDefault="00773C45">
                        <w:pPr>
                          <w:rPr>
                            <w:rFonts w:ascii="Arial" w:eastAsia="Arial" w:hAnsi="Arial" w:cs="Arial"/>
                            <w:sz w:val="22"/>
                          </w:rPr>
                        </w:pPr>
                        <w:r>
                          <w:rPr>
                            <w:noProof/>
                          </w:rPr>
                          <mc:AlternateContent>
                            <mc:Choice Requires="wps">
                              <w:drawing>
                                <wp:anchor distT="0" distB="0" distL="114300" distR="114300" simplePos="0" relativeHeight="251658836" behindDoc="0" locked="1" layoutInCell="1" allowOverlap="1" wp14:anchorId="6470644D" wp14:editId="498680BC">
                                  <wp:simplePos x="0" y="0"/>
                                  <wp:positionH relativeFrom="column">
                                    <wp:align>center</wp:align>
                                  </wp:positionH>
                                  <wp:positionV relativeFrom="paragraph">
                                    <wp:posOffset>25400</wp:posOffset>
                                  </wp:positionV>
                                  <wp:extent cx="88900" cy="88900"/>
                                  <wp:effectExtent l="12065" t="12065" r="13335" b="13335"/>
                                  <wp:wrapNone/>
                                  <wp:docPr id="1698884682" name="Oval 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94D4751" id="Oval 627" o:spid="_x0000_s1026" style="position:absolute;margin-left:0;margin-top:2pt;width:7pt;height:7pt;z-index:2519449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7C298B4" w14:textId="77777777" w:rsidR="00F96CF5" w:rsidRDefault="00F96CF5">
                        <w:pPr>
                          <w:rPr>
                            <w:rFonts w:ascii="Arial" w:eastAsia="Arial" w:hAnsi="Arial" w:cs="Arial"/>
                            <w:sz w:val="22"/>
                          </w:rPr>
                        </w:pPr>
                        <w:r>
                          <w:rPr>
                            <w:rFonts w:ascii="Arial" w:eastAsia="Arial" w:hAnsi="Arial" w:cs="Arial"/>
                            <w:sz w:val="22"/>
                          </w:rPr>
                          <w:t>Has the IMF’s collaboration with external partner organizations on climate change-related issues been well managed</w:t>
                        </w:r>
                      </w:p>
                    </w:tc>
                    <w:tc>
                      <w:tcPr>
                        <w:tcW w:w="0" w:type="auto"/>
                        <w:tcMar>
                          <w:top w:w="80" w:type="dxa"/>
                          <w:bottom w:w="80" w:type="dxa"/>
                        </w:tcMar>
                        <w:vAlign w:val="center"/>
                      </w:tcPr>
                      <w:p w14:paraId="5F690EC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DBAF73B" w14:textId="77777777">
                    <w:tc>
                      <w:tcPr>
                        <w:tcW w:w="0" w:type="auto"/>
                        <w:tcMar>
                          <w:top w:w="80" w:type="dxa"/>
                          <w:bottom w:w="80" w:type="dxa"/>
                        </w:tcMar>
                      </w:tcPr>
                      <w:p w14:paraId="138B5E10" w14:textId="306D2CD4" w:rsidR="00F96CF5" w:rsidRDefault="00773C45">
                        <w:pPr>
                          <w:rPr>
                            <w:rFonts w:ascii="Arial" w:eastAsia="Arial" w:hAnsi="Arial" w:cs="Arial"/>
                            <w:sz w:val="22"/>
                          </w:rPr>
                        </w:pPr>
                        <w:r>
                          <w:rPr>
                            <w:noProof/>
                          </w:rPr>
                          <mc:AlternateContent>
                            <mc:Choice Requires="wps">
                              <w:drawing>
                                <wp:anchor distT="0" distB="0" distL="114300" distR="114300" simplePos="0" relativeHeight="251658837" behindDoc="0" locked="1" layoutInCell="1" allowOverlap="1" wp14:anchorId="46C4DAF5" wp14:editId="04BBB721">
                                  <wp:simplePos x="0" y="0"/>
                                  <wp:positionH relativeFrom="column">
                                    <wp:align>center</wp:align>
                                  </wp:positionH>
                                  <wp:positionV relativeFrom="paragraph">
                                    <wp:posOffset>25400</wp:posOffset>
                                  </wp:positionV>
                                  <wp:extent cx="88900" cy="88900"/>
                                  <wp:effectExtent l="12065" t="13970" r="13335" b="11430"/>
                                  <wp:wrapNone/>
                                  <wp:docPr id="721590334" name="Oval 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7F2B81D" id="Oval 628" o:spid="_x0000_s1026" style="position:absolute;margin-left:0;margin-top:2pt;width:7pt;height:7pt;z-index:2519459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4A44548" w14:textId="77777777" w:rsidR="00F96CF5" w:rsidRDefault="00F96CF5">
                        <w:pPr>
                          <w:rPr>
                            <w:rFonts w:ascii="Arial" w:eastAsia="Arial" w:hAnsi="Arial" w:cs="Arial"/>
                            <w:sz w:val="22"/>
                          </w:rPr>
                        </w:pPr>
                        <w:r>
                          <w:rPr>
                            <w:rFonts w:ascii="Arial" w:eastAsia="Arial" w:hAnsi="Arial" w:cs="Arial"/>
                            <w:sz w:val="22"/>
                          </w:rPr>
                          <w:t>Has the IMF’s collaboration with external partner organizations on climate change-related issues been well managed</w:t>
                        </w:r>
                      </w:p>
                    </w:tc>
                    <w:tc>
                      <w:tcPr>
                        <w:tcW w:w="0" w:type="auto"/>
                        <w:tcMar>
                          <w:top w:w="80" w:type="dxa"/>
                          <w:bottom w:w="80" w:type="dxa"/>
                        </w:tcMar>
                        <w:vAlign w:val="center"/>
                      </w:tcPr>
                      <w:p w14:paraId="0D02C136" w14:textId="77777777" w:rsidR="00F96CF5" w:rsidRDefault="00F96CF5">
                        <w:pPr>
                          <w:rPr>
                            <w:rFonts w:ascii="Arial" w:eastAsia="Arial" w:hAnsi="Arial" w:cs="Arial"/>
                            <w:sz w:val="22"/>
                          </w:rPr>
                        </w:pPr>
                        <w:r>
                          <w:rPr>
                            <w:rFonts w:ascii="Arial" w:eastAsia="Arial" w:hAnsi="Arial" w:cs="Arial"/>
                            <w:sz w:val="22"/>
                          </w:rPr>
                          <w:t>To a great extent</w:t>
                        </w:r>
                      </w:p>
                    </w:tc>
                  </w:tr>
                  <w:tr w:rsidR="0043604D" w14:paraId="008F6D47" w14:textId="77777777">
                    <w:tc>
                      <w:tcPr>
                        <w:tcW w:w="0" w:type="auto"/>
                        <w:tcMar>
                          <w:top w:w="80" w:type="dxa"/>
                          <w:bottom w:w="80" w:type="dxa"/>
                        </w:tcMar>
                      </w:tcPr>
                      <w:p w14:paraId="26577358" w14:textId="4D6F17E2" w:rsidR="0043604D" w:rsidRDefault="0043604D" w:rsidP="0043604D">
                        <w:pPr>
                          <w:rPr>
                            <w:noProof/>
                          </w:rPr>
                        </w:pPr>
                        <w:r>
                          <w:rPr>
                            <w:noProof/>
                          </w:rPr>
                          <mc:AlternateContent>
                            <mc:Choice Requires="wps">
                              <w:drawing>
                                <wp:anchor distT="0" distB="0" distL="114300" distR="114300" simplePos="0" relativeHeight="251658891" behindDoc="0" locked="1" layoutInCell="1" allowOverlap="1" wp14:anchorId="39F41A5C" wp14:editId="64A40C6B">
                                  <wp:simplePos x="0" y="0"/>
                                  <wp:positionH relativeFrom="column">
                                    <wp:align>center</wp:align>
                                  </wp:positionH>
                                  <wp:positionV relativeFrom="paragraph">
                                    <wp:posOffset>25400</wp:posOffset>
                                  </wp:positionV>
                                  <wp:extent cx="88900" cy="88900"/>
                                  <wp:effectExtent l="12065" t="13970" r="13335" b="11430"/>
                                  <wp:wrapNone/>
                                  <wp:docPr id="1487601239" name="Oval 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E574E55" id="Oval 628" o:spid="_x0000_s1026" style="position:absolute;margin-left:0;margin-top:2pt;width:7pt;height:7pt;z-index:251658893;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3F0AF52" w14:textId="047D4C47" w:rsidR="0043604D" w:rsidRDefault="0043604D" w:rsidP="0043604D">
                        <w:pPr>
                          <w:rPr>
                            <w:rFonts w:ascii="Arial" w:eastAsia="Arial" w:hAnsi="Arial" w:cs="Arial"/>
                            <w:sz w:val="22"/>
                          </w:rPr>
                        </w:pPr>
                        <w:r>
                          <w:rPr>
                            <w:rFonts w:ascii="Arial" w:eastAsia="Arial" w:hAnsi="Arial" w:cs="Arial"/>
                            <w:sz w:val="22"/>
                          </w:rPr>
                          <w:t>Has the IMF’s collaboration with external partner organizations on climate change-related issues been well managed</w:t>
                        </w:r>
                      </w:p>
                    </w:tc>
                    <w:tc>
                      <w:tcPr>
                        <w:tcW w:w="0" w:type="auto"/>
                        <w:tcMar>
                          <w:top w:w="80" w:type="dxa"/>
                          <w:bottom w:w="80" w:type="dxa"/>
                        </w:tcMar>
                        <w:vAlign w:val="center"/>
                      </w:tcPr>
                      <w:p w14:paraId="438280AE" w14:textId="399E0EA3" w:rsidR="0043604D" w:rsidRDefault="00B9597F" w:rsidP="0043604D">
                        <w:pPr>
                          <w:rPr>
                            <w:rFonts w:ascii="Arial" w:eastAsia="Arial" w:hAnsi="Arial" w:cs="Arial"/>
                            <w:sz w:val="22"/>
                          </w:rPr>
                        </w:pPr>
                        <w:r>
                          <w:rPr>
                            <w:rFonts w:ascii="Arial" w:eastAsia="Arial" w:hAnsi="Arial" w:cs="Arial"/>
                            <w:sz w:val="22"/>
                          </w:rPr>
                          <w:t>Don’t know or not applicable</w:t>
                        </w:r>
                      </w:p>
                    </w:tc>
                  </w:tr>
                  <w:tr w:rsidR="00F96CF5" w14:paraId="433762FB" w14:textId="77777777">
                    <w:tc>
                      <w:tcPr>
                        <w:tcW w:w="0" w:type="auto"/>
                        <w:tcMar>
                          <w:top w:w="80" w:type="dxa"/>
                          <w:bottom w:w="80" w:type="dxa"/>
                        </w:tcMar>
                      </w:tcPr>
                      <w:p w14:paraId="48AB5844" w14:textId="6DCDBE5D" w:rsidR="00F96CF5" w:rsidRDefault="00773C45">
                        <w:pPr>
                          <w:rPr>
                            <w:rFonts w:ascii="Arial" w:eastAsia="Arial" w:hAnsi="Arial" w:cs="Arial"/>
                            <w:sz w:val="22"/>
                          </w:rPr>
                        </w:pPr>
                        <w:r>
                          <w:rPr>
                            <w:noProof/>
                          </w:rPr>
                          <mc:AlternateContent>
                            <mc:Choice Requires="wps">
                              <w:drawing>
                                <wp:anchor distT="0" distB="0" distL="114300" distR="114300" simplePos="0" relativeHeight="251658838" behindDoc="0" locked="1" layoutInCell="1" allowOverlap="1" wp14:anchorId="0910B296" wp14:editId="67456F5A">
                                  <wp:simplePos x="0" y="0"/>
                                  <wp:positionH relativeFrom="column">
                                    <wp:align>center</wp:align>
                                  </wp:positionH>
                                  <wp:positionV relativeFrom="paragraph">
                                    <wp:posOffset>25400</wp:posOffset>
                                  </wp:positionV>
                                  <wp:extent cx="88900" cy="88900"/>
                                  <wp:effectExtent l="12065" t="6350" r="13335" b="9525"/>
                                  <wp:wrapNone/>
                                  <wp:docPr id="327690418" name="Oval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FDB59D3" id="Oval 629" o:spid="_x0000_s1026" style="position:absolute;margin-left:0;margin-top:2pt;width:7pt;height:7pt;z-index:2519470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0660DA1" w14:textId="77777777" w:rsidR="00F96CF5" w:rsidRDefault="00F96CF5">
                        <w:pPr>
                          <w:rPr>
                            <w:rFonts w:ascii="Arial" w:eastAsia="Arial" w:hAnsi="Arial" w:cs="Arial"/>
                            <w:sz w:val="22"/>
                          </w:rPr>
                        </w:pPr>
                        <w:r>
                          <w:rPr>
                            <w:rFonts w:ascii="Arial" w:eastAsia="Arial" w:hAnsi="Arial" w:cs="Arial"/>
                            <w:sz w:val="22"/>
                          </w:rPr>
                          <w:t>Has the IMF accounted for the climate change-related economic risks of member countries</w:t>
                        </w:r>
                      </w:p>
                    </w:tc>
                    <w:tc>
                      <w:tcPr>
                        <w:tcW w:w="0" w:type="auto"/>
                        <w:tcMar>
                          <w:top w:w="80" w:type="dxa"/>
                          <w:bottom w:w="80" w:type="dxa"/>
                        </w:tcMar>
                        <w:vAlign w:val="center"/>
                      </w:tcPr>
                      <w:p w14:paraId="1625CD08"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351FD6B" w14:textId="77777777">
                    <w:tc>
                      <w:tcPr>
                        <w:tcW w:w="0" w:type="auto"/>
                        <w:tcMar>
                          <w:top w:w="80" w:type="dxa"/>
                          <w:bottom w:w="80" w:type="dxa"/>
                        </w:tcMar>
                      </w:tcPr>
                      <w:p w14:paraId="3EDCFE11" w14:textId="24DB96E3" w:rsidR="00F96CF5" w:rsidRDefault="00773C45">
                        <w:pPr>
                          <w:rPr>
                            <w:rFonts w:ascii="Arial" w:eastAsia="Arial" w:hAnsi="Arial" w:cs="Arial"/>
                            <w:sz w:val="22"/>
                          </w:rPr>
                        </w:pPr>
                        <w:r>
                          <w:rPr>
                            <w:noProof/>
                          </w:rPr>
                          <mc:AlternateContent>
                            <mc:Choice Requires="wps">
                              <w:drawing>
                                <wp:anchor distT="0" distB="0" distL="114300" distR="114300" simplePos="0" relativeHeight="251658839" behindDoc="0" locked="1" layoutInCell="1" allowOverlap="1" wp14:anchorId="609FE634" wp14:editId="14B5FDF0">
                                  <wp:simplePos x="0" y="0"/>
                                  <wp:positionH relativeFrom="column">
                                    <wp:align>center</wp:align>
                                  </wp:positionH>
                                  <wp:positionV relativeFrom="paragraph">
                                    <wp:posOffset>25400</wp:posOffset>
                                  </wp:positionV>
                                  <wp:extent cx="88900" cy="88900"/>
                                  <wp:effectExtent l="12065" t="8255" r="13335" b="7620"/>
                                  <wp:wrapNone/>
                                  <wp:docPr id="243161761" name="Oval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DBF1B0E" id="Oval 630" o:spid="_x0000_s1026" style="position:absolute;margin-left:0;margin-top:2pt;width:7pt;height:7pt;z-index:2519480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F0BA592" w14:textId="77777777" w:rsidR="00F96CF5" w:rsidRDefault="00F96CF5">
                        <w:pPr>
                          <w:rPr>
                            <w:rFonts w:ascii="Arial" w:eastAsia="Arial" w:hAnsi="Arial" w:cs="Arial"/>
                            <w:sz w:val="22"/>
                          </w:rPr>
                        </w:pPr>
                        <w:r>
                          <w:rPr>
                            <w:rFonts w:ascii="Arial" w:eastAsia="Arial" w:hAnsi="Arial" w:cs="Arial"/>
                            <w:sz w:val="22"/>
                          </w:rPr>
                          <w:t>Has the IMF accounted for the climate change-related economic risks of member countries</w:t>
                        </w:r>
                      </w:p>
                    </w:tc>
                    <w:tc>
                      <w:tcPr>
                        <w:tcW w:w="0" w:type="auto"/>
                        <w:tcMar>
                          <w:top w:w="80" w:type="dxa"/>
                          <w:bottom w:w="80" w:type="dxa"/>
                        </w:tcMar>
                        <w:vAlign w:val="center"/>
                      </w:tcPr>
                      <w:p w14:paraId="3CDBB23F"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4D5875B" w14:textId="77777777">
                    <w:tc>
                      <w:tcPr>
                        <w:tcW w:w="0" w:type="auto"/>
                        <w:tcMar>
                          <w:top w:w="80" w:type="dxa"/>
                          <w:bottom w:w="80" w:type="dxa"/>
                        </w:tcMar>
                      </w:tcPr>
                      <w:p w14:paraId="0B73C63E" w14:textId="78220FB4" w:rsidR="00F96CF5" w:rsidRDefault="00773C45">
                        <w:pPr>
                          <w:rPr>
                            <w:rFonts w:ascii="Arial" w:eastAsia="Arial" w:hAnsi="Arial" w:cs="Arial"/>
                            <w:sz w:val="22"/>
                          </w:rPr>
                        </w:pPr>
                        <w:r>
                          <w:rPr>
                            <w:noProof/>
                          </w:rPr>
                          <mc:AlternateContent>
                            <mc:Choice Requires="wps">
                              <w:drawing>
                                <wp:anchor distT="0" distB="0" distL="114300" distR="114300" simplePos="0" relativeHeight="251658840" behindDoc="0" locked="1" layoutInCell="1" allowOverlap="1" wp14:anchorId="714F3E31" wp14:editId="737C06E9">
                                  <wp:simplePos x="0" y="0"/>
                                  <wp:positionH relativeFrom="column">
                                    <wp:align>center</wp:align>
                                  </wp:positionH>
                                  <wp:positionV relativeFrom="paragraph">
                                    <wp:posOffset>25400</wp:posOffset>
                                  </wp:positionV>
                                  <wp:extent cx="88900" cy="88900"/>
                                  <wp:effectExtent l="12065" t="6350" r="13335" b="9525"/>
                                  <wp:wrapNone/>
                                  <wp:docPr id="160470089" name="Oval 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1822AD4" id="Oval 631" o:spid="_x0000_s1026" style="position:absolute;margin-left:0;margin-top:2pt;width:7pt;height:7pt;z-index:251949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389003A" w14:textId="77777777" w:rsidR="00F96CF5" w:rsidRDefault="00F96CF5">
                        <w:pPr>
                          <w:rPr>
                            <w:rFonts w:ascii="Arial" w:eastAsia="Arial" w:hAnsi="Arial" w:cs="Arial"/>
                            <w:sz w:val="22"/>
                          </w:rPr>
                        </w:pPr>
                        <w:r>
                          <w:rPr>
                            <w:rFonts w:ascii="Arial" w:eastAsia="Arial" w:hAnsi="Arial" w:cs="Arial"/>
                            <w:sz w:val="22"/>
                          </w:rPr>
                          <w:t>Has the IMF accounted for the climate change-related economic risks of member countries</w:t>
                        </w:r>
                      </w:p>
                    </w:tc>
                    <w:tc>
                      <w:tcPr>
                        <w:tcW w:w="0" w:type="auto"/>
                        <w:tcMar>
                          <w:top w:w="80" w:type="dxa"/>
                          <w:bottom w:w="80" w:type="dxa"/>
                        </w:tcMar>
                        <w:vAlign w:val="center"/>
                      </w:tcPr>
                      <w:p w14:paraId="69DAAAC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FD4BDF4" w14:textId="77777777">
                    <w:tc>
                      <w:tcPr>
                        <w:tcW w:w="0" w:type="auto"/>
                        <w:tcMar>
                          <w:top w:w="80" w:type="dxa"/>
                          <w:bottom w:w="80" w:type="dxa"/>
                        </w:tcMar>
                      </w:tcPr>
                      <w:p w14:paraId="0EB66E5A" w14:textId="0F289205" w:rsidR="00F96CF5" w:rsidRDefault="00773C45">
                        <w:pPr>
                          <w:rPr>
                            <w:rFonts w:ascii="Arial" w:eastAsia="Arial" w:hAnsi="Arial" w:cs="Arial"/>
                            <w:sz w:val="22"/>
                          </w:rPr>
                        </w:pPr>
                        <w:r>
                          <w:rPr>
                            <w:noProof/>
                          </w:rPr>
                          <mc:AlternateContent>
                            <mc:Choice Requires="wps">
                              <w:drawing>
                                <wp:anchor distT="0" distB="0" distL="114300" distR="114300" simplePos="0" relativeHeight="251658841" behindDoc="0" locked="1" layoutInCell="1" allowOverlap="1" wp14:anchorId="0811CDD3" wp14:editId="3C79290C">
                                  <wp:simplePos x="0" y="0"/>
                                  <wp:positionH relativeFrom="column">
                                    <wp:align>center</wp:align>
                                  </wp:positionH>
                                  <wp:positionV relativeFrom="paragraph">
                                    <wp:posOffset>25400</wp:posOffset>
                                  </wp:positionV>
                                  <wp:extent cx="88900" cy="88900"/>
                                  <wp:effectExtent l="12065" t="8255" r="13335" b="7620"/>
                                  <wp:wrapNone/>
                                  <wp:docPr id="567119250" name="Oval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DA5E595" id="Oval 632" o:spid="_x0000_s1026" style="position:absolute;margin-left:0;margin-top:2pt;width:7pt;height:7pt;z-index:2519500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7B42055" w14:textId="77777777" w:rsidR="00F96CF5" w:rsidRDefault="00F96CF5">
                        <w:pPr>
                          <w:rPr>
                            <w:rFonts w:ascii="Arial" w:eastAsia="Arial" w:hAnsi="Arial" w:cs="Arial"/>
                            <w:sz w:val="22"/>
                          </w:rPr>
                        </w:pPr>
                        <w:r>
                          <w:rPr>
                            <w:rFonts w:ascii="Arial" w:eastAsia="Arial" w:hAnsi="Arial" w:cs="Arial"/>
                            <w:sz w:val="22"/>
                          </w:rPr>
                          <w:t>Has the IMF accounted for the climate change-related economic risks of member countries</w:t>
                        </w:r>
                      </w:p>
                    </w:tc>
                    <w:tc>
                      <w:tcPr>
                        <w:tcW w:w="0" w:type="auto"/>
                        <w:tcMar>
                          <w:top w:w="80" w:type="dxa"/>
                          <w:bottom w:w="80" w:type="dxa"/>
                        </w:tcMar>
                        <w:vAlign w:val="center"/>
                      </w:tcPr>
                      <w:p w14:paraId="244901BF" w14:textId="77777777" w:rsidR="00F96CF5" w:rsidRDefault="00F96CF5">
                        <w:pPr>
                          <w:rPr>
                            <w:rFonts w:ascii="Arial" w:eastAsia="Arial" w:hAnsi="Arial" w:cs="Arial"/>
                            <w:sz w:val="22"/>
                          </w:rPr>
                        </w:pPr>
                        <w:r>
                          <w:rPr>
                            <w:rFonts w:ascii="Arial" w:eastAsia="Arial" w:hAnsi="Arial" w:cs="Arial"/>
                            <w:sz w:val="22"/>
                          </w:rPr>
                          <w:t>To a great extent</w:t>
                        </w:r>
                      </w:p>
                    </w:tc>
                  </w:tr>
                  <w:tr w:rsidR="0043604D" w14:paraId="459CF05F" w14:textId="77777777">
                    <w:tc>
                      <w:tcPr>
                        <w:tcW w:w="0" w:type="auto"/>
                        <w:tcMar>
                          <w:top w:w="80" w:type="dxa"/>
                          <w:bottom w:w="80" w:type="dxa"/>
                        </w:tcMar>
                      </w:tcPr>
                      <w:p w14:paraId="54835E58" w14:textId="1C485FBA" w:rsidR="0043604D" w:rsidRDefault="0043604D" w:rsidP="0043604D">
                        <w:pPr>
                          <w:rPr>
                            <w:noProof/>
                          </w:rPr>
                        </w:pPr>
                        <w:r>
                          <w:rPr>
                            <w:noProof/>
                          </w:rPr>
                          <mc:AlternateContent>
                            <mc:Choice Requires="wps">
                              <w:drawing>
                                <wp:anchor distT="0" distB="0" distL="114300" distR="114300" simplePos="0" relativeHeight="251658892" behindDoc="0" locked="1" layoutInCell="1" allowOverlap="1" wp14:anchorId="1F8D18F8" wp14:editId="0303B6FE">
                                  <wp:simplePos x="0" y="0"/>
                                  <wp:positionH relativeFrom="column">
                                    <wp:align>center</wp:align>
                                  </wp:positionH>
                                  <wp:positionV relativeFrom="paragraph">
                                    <wp:posOffset>25400</wp:posOffset>
                                  </wp:positionV>
                                  <wp:extent cx="88900" cy="88900"/>
                                  <wp:effectExtent l="12065" t="8255" r="13335" b="7620"/>
                                  <wp:wrapNone/>
                                  <wp:docPr id="1171405778" name="Oval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C60F0E2" id="Oval 632" o:spid="_x0000_s1026" style="position:absolute;margin-left:0;margin-top:2pt;width:7pt;height:7pt;z-index:25165889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EC73341" w14:textId="408FDA08" w:rsidR="0043604D" w:rsidRDefault="0043604D" w:rsidP="0043604D">
                        <w:pPr>
                          <w:rPr>
                            <w:rFonts w:ascii="Arial" w:eastAsia="Arial" w:hAnsi="Arial" w:cs="Arial"/>
                            <w:sz w:val="22"/>
                          </w:rPr>
                        </w:pPr>
                        <w:r>
                          <w:rPr>
                            <w:rFonts w:ascii="Arial" w:eastAsia="Arial" w:hAnsi="Arial" w:cs="Arial"/>
                            <w:sz w:val="22"/>
                          </w:rPr>
                          <w:t>Has the IMF accounted for the climate change-related economic risks of member countries</w:t>
                        </w:r>
                      </w:p>
                    </w:tc>
                    <w:tc>
                      <w:tcPr>
                        <w:tcW w:w="0" w:type="auto"/>
                        <w:tcMar>
                          <w:top w:w="80" w:type="dxa"/>
                          <w:bottom w:w="80" w:type="dxa"/>
                        </w:tcMar>
                        <w:vAlign w:val="center"/>
                      </w:tcPr>
                      <w:p w14:paraId="4B0623EC" w14:textId="798D2EFF" w:rsidR="0043604D" w:rsidRDefault="0043604D" w:rsidP="0043604D">
                        <w:pPr>
                          <w:rPr>
                            <w:rFonts w:ascii="Arial" w:eastAsia="Arial" w:hAnsi="Arial" w:cs="Arial"/>
                            <w:sz w:val="22"/>
                          </w:rPr>
                        </w:pPr>
                        <w:r>
                          <w:rPr>
                            <w:rFonts w:ascii="Arial" w:eastAsia="Arial" w:hAnsi="Arial" w:cs="Arial"/>
                            <w:sz w:val="22"/>
                          </w:rPr>
                          <w:t>Don’t know</w:t>
                        </w:r>
                        <w:r w:rsidR="00B9597F">
                          <w:rPr>
                            <w:rFonts w:ascii="Arial" w:eastAsia="Arial" w:hAnsi="Arial" w:cs="Arial"/>
                            <w:sz w:val="22"/>
                          </w:rPr>
                          <w:t xml:space="preserve"> or not applicable</w:t>
                        </w:r>
                      </w:p>
                    </w:tc>
                  </w:tr>
                  <w:tr w:rsidR="00F96CF5" w14:paraId="2FF7F67F" w14:textId="77777777">
                    <w:tc>
                      <w:tcPr>
                        <w:tcW w:w="0" w:type="auto"/>
                        <w:tcMar>
                          <w:top w:w="80" w:type="dxa"/>
                          <w:bottom w:w="80" w:type="dxa"/>
                        </w:tcMar>
                      </w:tcPr>
                      <w:p w14:paraId="3F87EAA5" w14:textId="72DE7C08" w:rsidR="00F96CF5" w:rsidRDefault="00773C45">
                        <w:pPr>
                          <w:rPr>
                            <w:rFonts w:ascii="Arial" w:eastAsia="Arial" w:hAnsi="Arial" w:cs="Arial"/>
                            <w:sz w:val="22"/>
                          </w:rPr>
                        </w:pPr>
                        <w:r>
                          <w:rPr>
                            <w:noProof/>
                          </w:rPr>
                          <mc:AlternateContent>
                            <mc:Choice Requires="wps">
                              <w:drawing>
                                <wp:anchor distT="0" distB="0" distL="114300" distR="114300" simplePos="0" relativeHeight="251658842" behindDoc="0" locked="1" layoutInCell="1" allowOverlap="1" wp14:anchorId="2E11BA0C" wp14:editId="16270B05">
                                  <wp:simplePos x="0" y="0"/>
                                  <wp:positionH relativeFrom="column">
                                    <wp:align>center</wp:align>
                                  </wp:positionH>
                                  <wp:positionV relativeFrom="paragraph">
                                    <wp:posOffset>25400</wp:posOffset>
                                  </wp:positionV>
                                  <wp:extent cx="88900" cy="88900"/>
                                  <wp:effectExtent l="12065" t="10160" r="13335" b="5715"/>
                                  <wp:wrapNone/>
                                  <wp:docPr id="458348932" name="Oval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31C91FC" id="Oval 633" o:spid="_x0000_s1026" style="position:absolute;margin-left:0;margin-top:2pt;width:7pt;height:7pt;z-index:251951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C418DD6" w14:textId="77777777" w:rsidR="00F96CF5" w:rsidRDefault="00F96CF5">
                        <w:pPr>
                          <w:rPr>
                            <w:rFonts w:ascii="Arial" w:eastAsia="Arial" w:hAnsi="Arial" w:cs="Arial"/>
                            <w:sz w:val="22"/>
                          </w:rPr>
                        </w:pPr>
                        <w:r>
                          <w:rPr>
                            <w:rFonts w:ascii="Arial" w:eastAsia="Arial" w:hAnsi="Arial" w:cs="Arial"/>
                            <w:sz w:val="22"/>
                          </w:rPr>
                          <w:t>Has the IMF balanced the institutional risk derived from incorporating and not incorporating the effects of climate change in its work</w:t>
                        </w:r>
                      </w:p>
                    </w:tc>
                    <w:tc>
                      <w:tcPr>
                        <w:tcW w:w="0" w:type="auto"/>
                        <w:tcMar>
                          <w:top w:w="80" w:type="dxa"/>
                          <w:bottom w:w="80" w:type="dxa"/>
                        </w:tcMar>
                        <w:vAlign w:val="center"/>
                      </w:tcPr>
                      <w:p w14:paraId="59EB3909"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23D9868" w14:textId="77777777">
                    <w:tc>
                      <w:tcPr>
                        <w:tcW w:w="0" w:type="auto"/>
                        <w:tcMar>
                          <w:top w:w="80" w:type="dxa"/>
                          <w:bottom w:w="80" w:type="dxa"/>
                        </w:tcMar>
                      </w:tcPr>
                      <w:p w14:paraId="56B83303" w14:textId="42FE36F4" w:rsidR="00F96CF5" w:rsidRDefault="00773C45">
                        <w:pPr>
                          <w:rPr>
                            <w:rFonts w:ascii="Arial" w:eastAsia="Arial" w:hAnsi="Arial" w:cs="Arial"/>
                            <w:sz w:val="22"/>
                          </w:rPr>
                        </w:pPr>
                        <w:r>
                          <w:rPr>
                            <w:noProof/>
                          </w:rPr>
                          <mc:AlternateContent>
                            <mc:Choice Requires="wps">
                              <w:drawing>
                                <wp:anchor distT="0" distB="0" distL="114300" distR="114300" simplePos="0" relativeHeight="251658843" behindDoc="0" locked="1" layoutInCell="1" allowOverlap="1" wp14:anchorId="791B2025" wp14:editId="4C17AABF">
                                  <wp:simplePos x="0" y="0"/>
                                  <wp:positionH relativeFrom="column">
                                    <wp:align>center</wp:align>
                                  </wp:positionH>
                                  <wp:positionV relativeFrom="paragraph">
                                    <wp:posOffset>25400</wp:posOffset>
                                  </wp:positionV>
                                  <wp:extent cx="88900" cy="88900"/>
                                  <wp:effectExtent l="12065" t="8255" r="13335" b="7620"/>
                                  <wp:wrapNone/>
                                  <wp:docPr id="2133909103" name="Oval 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F393EFE" id="Oval 634" o:spid="_x0000_s1026" style="position:absolute;margin-left:0;margin-top:2pt;width:7pt;height:7pt;z-index:2519521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389E1DD" w14:textId="77777777" w:rsidR="00F96CF5" w:rsidRDefault="00F96CF5">
                        <w:pPr>
                          <w:rPr>
                            <w:rFonts w:ascii="Arial" w:eastAsia="Arial" w:hAnsi="Arial" w:cs="Arial"/>
                            <w:sz w:val="22"/>
                          </w:rPr>
                        </w:pPr>
                        <w:r>
                          <w:rPr>
                            <w:rFonts w:ascii="Arial" w:eastAsia="Arial" w:hAnsi="Arial" w:cs="Arial"/>
                            <w:sz w:val="22"/>
                          </w:rPr>
                          <w:t>Has the IMF balanced the institutional risk derived from incorporating and not incorporating the effects of climate change in its work</w:t>
                        </w:r>
                      </w:p>
                    </w:tc>
                    <w:tc>
                      <w:tcPr>
                        <w:tcW w:w="0" w:type="auto"/>
                        <w:tcMar>
                          <w:top w:w="80" w:type="dxa"/>
                          <w:bottom w:w="80" w:type="dxa"/>
                        </w:tcMar>
                        <w:vAlign w:val="center"/>
                      </w:tcPr>
                      <w:p w14:paraId="0BAACB15"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033C501" w14:textId="77777777">
                    <w:tc>
                      <w:tcPr>
                        <w:tcW w:w="0" w:type="auto"/>
                        <w:tcMar>
                          <w:top w:w="80" w:type="dxa"/>
                          <w:bottom w:w="80" w:type="dxa"/>
                        </w:tcMar>
                      </w:tcPr>
                      <w:p w14:paraId="000C94F8" w14:textId="6DBF4DA8" w:rsidR="00F96CF5" w:rsidRDefault="00773C45">
                        <w:pPr>
                          <w:rPr>
                            <w:rFonts w:ascii="Arial" w:eastAsia="Arial" w:hAnsi="Arial" w:cs="Arial"/>
                            <w:sz w:val="22"/>
                          </w:rPr>
                        </w:pPr>
                        <w:r>
                          <w:rPr>
                            <w:noProof/>
                          </w:rPr>
                          <mc:AlternateContent>
                            <mc:Choice Requires="wps">
                              <w:drawing>
                                <wp:anchor distT="0" distB="0" distL="114300" distR="114300" simplePos="0" relativeHeight="251658844" behindDoc="0" locked="1" layoutInCell="1" allowOverlap="1" wp14:anchorId="20AD17B7" wp14:editId="2C1CF3BC">
                                  <wp:simplePos x="0" y="0"/>
                                  <wp:positionH relativeFrom="column">
                                    <wp:align>center</wp:align>
                                  </wp:positionH>
                                  <wp:positionV relativeFrom="paragraph">
                                    <wp:posOffset>25400</wp:posOffset>
                                  </wp:positionV>
                                  <wp:extent cx="88900" cy="88900"/>
                                  <wp:effectExtent l="12065" t="6350" r="13335" b="9525"/>
                                  <wp:wrapNone/>
                                  <wp:docPr id="2003901455" name="Oval 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2819E57" id="Oval 635" o:spid="_x0000_s1026" style="position:absolute;margin-left:0;margin-top:2pt;width:7pt;height:7pt;z-index:2519531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DBB90A2" w14:textId="77777777" w:rsidR="00F96CF5" w:rsidRDefault="00F96CF5">
                        <w:pPr>
                          <w:rPr>
                            <w:rFonts w:ascii="Arial" w:eastAsia="Arial" w:hAnsi="Arial" w:cs="Arial"/>
                            <w:sz w:val="22"/>
                          </w:rPr>
                        </w:pPr>
                        <w:r>
                          <w:rPr>
                            <w:rFonts w:ascii="Arial" w:eastAsia="Arial" w:hAnsi="Arial" w:cs="Arial"/>
                            <w:sz w:val="22"/>
                          </w:rPr>
                          <w:t>Has the IMF balanced the institutional risk derived from incorporating and not incorporating the effects of climate change in its work</w:t>
                        </w:r>
                      </w:p>
                    </w:tc>
                    <w:tc>
                      <w:tcPr>
                        <w:tcW w:w="0" w:type="auto"/>
                        <w:tcMar>
                          <w:top w:w="80" w:type="dxa"/>
                          <w:bottom w:w="80" w:type="dxa"/>
                        </w:tcMar>
                        <w:vAlign w:val="center"/>
                      </w:tcPr>
                      <w:p w14:paraId="1FA88CF1"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A92785D" w14:textId="77777777">
                    <w:tc>
                      <w:tcPr>
                        <w:tcW w:w="0" w:type="auto"/>
                        <w:tcMar>
                          <w:top w:w="80" w:type="dxa"/>
                          <w:bottom w:w="80" w:type="dxa"/>
                        </w:tcMar>
                      </w:tcPr>
                      <w:p w14:paraId="7D198DD4" w14:textId="72F1BD3B" w:rsidR="00F96CF5" w:rsidRDefault="00773C45">
                        <w:pPr>
                          <w:rPr>
                            <w:rFonts w:ascii="Arial" w:eastAsia="Arial" w:hAnsi="Arial" w:cs="Arial"/>
                            <w:sz w:val="22"/>
                          </w:rPr>
                        </w:pPr>
                        <w:r>
                          <w:rPr>
                            <w:noProof/>
                          </w:rPr>
                          <mc:AlternateContent>
                            <mc:Choice Requires="wps">
                              <w:drawing>
                                <wp:anchor distT="0" distB="0" distL="114300" distR="114300" simplePos="0" relativeHeight="251658845" behindDoc="0" locked="1" layoutInCell="1" allowOverlap="1" wp14:anchorId="2B738D17" wp14:editId="3362DE2A">
                                  <wp:simplePos x="0" y="0"/>
                                  <wp:positionH relativeFrom="column">
                                    <wp:align>center</wp:align>
                                  </wp:positionH>
                                  <wp:positionV relativeFrom="paragraph">
                                    <wp:posOffset>25400</wp:posOffset>
                                  </wp:positionV>
                                  <wp:extent cx="88900" cy="88900"/>
                                  <wp:effectExtent l="12065" t="13970" r="13335" b="11430"/>
                                  <wp:wrapNone/>
                                  <wp:docPr id="842324812" name="Oval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C1D593A" id="Oval 636" o:spid="_x0000_s1026" style="position:absolute;margin-left:0;margin-top:2pt;width:7pt;height:7pt;z-index:2519541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862EF62" w14:textId="77777777" w:rsidR="00F96CF5" w:rsidRDefault="00F96CF5">
                        <w:pPr>
                          <w:rPr>
                            <w:rFonts w:ascii="Arial" w:eastAsia="Arial" w:hAnsi="Arial" w:cs="Arial"/>
                            <w:sz w:val="22"/>
                          </w:rPr>
                        </w:pPr>
                        <w:r>
                          <w:rPr>
                            <w:rFonts w:ascii="Arial" w:eastAsia="Arial" w:hAnsi="Arial" w:cs="Arial"/>
                            <w:sz w:val="22"/>
                          </w:rPr>
                          <w:t>Has the IMF balanced the institutional risk derived from incorporating and not incorporating the effects of climate change in its work</w:t>
                        </w:r>
                      </w:p>
                    </w:tc>
                    <w:tc>
                      <w:tcPr>
                        <w:tcW w:w="0" w:type="auto"/>
                        <w:tcMar>
                          <w:top w:w="80" w:type="dxa"/>
                          <w:bottom w:w="80" w:type="dxa"/>
                        </w:tcMar>
                        <w:vAlign w:val="center"/>
                      </w:tcPr>
                      <w:p w14:paraId="668655B2" w14:textId="77777777" w:rsidR="00F96CF5" w:rsidRDefault="00F96CF5">
                        <w:pPr>
                          <w:rPr>
                            <w:rFonts w:ascii="Arial" w:eastAsia="Arial" w:hAnsi="Arial" w:cs="Arial"/>
                            <w:sz w:val="22"/>
                          </w:rPr>
                        </w:pPr>
                        <w:r>
                          <w:rPr>
                            <w:rFonts w:ascii="Arial" w:eastAsia="Arial" w:hAnsi="Arial" w:cs="Arial"/>
                            <w:sz w:val="22"/>
                          </w:rPr>
                          <w:t>To a great extent</w:t>
                        </w:r>
                      </w:p>
                    </w:tc>
                  </w:tr>
                  <w:tr w:rsidR="0043604D" w14:paraId="0070ED7A" w14:textId="77777777">
                    <w:tc>
                      <w:tcPr>
                        <w:tcW w:w="0" w:type="auto"/>
                        <w:tcMar>
                          <w:top w:w="80" w:type="dxa"/>
                          <w:bottom w:w="80" w:type="dxa"/>
                        </w:tcMar>
                      </w:tcPr>
                      <w:p w14:paraId="12318EA0" w14:textId="07478974" w:rsidR="0043604D" w:rsidRDefault="0043604D" w:rsidP="0043604D">
                        <w:pPr>
                          <w:rPr>
                            <w:noProof/>
                          </w:rPr>
                        </w:pPr>
                        <w:r>
                          <w:rPr>
                            <w:noProof/>
                          </w:rPr>
                          <mc:AlternateContent>
                            <mc:Choice Requires="wps">
                              <w:drawing>
                                <wp:anchor distT="0" distB="0" distL="114300" distR="114300" simplePos="0" relativeHeight="251658888" behindDoc="0" locked="1" layoutInCell="1" allowOverlap="1" wp14:anchorId="5E70E4F4" wp14:editId="2C0C5F3A">
                                  <wp:simplePos x="0" y="0"/>
                                  <wp:positionH relativeFrom="column">
                                    <wp:align>center</wp:align>
                                  </wp:positionH>
                                  <wp:positionV relativeFrom="paragraph">
                                    <wp:posOffset>25400</wp:posOffset>
                                  </wp:positionV>
                                  <wp:extent cx="88900" cy="88900"/>
                                  <wp:effectExtent l="12065" t="13970" r="13335" b="11430"/>
                                  <wp:wrapNone/>
                                  <wp:docPr id="1131401700" name="Oval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8939A08" id="Oval 636" o:spid="_x0000_s1026" style="position:absolute;margin-left:0;margin-top:2pt;width:7pt;height:7pt;z-index:25165889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2395BCE" w14:textId="71ADEDD6" w:rsidR="0043604D" w:rsidRDefault="0043604D" w:rsidP="0043604D">
                        <w:pPr>
                          <w:rPr>
                            <w:rFonts w:ascii="Arial" w:eastAsia="Arial" w:hAnsi="Arial" w:cs="Arial"/>
                            <w:sz w:val="22"/>
                          </w:rPr>
                        </w:pPr>
                        <w:r>
                          <w:rPr>
                            <w:rFonts w:ascii="Arial" w:eastAsia="Arial" w:hAnsi="Arial" w:cs="Arial"/>
                            <w:sz w:val="22"/>
                          </w:rPr>
                          <w:t>Has the IMF balanced the institutional risk derived from incorporating and not incorporating the effects of climate change in its work</w:t>
                        </w:r>
                      </w:p>
                    </w:tc>
                    <w:tc>
                      <w:tcPr>
                        <w:tcW w:w="0" w:type="auto"/>
                        <w:tcMar>
                          <w:top w:w="80" w:type="dxa"/>
                          <w:bottom w:w="80" w:type="dxa"/>
                        </w:tcMar>
                        <w:vAlign w:val="center"/>
                      </w:tcPr>
                      <w:p w14:paraId="3D83B2D8" w14:textId="4F723F49" w:rsidR="0043604D" w:rsidRDefault="00B9597F" w:rsidP="0043604D">
                        <w:pPr>
                          <w:rPr>
                            <w:rFonts w:ascii="Arial" w:eastAsia="Arial" w:hAnsi="Arial" w:cs="Arial"/>
                            <w:sz w:val="22"/>
                          </w:rPr>
                        </w:pPr>
                        <w:r>
                          <w:rPr>
                            <w:rFonts w:ascii="Arial" w:eastAsia="Arial" w:hAnsi="Arial" w:cs="Arial"/>
                            <w:sz w:val="22"/>
                          </w:rPr>
                          <w:t>Don’t know or not applicable</w:t>
                        </w:r>
                      </w:p>
                    </w:tc>
                  </w:tr>
                </w:tbl>
                <w:p w14:paraId="7020546F" w14:textId="77777777" w:rsidR="00F96CF5" w:rsidRDefault="00F96CF5">
                  <w:pPr>
                    <w:rPr>
                      <w:rFonts w:ascii="Arial" w:eastAsia="Arial" w:hAnsi="Arial" w:cs="Arial"/>
                      <w:sz w:val="22"/>
                    </w:rPr>
                  </w:pPr>
                </w:p>
              </w:tc>
            </w:tr>
          </w:tbl>
          <w:p w14:paraId="6D4B86E4" w14:textId="77777777" w:rsidR="00F96CF5" w:rsidRDefault="00F96CF5">
            <w:pPr>
              <w:rPr>
                <w:rFonts w:ascii="Arial" w:eastAsia="Arial" w:hAnsi="Arial" w:cs="Arial"/>
                <w:sz w:val="22"/>
              </w:rPr>
            </w:pPr>
          </w:p>
        </w:tc>
      </w:tr>
    </w:tbl>
    <w:p w14:paraId="04042551"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71F8F834" w14:textId="77777777">
        <w:tc>
          <w:tcPr>
            <w:tcW w:w="0" w:type="auto"/>
            <w:tcMar>
              <w:top w:w="80" w:type="dxa"/>
              <w:bottom w:w="80" w:type="dxa"/>
            </w:tcMar>
          </w:tcPr>
          <w:p w14:paraId="2E1836BF" w14:textId="6A7983EC" w:rsidR="00F96CF5" w:rsidRDefault="00F96CF5">
            <w:pPr>
              <w:keepNext/>
              <w:rPr>
                <w:rFonts w:ascii="Arial" w:eastAsia="Arial" w:hAnsi="Arial" w:cs="Arial"/>
                <w:b/>
                <w:sz w:val="22"/>
              </w:rPr>
            </w:pPr>
            <w:r>
              <w:rPr>
                <w:rFonts w:ascii="Arial" w:eastAsia="Arial" w:hAnsi="Arial" w:cs="Arial"/>
                <w:b/>
                <w:sz w:val="22"/>
              </w:rPr>
              <w:t xml:space="preserve">*16. Based on your </w:t>
            </w:r>
            <w:r w:rsidR="00B406A1">
              <w:rPr>
                <w:rFonts w:ascii="Arial" w:eastAsia="Arial" w:hAnsi="Arial" w:cs="Arial"/>
                <w:b/>
                <w:sz w:val="22"/>
              </w:rPr>
              <w:t>overall assessment of the IMF’s climate-change related training</w:t>
            </w:r>
            <w:r>
              <w:rPr>
                <w:rFonts w:ascii="Arial" w:eastAsia="Arial" w:hAnsi="Arial" w:cs="Arial"/>
                <w:b/>
                <w:sz w:val="22"/>
              </w:rPr>
              <w:t xml:space="preserve"> provided to IMF staff</w:t>
            </w:r>
            <w:r w:rsidR="00B406A1">
              <w:rPr>
                <w:rFonts w:ascii="Arial" w:eastAsia="Arial" w:hAnsi="Arial" w:cs="Arial"/>
                <w:b/>
                <w:sz w:val="22"/>
              </w:rPr>
              <w:t xml:space="preserve"> during the evaluation period (2021-2025) to what extent has</w:t>
            </w:r>
            <w:r w:rsidR="00F62C0A">
              <w:rPr>
                <w:rFonts w:ascii="Arial" w:eastAsia="Arial" w:hAnsi="Arial" w:cs="Arial"/>
                <w:b/>
                <w:sz w:val="22"/>
              </w:rPr>
              <w:t xml:space="preserve"> climate change</w:t>
            </w:r>
            <w:r>
              <w:rPr>
                <w:rFonts w:ascii="Arial" w:eastAsia="Arial" w:hAnsi="Arial" w:cs="Arial"/>
                <w:b/>
                <w:sz w:val="22"/>
              </w:rPr>
              <w:t>:</w:t>
            </w:r>
            <w:r>
              <w:rPr>
                <w:rFonts w:ascii="Arial" w:eastAsia="Arial" w:hAnsi="Arial" w:cs="Arial"/>
                <w:sz w:val="22"/>
              </w:rPr>
              <w:t>(*Required)</w:t>
            </w:r>
          </w:p>
        </w:tc>
      </w:tr>
      <w:tr w:rsidR="00F96CF5" w14:paraId="109C2B97"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327A4F7F"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5930"/>
                    <w:gridCol w:w="2036"/>
                  </w:tblGrid>
                  <w:tr w:rsidR="00F96CF5" w14:paraId="212F3028" w14:textId="77777777">
                    <w:tc>
                      <w:tcPr>
                        <w:tcW w:w="0" w:type="auto"/>
                        <w:tcMar>
                          <w:top w:w="80" w:type="dxa"/>
                          <w:bottom w:w="80" w:type="dxa"/>
                        </w:tcMar>
                      </w:tcPr>
                      <w:p w14:paraId="7756D348" w14:textId="77777777" w:rsidR="00F96CF5" w:rsidRDefault="00F96CF5">
                        <w:pPr>
                          <w:rPr>
                            <w:rFonts w:ascii="Arial" w:eastAsia="Arial" w:hAnsi="Arial" w:cs="Arial"/>
                            <w:b/>
                            <w:sz w:val="22"/>
                          </w:rPr>
                        </w:pPr>
                      </w:p>
                    </w:tc>
                    <w:tc>
                      <w:tcPr>
                        <w:tcW w:w="0" w:type="auto"/>
                        <w:tcMar>
                          <w:top w:w="80" w:type="dxa"/>
                          <w:bottom w:w="80" w:type="dxa"/>
                        </w:tcMar>
                      </w:tcPr>
                      <w:p w14:paraId="58F45CAD"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31944BDD"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429FF295" w14:textId="77777777">
                    <w:tc>
                      <w:tcPr>
                        <w:tcW w:w="0" w:type="auto"/>
                        <w:tcMar>
                          <w:top w:w="80" w:type="dxa"/>
                          <w:bottom w:w="80" w:type="dxa"/>
                        </w:tcMar>
                      </w:tcPr>
                      <w:p w14:paraId="2A574453" w14:textId="66931CC6" w:rsidR="00F96CF5" w:rsidRDefault="00773C45">
                        <w:pPr>
                          <w:rPr>
                            <w:rFonts w:ascii="Arial" w:eastAsia="Arial" w:hAnsi="Arial" w:cs="Arial"/>
                            <w:sz w:val="22"/>
                          </w:rPr>
                        </w:pPr>
                        <w:r>
                          <w:rPr>
                            <w:noProof/>
                          </w:rPr>
                          <mc:AlternateContent>
                            <mc:Choice Requires="wps">
                              <w:drawing>
                                <wp:anchor distT="0" distB="0" distL="114300" distR="114300" simplePos="0" relativeHeight="251658846" behindDoc="0" locked="1" layoutInCell="1" allowOverlap="1" wp14:anchorId="0AF87B62" wp14:editId="54373FB0">
                                  <wp:simplePos x="0" y="0"/>
                                  <wp:positionH relativeFrom="column">
                                    <wp:align>center</wp:align>
                                  </wp:positionH>
                                  <wp:positionV relativeFrom="paragraph">
                                    <wp:posOffset>25400</wp:posOffset>
                                  </wp:positionV>
                                  <wp:extent cx="88900" cy="88900"/>
                                  <wp:effectExtent l="12065" t="6350" r="13335" b="9525"/>
                                  <wp:wrapNone/>
                                  <wp:docPr id="1658333496" name="Oval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51DEC57" id="Oval 637" o:spid="_x0000_s1026" style="position:absolute;margin-left:0;margin-top:2pt;width:7pt;height:7pt;z-index:251955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0E4FD2A" w14:textId="77777777" w:rsidR="00F96CF5" w:rsidRDefault="00F96CF5">
                        <w:pPr>
                          <w:rPr>
                            <w:rFonts w:ascii="Arial" w:eastAsia="Arial" w:hAnsi="Arial" w:cs="Arial"/>
                            <w:sz w:val="22"/>
                          </w:rPr>
                        </w:pPr>
                        <w:r>
                          <w:rPr>
                            <w:rFonts w:ascii="Arial" w:eastAsia="Arial" w:hAnsi="Arial" w:cs="Arial"/>
                            <w:sz w:val="22"/>
                          </w:rPr>
                          <w:t>Been integrated within traditional core policy areas (i.e., exchange rate, monetary, fiscal, and financial sector)</w:t>
                        </w:r>
                      </w:p>
                    </w:tc>
                    <w:tc>
                      <w:tcPr>
                        <w:tcW w:w="0" w:type="auto"/>
                        <w:tcMar>
                          <w:top w:w="80" w:type="dxa"/>
                          <w:bottom w:w="80" w:type="dxa"/>
                        </w:tcMar>
                        <w:vAlign w:val="center"/>
                      </w:tcPr>
                      <w:p w14:paraId="1BD12C5F"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A40CBB8" w14:textId="77777777">
                    <w:tc>
                      <w:tcPr>
                        <w:tcW w:w="0" w:type="auto"/>
                        <w:tcMar>
                          <w:top w:w="80" w:type="dxa"/>
                          <w:bottom w:w="80" w:type="dxa"/>
                        </w:tcMar>
                      </w:tcPr>
                      <w:p w14:paraId="0D2A0F34" w14:textId="29531988" w:rsidR="00F96CF5" w:rsidRDefault="00773C45">
                        <w:pPr>
                          <w:rPr>
                            <w:rFonts w:ascii="Arial" w:eastAsia="Arial" w:hAnsi="Arial" w:cs="Arial"/>
                            <w:sz w:val="22"/>
                          </w:rPr>
                        </w:pPr>
                        <w:r>
                          <w:rPr>
                            <w:noProof/>
                          </w:rPr>
                          <mc:AlternateContent>
                            <mc:Choice Requires="wps">
                              <w:drawing>
                                <wp:anchor distT="0" distB="0" distL="114300" distR="114300" simplePos="0" relativeHeight="251658847" behindDoc="0" locked="1" layoutInCell="1" allowOverlap="1" wp14:anchorId="79A211C6" wp14:editId="32EC2BA5">
                                  <wp:simplePos x="0" y="0"/>
                                  <wp:positionH relativeFrom="column">
                                    <wp:align>center</wp:align>
                                  </wp:positionH>
                                  <wp:positionV relativeFrom="paragraph">
                                    <wp:posOffset>25400</wp:posOffset>
                                  </wp:positionV>
                                  <wp:extent cx="88900" cy="88900"/>
                                  <wp:effectExtent l="12065" t="8255" r="13335" b="7620"/>
                                  <wp:wrapNone/>
                                  <wp:docPr id="2050946278" name="Oval 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40306A4" id="Oval 638" o:spid="_x0000_s1026" style="position:absolute;margin-left:0;margin-top:2pt;width:7pt;height:7pt;z-index:2519562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19605E6" w14:textId="77777777" w:rsidR="00F96CF5" w:rsidRDefault="00F96CF5">
                        <w:pPr>
                          <w:rPr>
                            <w:rFonts w:ascii="Arial" w:eastAsia="Arial" w:hAnsi="Arial" w:cs="Arial"/>
                            <w:sz w:val="22"/>
                          </w:rPr>
                        </w:pPr>
                        <w:r>
                          <w:rPr>
                            <w:rFonts w:ascii="Arial" w:eastAsia="Arial" w:hAnsi="Arial" w:cs="Arial"/>
                            <w:sz w:val="22"/>
                          </w:rPr>
                          <w:t>Been integrated within traditional core policy areas (i.e., exchange rate, monetary, fiscal, and financial sector)</w:t>
                        </w:r>
                      </w:p>
                    </w:tc>
                    <w:tc>
                      <w:tcPr>
                        <w:tcW w:w="0" w:type="auto"/>
                        <w:tcMar>
                          <w:top w:w="80" w:type="dxa"/>
                          <w:bottom w:w="80" w:type="dxa"/>
                        </w:tcMar>
                        <w:vAlign w:val="center"/>
                      </w:tcPr>
                      <w:p w14:paraId="136D116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519FBBC0" w14:textId="77777777">
                    <w:tc>
                      <w:tcPr>
                        <w:tcW w:w="0" w:type="auto"/>
                        <w:tcMar>
                          <w:top w:w="80" w:type="dxa"/>
                          <w:bottom w:w="80" w:type="dxa"/>
                        </w:tcMar>
                      </w:tcPr>
                      <w:p w14:paraId="02D43A00" w14:textId="7652BC94" w:rsidR="00F96CF5" w:rsidRDefault="00773C45">
                        <w:pPr>
                          <w:rPr>
                            <w:rFonts w:ascii="Arial" w:eastAsia="Arial" w:hAnsi="Arial" w:cs="Arial"/>
                            <w:sz w:val="22"/>
                          </w:rPr>
                        </w:pPr>
                        <w:r>
                          <w:rPr>
                            <w:noProof/>
                          </w:rPr>
                          <mc:AlternateContent>
                            <mc:Choice Requires="wps">
                              <w:drawing>
                                <wp:anchor distT="0" distB="0" distL="114300" distR="114300" simplePos="0" relativeHeight="251658848" behindDoc="0" locked="1" layoutInCell="1" allowOverlap="1" wp14:anchorId="5990DB74" wp14:editId="240F3436">
                                  <wp:simplePos x="0" y="0"/>
                                  <wp:positionH relativeFrom="column">
                                    <wp:align>center</wp:align>
                                  </wp:positionH>
                                  <wp:positionV relativeFrom="paragraph">
                                    <wp:posOffset>25400</wp:posOffset>
                                  </wp:positionV>
                                  <wp:extent cx="88900" cy="88900"/>
                                  <wp:effectExtent l="12065" t="8255" r="13335" b="7620"/>
                                  <wp:wrapNone/>
                                  <wp:docPr id="1958820439" name="Oval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103CD8B" id="Oval 639" o:spid="_x0000_s1026" style="position:absolute;margin-left:0;margin-top:2pt;width:7pt;height:7pt;z-index:251957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2C1B18C" w14:textId="77777777" w:rsidR="00F96CF5" w:rsidRDefault="00F96CF5">
                        <w:pPr>
                          <w:rPr>
                            <w:rFonts w:ascii="Arial" w:eastAsia="Arial" w:hAnsi="Arial" w:cs="Arial"/>
                            <w:sz w:val="22"/>
                          </w:rPr>
                        </w:pPr>
                        <w:r>
                          <w:rPr>
                            <w:rFonts w:ascii="Arial" w:eastAsia="Arial" w:hAnsi="Arial" w:cs="Arial"/>
                            <w:sz w:val="22"/>
                          </w:rPr>
                          <w:t>Been integrated within traditional core policy areas (i.e., exchange rate, monetary, fiscal, and financial sector)</w:t>
                        </w:r>
                      </w:p>
                    </w:tc>
                    <w:tc>
                      <w:tcPr>
                        <w:tcW w:w="0" w:type="auto"/>
                        <w:tcMar>
                          <w:top w:w="80" w:type="dxa"/>
                          <w:bottom w:w="80" w:type="dxa"/>
                        </w:tcMar>
                        <w:vAlign w:val="center"/>
                      </w:tcPr>
                      <w:p w14:paraId="7BC50D6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7856E80" w14:textId="77777777">
                    <w:tc>
                      <w:tcPr>
                        <w:tcW w:w="0" w:type="auto"/>
                        <w:tcMar>
                          <w:top w:w="80" w:type="dxa"/>
                          <w:bottom w:w="80" w:type="dxa"/>
                        </w:tcMar>
                      </w:tcPr>
                      <w:p w14:paraId="77F2897E" w14:textId="3F22ED43" w:rsidR="00F96CF5" w:rsidRDefault="00773C45">
                        <w:pPr>
                          <w:rPr>
                            <w:rFonts w:ascii="Arial" w:eastAsia="Arial" w:hAnsi="Arial" w:cs="Arial"/>
                            <w:sz w:val="22"/>
                          </w:rPr>
                        </w:pPr>
                        <w:r>
                          <w:rPr>
                            <w:noProof/>
                          </w:rPr>
                          <mc:AlternateContent>
                            <mc:Choice Requires="wps">
                              <w:drawing>
                                <wp:anchor distT="0" distB="0" distL="114300" distR="114300" simplePos="0" relativeHeight="251658849" behindDoc="0" locked="1" layoutInCell="1" allowOverlap="1" wp14:anchorId="253FDB2B" wp14:editId="0905D0AB">
                                  <wp:simplePos x="0" y="0"/>
                                  <wp:positionH relativeFrom="column">
                                    <wp:align>center</wp:align>
                                  </wp:positionH>
                                  <wp:positionV relativeFrom="paragraph">
                                    <wp:posOffset>25400</wp:posOffset>
                                  </wp:positionV>
                                  <wp:extent cx="88900" cy="88900"/>
                                  <wp:effectExtent l="12065" t="10160" r="13335" b="5715"/>
                                  <wp:wrapNone/>
                                  <wp:docPr id="1965443042" name="Oval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D772916" id="Oval 640" o:spid="_x0000_s1026" style="position:absolute;margin-left:0;margin-top:2pt;width:7pt;height:7pt;z-index:2519582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E919153" w14:textId="77777777" w:rsidR="00F96CF5" w:rsidRDefault="00F96CF5">
                        <w:pPr>
                          <w:rPr>
                            <w:rFonts w:ascii="Arial" w:eastAsia="Arial" w:hAnsi="Arial" w:cs="Arial"/>
                            <w:sz w:val="22"/>
                          </w:rPr>
                        </w:pPr>
                        <w:r>
                          <w:rPr>
                            <w:rFonts w:ascii="Arial" w:eastAsia="Arial" w:hAnsi="Arial" w:cs="Arial"/>
                            <w:sz w:val="22"/>
                          </w:rPr>
                          <w:t>Been integrated within traditional core policy areas (i.e., exchange rate, monetary, fiscal, and financial sector)</w:t>
                        </w:r>
                      </w:p>
                    </w:tc>
                    <w:tc>
                      <w:tcPr>
                        <w:tcW w:w="0" w:type="auto"/>
                        <w:tcMar>
                          <w:top w:w="80" w:type="dxa"/>
                          <w:bottom w:w="80" w:type="dxa"/>
                        </w:tcMar>
                        <w:vAlign w:val="center"/>
                      </w:tcPr>
                      <w:p w14:paraId="2180DC05" w14:textId="77777777" w:rsidR="00F96CF5" w:rsidRDefault="00F96CF5">
                        <w:pPr>
                          <w:rPr>
                            <w:rFonts w:ascii="Arial" w:eastAsia="Arial" w:hAnsi="Arial" w:cs="Arial"/>
                            <w:sz w:val="22"/>
                          </w:rPr>
                        </w:pPr>
                        <w:r>
                          <w:rPr>
                            <w:rFonts w:ascii="Arial" w:eastAsia="Arial" w:hAnsi="Arial" w:cs="Arial"/>
                            <w:sz w:val="22"/>
                          </w:rPr>
                          <w:t>To a great extent</w:t>
                        </w:r>
                      </w:p>
                    </w:tc>
                  </w:tr>
                  <w:tr w:rsidR="003F2444" w14:paraId="710173FB" w14:textId="77777777">
                    <w:tc>
                      <w:tcPr>
                        <w:tcW w:w="0" w:type="auto"/>
                        <w:tcMar>
                          <w:top w:w="80" w:type="dxa"/>
                          <w:bottom w:w="80" w:type="dxa"/>
                        </w:tcMar>
                      </w:tcPr>
                      <w:p w14:paraId="5B7E38D6" w14:textId="7158AFFB" w:rsidR="003F2444" w:rsidRDefault="009B685D">
                        <w:pPr>
                          <w:rPr>
                            <w:noProof/>
                          </w:rPr>
                        </w:pPr>
                        <w:r>
                          <w:rPr>
                            <w:noProof/>
                          </w:rPr>
                          <mc:AlternateContent>
                            <mc:Choice Requires="wps">
                              <w:drawing>
                                <wp:anchor distT="0" distB="0" distL="114300" distR="114300" simplePos="0" relativeHeight="251658897" behindDoc="0" locked="1" layoutInCell="1" allowOverlap="1" wp14:anchorId="72641E8D" wp14:editId="05F4F67F">
                                  <wp:simplePos x="0" y="0"/>
                                  <wp:positionH relativeFrom="column">
                                    <wp:align>center</wp:align>
                                  </wp:positionH>
                                  <wp:positionV relativeFrom="paragraph">
                                    <wp:posOffset>25400</wp:posOffset>
                                  </wp:positionV>
                                  <wp:extent cx="88900" cy="88900"/>
                                  <wp:effectExtent l="12065" t="10160" r="13335" b="5715"/>
                                  <wp:wrapNone/>
                                  <wp:docPr id="552156842" name="Oval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AF0B1F7" id="Oval 640" o:spid="_x0000_s1026" style="position:absolute;margin-left:0;margin-top:2pt;width:7pt;height:7pt;z-index:251658899;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4573F63" w14:textId="21A10F93" w:rsidR="003F2444" w:rsidRDefault="009B685D">
                        <w:pPr>
                          <w:rPr>
                            <w:rFonts w:ascii="Arial" w:eastAsia="Arial" w:hAnsi="Arial" w:cs="Arial"/>
                            <w:sz w:val="22"/>
                          </w:rPr>
                        </w:pPr>
                        <w:r>
                          <w:rPr>
                            <w:rFonts w:ascii="Arial" w:eastAsia="Arial" w:hAnsi="Arial" w:cs="Arial"/>
                            <w:sz w:val="22"/>
                          </w:rPr>
                          <w:t>Been integrated within traditional core policy areas (i.e., exchange rate, monetary, fiscal, and financial sector)</w:t>
                        </w:r>
                      </w:p>
                    </w:tc>
                    <w:tc>
                      <w:tcPr>
                        <w:tcW w:w="0" w:type="auto"/>
                        <w:tcMar>
                          <w:top w:w="80" w:type="dxa"/>
                          <w:bottom w:w="80" w:type="dxa"/>
                        </w:tcMar>
                        <w:vAlign w:val="center"/>
                      </w:tcPr>
                      <w:p w14:paraId="7227840A" w14:textId="292EAC62" w:rsidR="003F2444" w:rsidRDefault="00695A5A">
                        <w:pPr>
                          <w:rPr>
                            <w:rFonts w:ascii="Arial" w:eastAsia="Arial" w:hAnsi="Arial" w:cs="Arial"/>
                            <w:sz w:val="22"/>
                          </w:rPr>
                        </w:pPr>
                        <w:r>
                          <w:rPr>
                            <w:rFonts w:ascii="Arial" w:eastAsia="Arial" w:hAnsi="Arial" w:cs="Arial"/>
                            <w:sz w:val="22"/>
                          </w:rPr>
                          <w:t>Don’t know or not applicable</w:t>
                        </w:r>
                      </w:p>
                    </w:tc>
                  </w:tr>
                  <w:tr w:rsidR="00F96CF5" w14:paraId="25F90FD6" w14:textId="77777777">
                    <w:tc>
                      <w:tcPr>
                        <w:tcW w:w="0" w:type="auto"/>
                        <w:tcMar>
                          <w:top w:w="80" w:type="dxa"/>
                          <w:bottom w:w="80" w:type="dxa"/>
                        </w:tcMar>
                      </w:tcPr>
                      <w:p w14:paraId="04ED17AB" w14:textId="469D1012" w:rsidR="00F96CF5" w:rsidRDefault="00773C45">
                        <w:pPr>
                          <w:rPr>
                            <w:rFonts w:ascii="Arial" w:eastAsia="Arial" w:hAnsi="Arial" w:cs="Arial"/>
                            <w:sz w:val="22"/>
                          </w:rPr>
                        </w:pPr>
                        <w:r>
                          <w:rPr>
                            <w:noProof/>
                          </w:rPr>
                          <mc:AlternateContent>
                            <mc:Choice Requires="wps">
                              <w:drawing>
                                <wp:anchor distT="0" distB="0" distL="114300" distR="114300" simplePos="0" relativeHeight="251658893" behindDoc="0" locked="1" layoutInCell="1" allowOverlap="1" wp14:anchorId="1DC7B4EC" wp14:editId="0CF24DBD">
                                  <wp:simplePos x="0" y="0"/>
                                  <wp:positionH relativeFrom="column">
                                    <wp:align>center</wp:align>
                                  </wp:positionH>
                                  <wp:positionV relativeFrom="paragraph">
                                    <wp:posOffset>25400</wp:posOffset>
                                  </wp:positionV>
                                  <wp:extent cx="88900" cy="88900"/>
                                  <wp:effectExtent l="12065" t="12065" r="13335" b="13335"/>
                                  <wp:wrapNone/>
                                  <wp:docPr id="1818354938" name="Oval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DD9EDEF" id="Oval 641" o:spid="_x0000_s1026" style="position:absolute;margin-left:0;margin-top:2pt;width:7pt;height:7pt;z-index:2519592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6B1B591" w14:textId="77777777" w:rsidR="00F96CF5" w:rsidRDefault="00F96CF5">
                        <w:pPr>
                          <w:rPr>
                            <w:rFonts w:ascii="Arial" w:eastAsia="Arial" w:hAnsi="Arial" w:cs="Arial"/>
                            <w:sz w:val="22"/>
                          </w:rPr>
                        </w:pPr>
                        <w:r>
                          <w:rPr>
                            <w:rFonts w:ascii="Arial" w:eastAsia="Arial" w:hAnsi="Arial" w:cs="Arial"/>
                            <w:sz w:val="22"/>
                          </w:rPr>
                          <w:t>Crowded out training on other policy areas</w:t>
                        </w:r>
                      </w:p>
                    </w:tc>
                    <w:tc>
                      <w:tcPr>
                        <w:tcW w:w="0" w:type="auto"/>
                        <w:tcMar>
                          <w:top w:w="80" w:type="dxa"/>
                          <w:bottom w:w="80" w:type="dxa"/>
                        </w:tcMar>
                        <w:vAlign w:val="center"/>
                      </w:tcPr>
                      <w:p w14:paraId="3A8F493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1910338E" w14:textId="77777777">
                    <w:tc>
                      <w:tcPr>
                        <w:tcW w:w="0" w:type="auto"/>
                        <w:tcMar>
                          <w:top w:w="80" w:type="dxa"/>
                          <w:bottom w:w="80" w:type="dxa"/>
                        </w:tcMar>
                      </w:tcPr>
                      <w:p w14:paraId="5EE14F72" w14:textId="4F93B879" w:rsidR="00F96CF5" w:rsidRDefault="00773C45">
                        <w:pPr>
                          <w:rPr>
                            <w:rFonts w:ascii="Arial" w:eastAsia="Arial" w:hAnsi="Arial" w:cs="Arial"/>
                            <w:sz w:val="22"/>
                          </w:rPr>
                        </w:pPr>
                        <w:r>
                          <w:rPr>
                            <w:noProof/>
                          </w:rPr>
                          <mc:AlternateContent>
                            <mc:Choice Requires="wps">
                              <w:drawing>
                                <wp:anchor distT="0" distB="0" distL="114300" distR="114300" simplePos="0" relativeHeight="251658894" behindDoc="0" locked="1" layoutInCell="1" allowOverlap="1" wp14:anchorId="11749356" wp14:editId="4EF607BD">
                                  <wp:simplePos x="0" y="0"/>
                                  <wp:positionH relativeFrom="column">
                                    <wp:align>center</wp:align>
                                  </wp:positionH>
                                  <wp:positionV relativeFrom="paragraph">
                                    <wp:posOffset>25400</wp:posOffset>
                                  </wp:positionV>
                                  <wp:extent cx="88900" cy="88900"/>
                                  <wp:effectExtent l="12065" t="8255" r="13335" b="7620"/>
                                  <wp:wrapNone/>
                                  <wp:docPr id="1728005579" name="Oval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2F24D59" id="Oval 642" o:spid="_x0000_s1026" style="position:absolute;margin-left:0;margin-top:2pt;width:7pt;height:7pt;z-index:2519603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4B1A5EE" w14:textId="77777777" w:rsidR="00F96CF5" w:rsidRDefault="00F96CF5">
                        <w:pPr>
                          <w:rPr>
                            <w:rFonts w:ascii="Arial" w:eastAsia="Arial" w:hAnsi="Arial" w:cs="Arial"/>
                            <w:sz w:val="22"/>
                          </w:rPr>
                        </w:pPr>
                        <w:r>
                          <w:rPr>
                            <w:rFonts w:ascii="Arial" w:eastAsia="Arial" w:hAnsi="Arial" w:cs="Arial"/>
                            <w:sz w:val="22"/>
                          </w:rPr>
                          <w:t>Crowded out training on other policy areas</w:t>
                        </w:r>
                      </w:p>
                    </w:tc>
                    <w:tc>
                      <w:tcPr>
                        <w:tcW w:w="0" w:type="auto"/>
                        <w:tcMar>
                          <w:top w:w="80" w:type="dxa"/>
                          <w:bottom w:w="80" w:type="dxa"/>
                        </w:tcMar>
                        <w:vAlign w:val="center"/>
                      </w:tcPr>
                      <w:p w14:paraId="2E3742F3"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BBE782A" w14:textId="77777777" w:rsidTr="0028145A">
                    <w:trPr>
                      <w:trHeight w:val="684"/>
                    </w:trPr>
                    <w:tc>
                      <w:tcPr>
                        <w:tcW w:w="0" w:type="auto"/>
                        <w:tcMar>
                          <w:top w:w="80" w:type="dxa"/>
                          <w:bottom w:w="80" w:type="dxa"/>
                        </w:tcMar>
                      </w:tcPr>
                      <w:p w14:paraId="1D9688CF" w14:textId="72AEFB71" w:rsidR="00F96CF5" w:rsidRDefault="00773C45">
                        <w:pPr>
                          <w:rPr>
                            <w:rFonts w:ascii="Arial" w:eastAsia="Arial" w:hAnsi="Arial" w:cs="Arial"/>
                            <w:sz w:val="22"/>
                          </w:rPr>
                        </w:pPr>
                        <w:r>
                          <w:rPr>
                            <w:noProof/>
                          </w:rPr>
                          <mc:AlternateContent>
                            <mc:Choice Requires="wps">
                              <w:drawing>
                                <wp:anchor distT="0" distB="0" distL="114300" distR="114300" simplePos="0" relativeHeight="251658895" behindDoc="0" locked="1" layoutInCell="1" allowOverlap="1" wp14:anchorId="4044F64D" wp14:editId="12C0349C">
                                  <wp:simplePos x="0" y="0"/>
                                  <wp:positionH relativeFrom="column">
                                    <wp:align>center</wp:align>
                                  </wp:positionH>
                                  <wp:positionV relativeFrom="paragraph">
                                    <wp:posOffset>25400</wp:posOffset>
                                  </wp:positionV>
                                  <wp:extent cx="88900" cy="88900"/>
                                  <wp:effectExtent l="12065" t="10160" r="13335" b="5715"/>
                                  <wp:wrapNone/>
                                  <wp:docPr id="239687472" name="Oval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3F93C71" id="Oval 643" o:spid="_x0000_s1026" style="position:absolute;margin-left:0;margin-top:2pt;width:7pt;height:7pt;z-index:2519613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30B25D9" w14:textId="77777777" w:rsidR="00F96CF5" w:rsidRDefault="00F96CF5">
                        <w:pPr>
                          <w:rPr>
                            <w:rFonts w:ascii="Arial" w:eastAsia="Arial" w:hAnsi="Arial" w:cs="Arial"/>
                            <w:sz w:val="22"/>
                          </w:rPr>
                        </w:pPr>
                        <w:r>
                          <w:rPr>
                            <w:rFonts w:ascii="Arial" w:eastAsia="Arial" w:hAnsi="Arial" w:cs="Arial"/>
                            <w:sz w:val="22"/>
                          </w:rPr>
                          <w:t>Crowded out training on other policy areas</w:t>
                        </w:r>
                      </w:p>
                    </w:tc>
                    <w:tc>
                      <w:tcPr>
                        <w:tcW w:w="0" w:type="auto"/>
                        <w:tcMar>
                          <w:top w:w="80" w:type="dxa"/>
                          <w:bottom w:w="80" w:type="dxa"/>
                        </w:tcMar>
                        <w:vAlign w:val="center"/>
                      </w:tcPr>
                      <w:p w14:paraId="4DB7B598"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4EE93CC" w14:textId="77777777">
                    <w:tc>
                      <w:tcPr>
                        <w:tcW w:w="0" w:type="auto"/>
                        <w:tcMar>
                          <w:top w:w="80" w:type="dxa"/>
                          <w:bottom w:w="80" w:type="dxa"/>
                        </w:tcMar>
                      </w:tcPr>
                      <w:p w14:paraId="7514A4F8" w14:textId="024A2FA7" w:rsidR="00F96CF5" w:rsidRDefault="00773C45">
                        <w:pPr>
                          <w:rPr>
                            <w:rFonts w:ascii="Arial" w:eastAsia="Arial" w:hAnsi="Arial" w:cs="Arial"/>
                            <w:sz w:val="22"/>
                          </w:rPr>
                        </w:pPr>
                        <w:r>
                          <w:rPr>
                            <w:noProof/>
                          </w:rPr>
                          <mc:AlternateContent>
                            <mc:Choice Requires="wps">
                              <w:drawing>
                                <wp:anchor distT="0" distB="0" distL="114300" distR="114300" simplePos="0" relativeHeight="251658896" behindDoc="0" locked="1" layoutInCell="1" allowOverlap="1" wp14:anchorId="30A9BA52" wp14:editId="6A3EB247">
                                  <wp:simplePos x="0" y="0"/>
                                  <wp:positionH relativeFrom="column">
                                    <wp:align>center</wp:align>
                                  </wp:positionH>
                                  <wp:positionV relativeFrom="paragraph">
                                    <wp:posOffset>25400</wp:posOffset>
                                  </wp:positionV>
                                  <wp:extent cx="88900" cy="88900"/>
                                  <wp:effectExtent l="12065" t="12065" r="13335" b="13335"/>
                                  <wp:wrapNone/>
                                  <wp:docPr id="298945791" name="Oval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0D6EA19" id="Oval 644" o:spid="_x0000_s1026" style="position:absolute;margin-left:0;margin-top:2pt;width:7pt;height:7pt;z-index:2519623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409A366" w14:textId="77777777" w:rsidR="00F96CF5" w:rsidRDefault="00F96CF5">
                        <w:pPr>
                          <w:rPr>
                            <w:rFonts w:ascii="Arial" w:eastAsia="Arial" w:hAnsi="Arial" w:cs="Arial"/>
                            <w:sz w:val="22"/>
                          </w:rPr>
                        </w:pPr>
                        <w:r>
                          <w:rPr>
                            <w:rFonts w:ascii="Arial" w:eastAsia="Arial" w:hAnsi="Arial" w:cs="Arial"/>
                            <w:sz w:val="22"/>
                          </w:rPr>
                          <w:t>Crowded out training on other policy areas</w:t>
                        </w:r>
                      </w:p>
                    </w:tc>
                    <w:tc>
                      <w:tcPr>
                        <w:tcW w:w="0" w:type="auto"/>
                        <w:tcMar>
                          <w:top w:w="80" w:type="dxa"/>
                          <w:bottom w:w="80" w:type="dxa"/>
                        </w:tcMar>
                        <w:vAlign w:val="center"/>
                      </w:tcPr>
                      <w:p w14:paraId="70CE49B5" w14:textId="77777777" w:rsidR="00F96CF5" w:rsidRDefault="00F96CF5">
                        <w:pPr>
                          <w:rPr>
                            <w:rFonts w:ascii="Arial" w:eastAsia="Arial" w:hAnsi="Arial" w:cs="Arial"/>
                            <w:sz w:val="22"/>
                          </w:rPr>
                        </w:pPr>
                        <w:r>
                          <w:rPr>
                            <w:rFonts w:ascii="Arial" w:eastAsia="Arial" w:hAnsi="Arial" w:cs="Arial"/>
                            <w:sz w:val="22"/>
                          </w:rPr>
                          <w:t>To a great extent</w:t>
                        </w:r>
                      </w:p>
                    </w:tc>
                  </w:tr>
                  <w:tr w:rsidR="003F2444" w14:paraId="15687D72" w14:textId="77777777">
                    <w:tc>
                      <w:tcPr>
                        <w:tcW w:w="0" w:type="auto"/>
                        <w:tcMar>
                          <w:top w:w="80" w:type="dxa"/>
                          <w:bottom w:w="80" w:type="dxa"/>
                        </w:tcMar>
                      </w:tcPr>
                      <w:p w14:paraId="48CE3361" w14:textId="30747BBF" w:rsidR="003F2444" w:rsidRDefault="009B685D">
                        <w:pPr>
                          <w:rPr>
                            <w:noProof/>
                          </w:rPr>
                        </w:pPr>
                        <w:r>
                          <w:rPr>
                            <w:noProof/>
                          </w:rPr>
                          <mc:AlternateContent>
                            <mc:Choice Requires="wps">
                              <w:drawing>
                                <wp:anchor distT="0" distB="0" distL="114300" distR="114300" simplePos="0" relativeHeight="251658902" behindDoc="0" locked="1" layoutInCell="1" allowOverlap="1" wp14:anchorId="7FBC29A5" wp14:editId="7096A848">
                                  <wp:simplePos x="0" y="0"/>
                                  <wp:positionH relativeFrom="column">
                                    <wp:align>center</wp:align>
                                  </wp:positionH>
                                  <wp:positionV relativeFrom="paragraph">
                                    <wp:posOffset>25400</wp:posOffset>
                                  </wp:positionV>
                                  <wp:extent cx="88900" cy="88900"/>
                                  <wp:effectExtent l="12065" t="12065" r="13335" b="13335"/>
                                  <wp:wrapNone/>
                                  <wp:docPr id="1254126731" name="Oval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3AD1607" id="Oval 644" o:spid="_x0000_s1026" style="position:absolute;margin-left:0;margin-top:2pt;width:7pt;height:7pt;z-index:251658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995F731" w14:textId="5EC2D069" w:rsidR="003F2444" w:rsidRDefault="009B685D">
                        <w:pPr>
                          <w:rPr>
                            <w:rFonts w:ascii="Arial" w:eastAsia="Arial" w:hAnsi="Arial" w:cs="Arial"/>
                            <w:sz w:val="22"/>
                          </w:rPr>
                        </w:pPr>
                        <w:r>
                          <w:rPr>
                            <w:rFonts w:ascii="Arial" w:eastAsia="Arial" w:hAnsi="Arial" w:cs="Arial"/>
                            <w:sz w:val="22"/>
                          </w:rPr>
                          <w:t>Crowded out training on other policy areas</w:t>
                        </w:r>
                      </w:p>
                    </w:tc>
                    <w:tc>
                      <w:tcPr>
                        <w:tcW w:w="0" w:type="auto"/>
                        <w:tcMar>
                          <w:top w:w="80" w:type="dxa"/>
                          <w:bottom w:w="80" w:type="dxa"/>
                        </w:tcMar>
                        <w:vAlign w:val="center"/>
                      </w:tcPr>
                      <w:p w14:paraId="7938DC4D" w14:textId="6A3F5338" w:rsidR="003F2444" w:rsidRDefault="00695A5A">
                        <w:pPr>
                          <w:rPr>
                            <w:rFonts w:ascii="Arial" w:eastAsia="Arial" w:hAnsi="Arial" w:cs="Arial"/>
                            <w:sz w:val="22"/>
                          </w:rPr>
                        </w:pPr>
                        <w:r>
                          <w:rPr>
                            <w:rFonts w:ascii="Arial" w:eastAsia="Arial" w:hAnsi="Arial" w:cs="Arial"/>
                            <w:sz w:val="22"/>
                          </w:rPr>
                          <w:t>Don’t know or not applicable</w:t>
                        </w:r>
                      </w:p>
                    </w:tc>
                  </w:tr>
                  <w:tr w:rsidR="00F96CF5" w14:paraId="055F86A0" w14:textId="77777777">
                    <w:tc>
                      <w:tcPr>
                        <w:tcW w:w="0" w:type="auto"/>
                        <w:tcMar>
                          <w:top w:w="80" w:type="dxa"/>
                          <w:bottom w:w="80" w:type="dxa"/>
                        </w:tcMar>
                      </w:tcPr>
                      <w:p w14:paraId="3FA8DA71" w14:textId="50AEC7A2" w:rsidR="00F96CF5" w:rsidRDefault="00773C45">
                        <w:pPr>
                          <w:rPr>
                            <w:rFonts w:ascii="Arial" w:eastAsia="Arial" w:hAnsi="Arial" w:cs="Arial"/>
                            <w:sz w:val="22"/>
                          </w:rPr>
                        </w:pPr>
                        <w:r>
                          <w:rPr>
                            <w:noProof/>
                          </w:rPr>
                          <mc:AlternateContent>
                            <mc:Choice Requires="wps">
                              <w:drawing>
                                <wp:anchor distT="0" distB="0" distL="114300" distR="114300" simplePos="0" relativeHeight="251658898" behindDoc="0" locked="1" layoutInCell="1" allowOverlap="1" wp14:anchorId="7A5DA72A" wp14:editId="16157824">
                                  <wp:simplePos x="0" y="0"/>
                                  <wp:positionH relativeFrom="column">
                                    <wp:align>center</wp:align>
                                  </wp:positionH>
                                  <wp:positionV relativeFrom="paragraph">
                                    <wp:posOffset>25400</wp:posOffset>
                                  </wp:positionV>
                                  <wp:extent cx="88900" cy="88900"/>
                                  <wp:effectExtent l="12065" t="13970" r="13335" b="11430"/>
                                  <wp:wrapNone/>
                                  <wp:docPr id="1219418345" name="Oval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A8B61A7" id="Oval 645" o:spid="_x0000_s1026" style="position:absolute;margin-left:0;margin-top:2pt;width:7pt;height:7pt;z-index:2519633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BD0F904"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2AEDF1B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628204A6" w14:textId="77777777">
                    <w:tc>
                      <w:tcPr>
                        <w:tcW w:w="0" w:type="auto"/>
                        <w:tcMar>
                          <w:top w:w="80" w:type="dxa"/>
                          <w:bottom w:w="80" w:type="dxa"/>
                        </w:tcMar>
                      </w:tcPr>
                      <w:p w14:paraId="3CBC6CFC" w14:textId="2EDE0CCD" w:rsidR="00F96CF5" w:rsidRDefault="00773C45">
                        <w:pPr>
                          <w:rPr>
                            <w:rFonts w:ascii="Arial" w:eastAsia="Arial" w:hAnsi="Arial" w:cs="Arial"/>
                            <w:sz w:val="22"/>
                          </w:rPr>
                        </w:pPr>
                        <w:r>
                          <w:rPr>
                            <w:noProof/>
                          </w:rPr>
                          <mc:AlternateContent>
                            <mc:Choice Requires="wps">
                              <w:drawing>
                                <wp:anchor distT="0" distB="0" distL="114300" distR="114300" simplePos="0" relativeHeight="251658899" behindDoc="0" locked="1" layoutInCell="1" allowOverlap="1" wp14:anchorId="75E2EC1E" wp14:editId="42A77FC9">
                                  <wp:simplePos x="0" y="0"/>
                                  <wp:positionH relativeFrom="column">
                                    <wp:align>center</wp:align>
                                  </wp:positionH>
                                  <wp:positionV relativeFrom="paragraph">
                                    <wp:posOffset>25400</wp:posOffset>
                                  </wp:positionV>
                                  <wp:extent cx="88900" cy="88900"/>
                                  <wp:effectExtent l="12065" t="6350" r="13335" b="9525"/>
                                  <wp:wrapNone/>
                                  <wp:docPr id="1443903154" name="Oval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F57F02D" id="Oval 646" o:spid="_x0000_s1026" style="position:absolute;margin-left:0;margin-top:2pt;width:7pt;height:7pt;z-index:2519644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3ADD69E"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5F0F216C"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2DCED32" w14:textId="77777777">
                    <w:tc>
                      <w:tcPr>
                        <w:tcW w:w="0" w:type="auto"/>
                        <w:tcMar>
                          <w:top w:w="80" w:type="dxa"/>
                          <w:bottom w:w="80" w:type="dxa"/>
                        </w:tcMar>
                      </w:tcPr>
                      <w:p w14:paraId="30F93B08" w14:textId="45AE40AC" w:rsidR="00F96CF5" w:rsidRDefault="00773C45">
                        <w:pPr>
                          <w:rPr>
                            <w:rFonts w:ascii="Arial" w:eastAsia="Arial" w:hAnsi="Arial" w:cs="Arial"/>
                            <w:sz w:val="22"/>
                          </w:rPr>
                        </w:pPr>
                        <w:r>
                          <w:rPr>
                            <w:noProof/>
                          </w:rPr>
                          <mc:AlternateContent>
                            <mc:Choice Requires="wps">
                              <w:drawing>
                                <wp:anchor distT="0" distB="0" distL="114300" distR="114300" simplePos="0" relativeHeight="251658900" behindDoc="0" locked="1" layoutInCell="1" allowOverlap="1" wp14:anchorId="1D893077" wp14:editId="09C42AE5">
                                  <wp:simplePos x="0" y="0"/>
                                  <wp:positionH relativeFrom="column">
                                    <wp:align>center</wp:align>
                                  </wp:positionH>
                                  <wp:positionV relativeFrom="paragraph">
                                    <wp:posOffset>25400</wp:posOffset>
                                  </wp:positionV>
                                  <wp:extent cx="88900" cy="88900"/>
                                  <wp:effectExtent l="12065" t="8255" r="13335" b="7620"/>
                                  <wp:wrapNone/>
                                  <wp:docPr id="575299248" name="Oval 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0BA7DB9" id="Oval 647" o:spid="_x0000_s1026" style="position:absolute;margin-left:0;margin-top:2pt;width:7pt;height:7pt;z-index:2519654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45A7CDE"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7E753E1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FECFA1C" w14:textId="77777777">
                    <w:tc>
                      <w:tcPr>
                        <w:tcW w:w="0" w:type="auto"/>
                        <w:tcMar>
                          <w:top w:w="80" w:type="dxa"/>
                          <w:bottom w:w="80" w:type="dxa"/>
                        </w:tcMar>
                      </w:tcPr>
                      <w:p w14:paraId="20849160" w14:textId="595CD487" w:rsidR="00F96CF5" w:rsidRDefault="00773C45">
                        <w:pPr>
                          <w:rPr>
                            <w:rFonts w:ascii="Arial" w:eastAsia="Arial" w:hAnsi="Arial" w:cs="Arial"/>
                            <w:sz w:val="22"/>
                          </w:rPr>
                        </w:pPr>
                        <w:r>
                          <w:rPr>
                            <w:noProof/>
                          </w:rPr>
                          <mc:AlternateContent>
                            <mc:Choice Requires="wps">
                              <w:drawing>
                                <wp:anchor distT="0" distB="0" distL="114300" distR="114300" simplePos="0" relativeHeight="251658901" behindDoc="0" locked="1" layoutInCell="1" allowOverlap="1" wp14:anchorId="3314F88F" wp14:editId="2BAE50C1">
                                  <wp:simplePos x="0" y="0"/>
                                  <wp:positionH relativeFrom="column">
                                    <wp:align>center</wp:align>
                                  </wp:positionH>
                                  <wp:positionV relativeFrom="paragraph">
                                    <wp:posOffset>25400</wp:posOffset>
                                  </wp:positionV>
                                  <wp:extent cx="88900" cy="88900"/>
                                  <wp:effectExtent l="12065" t="10160" r="13335" b="5715"/>
                                  <wp:wrapNone/>
                                  <wp:docPr id="1038020254" name="Oval 6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EE68E30" id="Oval 648" o:spid="_x0000_s1026" style="position:absolute;margin-left:0;margin-top:2pt;width:7pt;height:7pt;z-index:2519664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8C9CD3E" w14:textId="77777777" w:rsidR="00F96CF5" w:rsidRDefault="00F96CF5">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10D3944D" w14:textId="77777777" w:rsidR="00F96CF5" w:rsidRDefault="00F96CF5">
                        <w:pPr>
                          <w:rPr>
                            <w:rFonts w:ascii="Arial" w:eastAsia="Arial" w:hAnsi="Arial" w:cs="Arial"/>
                            <w:sz w:val="22"/>
                          </w:rPr>
                        </w:pPr>
                        <w:r>
                          <w:rPr>
                            <w:rFonts w:ascii="Arial" w:eastAsia="Arial" w:hAnsi="Arial" w:cs="Arial"/>
                            <w:sz w:val="22"/>
                          </w:rPr>
                          <w:t>To a great extent</w:t>
                        </w:r>
                      </w:p>
                    </w:tc>
                  </w:tr>
                  <w:tr w:rsidR="003F2444" w14:paraId="7E05E756" w14:textId="77777777">
                    <w:tc>
                      <w:tcPr>
                        <w:tcW w:w="0" w:type="auto"/>
                        <w:tcMar>
                          <w:top w:w="80" w:type="dxa"/>
                          <w:bottom w:w="80" w:type="dxa"/>
                        </w:tcMar>
                      </w:tcPr>
                      <w:p w14:paraId="52397FE8" w14:textId="41B8D86B" w:rsidR="003F2444" w:rsidRDefault="009B685D">
                        <w:pPr>
                          <w:rPr>
                            <w:noProof/>
                          </w:rPr>
                        </w:pPr>
                        <w:r>
                          <w:rPr>
                            <w:noProof/>
                          </w:rPr>
                          <mc:AlternateContent>
                            <mc:Choice Requires="wps">
                              <w:drawing>
                                <wp:anchor distT="0" distB="0" distL="114300" distR="114300" simplePos="0" relativeHeight="251658907" behindDoc="0" locked="1" layoutInCell="1" allowOverlap="1" wp14:anchorId="6B53626D" wp14:editId="78F3DC77">
                                  <wp:simplePos x="0" y="0"/>
                                  <wp:positionH relativeFrom="column">
                                    <wp:align>center</wp:align>
                                  </wp:positionH>
                                  <wp:positionV relativeFrom="paragraph">
                                    <wp:posOffset>25400</wp:posOffset>
                                  </wp:positionV>
                                  <wp:extent cx="88900" cy="88900"/>
                                  <wp:effectExtent l="12065" t="10160" r="13335" b="5715"/>
                                  <wp:wrapNone/>
                                  <wp:docPr id="12936633" name="Oval 6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BDACBBF" id="Oval 648" o:spid="_x0000_s1026" style="position:absolute;margin-left:0;margin-top:2pt;width:7pt;height:7pt;z-index:251658909;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2ECBCEE" w14:textId="3E5DBE96" w:rsidR="003F2444" w:rsidRDefault="009B685D">
                        <w:pPr>
                          <w:rPr>
                            <w:rFonts w:ascii="Arial" w:eastAsia="Arial" w:hAnsi="Arial" w:cs="Arial"/>
                            <w:sz w:val="22"/>
                          </w:rPr>
                        </w:pPr>
                        <w:r>
                          <w:rPr>
                            <w:rFonts w:ascii="Arial" w:eastAsia="Arial" w:hAnsi="Arial" w:cs="Arial"/>
                            <w:sz w:val="22"/>
                          </w:rPr>
                          <w:t>Been tailored to the recipients’ specific circumstances</w:t>
                        </w:r>
                      </w:p>
                    </w:tc>
                    <w:tc>
                      <w:tcPr>
                        <w:tcW w:w="0" w:type="auto"/>
                        <w:tcMar>
                          <w:top w:w="80" w:type="dxa"/>
                          <w:bottom w:w="80" w:type="dxa"/>
                        </w:tcMar>
                        <w:vAlign w:val="center"/>
                      </w:tcPr>
                      <w:p w14:paraId="4F189B2D" w14:textId="5026C8C3" w:rsidR="003F2444" w:rsidRDefault="00695A5A">
                        <w:pPr>
                          <w:rPr>
                            <w:rFonts w:ascii="Arial" w:eastAsia="Arial" w:hAnsi="Arial" w:cs="Arial"/>
                            <w:sz w:val="22"/>
                          </w:rPr>
                        </w:pPr>
                        <w:r>
                          <w:rPr>
                            <w:rFonts w:ascii="Arial" w:eastAsia="Arial" w:hAnsi="Arial" w:cs="Arial"/>
                            <w:sz w:val="22"/>
                          </w:rPr>
                          <w:t>Don’t know or not applicable</w:t>
                        </w:r>
                      </w:p>
                    </w:tc>
                  </w:tr>
                  <w:tr w:rsidR="00F96CF5" w14:paraId="32B55093" w14:textId="77777777">
                    <w:tc>
                      <w:tcPr>
                        <w:tcW w:w="0" w:type="auto"/>
                        <w:tcMar>
                          <w:top w:w="80" w:type="dxa"/>
                          <w:bottom w:w="80" w:type="dxa"/>
                        </w:tcMar>
                      </w:tcPr>
                      <w:p w14:paraId="6143B71F" w14:textId="7334F511" w:rsidR="00F96CF5" w:rsidRDefault="00773C45">
                        <w:pPr>
                          <w:rPr>
                            <w:rFonts w:ascii="Arial" w:eastAsia="Arial" w:hAnsi="Arial" w:cs="Arial"/>
                            <w:sz w:val="22"/>
                          </w:rPr>
                        </w:pPr>
                        <w:r>
                          <w:rPr>
                            <w:noProof/>
                          </w:rPr>
                          <mc:AlternateContent>
                            <mc:Choice Requires="wps">
                              <w:drawing>
                                <wp:anchor distT="0" distB="0" distL="114300" distR="114300" simplePos="0" relativeHeight="251658903" behindDoc="0" locked="1" layoutInCell="1" allowOverlap="1" wp14:anchorId="469049AF" wp14:editId="75E1D1A7">
                                  <wp:simplePos x="0" y="0"/>
                                  <wp:positionH relativeFrom="column">
                                    <wp:align>center</wp:align>
                                  </wp:positionH>
                                  <wp:positionV relativeFrom="paragraph">
                                    <wp:posOffset>25400</wp:posOffset>
                                  </wp:positionV>
                                  <wp:extent cx="88900" cy="88900"/>
                                  <wp:effectExtent l="12065" t="12065" r="13335" b="13335"/>
                                  <wp:wrapNone/>
                                  <wp:docPr id="156191734" name="Oval 6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7256E77" id="Oval 649" o:spid="_x0000_s1026" style="position:absolute;margin-left:0;margin-top:2pt;width:7pt;height:7pt;z-index:2519674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DD50DE1"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718266F9"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6507C52" w14:textId="77777777">
                    <w:tc>
                      <w:tcPr>
                        <w:tcW w:w="0" w:type="auto"/>
                        <w:tcMar>
                          <w:top w:w="80" w:type="dxa"/>
                          <w:bottom w:w="80" w:type="dxa"/>
                        </w:tcMar>
                      </w:tcPr>
                      <w:p w14:paraId="70E0E374" w14:textId="554A6344" w:rsidR="00F96CF5" w:rsidRDefault="00773C45">
                        <w:pPr>
                          <w:rPr>
                            <w:rFonts w:ascii="Arial" w:eastAsia="Arial" w:hAnsi="Arial" w:cs="Arial"/>
                            <w:sz w:val="22"/>
                          </w:rPr>
                        </w:pPr>
                        <w:r>
                          <w:rPr>
                            <w:noProof/>
                          </w:rPr>
                          <mc:AlternateContent>
                            <mc:Choice Requires="wps">
                              <w:drawing>
                                <wp:anchor distT="0" distB="0" distL="114300" distR="114300" simplePos="0" relativeHeight="251658904" behindDoc="0" locked="1" layoutInCell="1" allowOverlap="1" wp14:anchorId="2867A035" wp14:editId="45186E40">
                                  <wp:simplePos x="0" y="0"/>
                                  <wp:positionH relativeFrom="column">
                                    <wp:align>center</wp:align>
                                  </wp:positionH>
                                  <wp:positionV relativeFrom="paragraph">
                                    <wp:posOffset>25400</wp:posOffset>
                                  </wp:positionV>
                                  <wp:extent cx="88900" cy="88900"/>
                                  <wp:effectExtent l="12065" t="8255" r="13335" b="7620"/>
                                  <wp:wrapNone/>
                                  <wp:docPr id="497578965" name="Oval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8D0AB4E" id="Oval 650" o:spid="_x0000_s1026" style="position:absolute;margin-left:0;margin-top:2pt;width:7pt;height:7pt;z-index:2519685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E82C0FD"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7932A0D1"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B513CC4" w14:textId="77777777">
                    <w:tc>
                      <w:tcPr>
                        <w:tcW w:w="0" w:type="auto"/>
                        <w:tcMar>
                          <w:top w:w="80" w:type="dxa"/>
                          <w:bottom w:w="80" w:type="dxa"/>
                        </w:tcMar>
                      </w:tcPr>
                      <w:p w14:paraId="78BE1C25" w14:textId="4E70853C" w:rsidR="00F96CF5" w:rsidRDefault="00773C45">
                        <w:pPr>
                          <w:rPr>
                            <w:rFonts w:ascii="Arial" w:eastAsia="Arial" w:hAnsi="Arial" w:cs="Arial"/>
                            <w:sz w:val="22"/>
                          </w:rPr>
                        </w:pPr>
                        <w:r>
                          <w:rPr>
                            <w:noProof/>
                          </w:rPr>
                          <mc:AlternateContent>
                            <mc:Choice Requires="wps">
                              <w:drawing>
                                <wp:anchor distT="0" distB="0" distL="114300" distR="114300" simplePos="0" relativeHeight="251658905" behindDoc="0" locked="1" layoutInCell="1" allowOverlap="1" wp14:anchorId="2A79DEBB" wp14:editId="1341629B">
                                  <wp:simplePos x="0" y="0"/>
                                  <wp:positionH relativeFrom="column">
                                    <wp:align>center</wp:align>
                                  </wp:positionH>
                                  <wp:positionV relativeFrom="paragraph">
                                    <wp:posOffset>25400</wp:posOffset>
                                  </wp:positionV>
                                  <wp:extent cx="88900" cy="88900"/>
                                  <wp:effectExtent l="12065" t="10160" r="13335" b="5715"/>
                                  <wp:wrapNone/>
                                  <wp:docPr id="1873547225" name="Oval 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A350FBA" id="Oval 651" o:spid="_x0000_s1026" style="position:absolute;margin-left:0;margin-top:2pt;width:7pt;height:7pt;z-index:2519695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04AA6C9"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3AED43DD"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09DAA6B" w14:textId="77777777">
                    <w:tc>
                      <w:tcPr>
                        <w:tcW w:w="0" w:type="auto"/>
                        <w:tcMar>
                          <w:top w:w="80" w:type="dxa"/>
                          <w:bottom w:w="80" w:type="dxa"/>
                        </w:tcMar>
                      </w:tcPr>
                      <w:p w14:paraId="36950FFC" w14:textId="3ABFBE1E" w:rsidR="00F96CF5" w:rsidRDefault="00773C45">
                        <w:pPr>
                          <w:rPr>
                            <w:rFonts w:ascii="Arial" w:eastAsia="Arial" w:hAnsi="Arial" w:cs="Arial"/>
                            <w:sz w:val="22"/>
                          </w:rPr>
                        </w:pPr>
                        <w:r>
                          <w:rPr>
                            <w:noProof/>
                          </w:rPr>
                          <mc:AlternateContent>
                            <mc:Choice Requires="wps">
                              <w:drawing>
                                <wp:anchor distT="0" distB="0" distL="114300" distR="114300" simplePos="0" relativeHeight="251658906" behindDoc="0" locked="1" layoutInCell="1" allowOverlap="1" wp14:anchorId="20627EBB" wp14:editId="43E81D7B">
                                  <wp:simplePos x="0" y="0"/>
                                  <wp:positionH relativeFrom="column">
                                    <wp:align>center</wp:align>
                                  </wp:positionH>
                                  <wp:positionV relativeFrom="paragraph">
                                    <wp:posOffset>25400</wp:posOffset>
                                  </wp:positionV>
                                  <wp:extent cx="88900" cy="88900"/>
                                  <wp:effectExtent l="12065" t="12065" r="13335" b="13335"/>
                                  <wp:wrapNone/>
                                  <wp:docPr id="1203788355" name="Oval 6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7B14C0C" id="Oval 652" o:spid="_x0000_s1026" style="position:absolute;margin-left:0;margin-top:2pt;width:7pt;height:7pt;z-index:2519705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92F5CA" w14:textId="77777777" w:rsidR="00F96CF5" w:rsidRDefault="00F96CF5">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13EC058D" w14:textId="77777777" w:rsidR="00F96CF5" w:rsidRDefault="00F96CF5">
                        <w:pPr>
                          <w:rPr>
                            <w:rFonts w:ascii="Arial" w:eastAsia="Arial" w:hAnsi="Arial" w:cs="Arial"/>
                            <w:sz w:val="22"/>
                          </w:rPr>
                        </w:pPr>
                        <w:r>
                          <w:rPr>
                            <w:rFonts w:ascii="Arial" w:eastAsia="Arial" w:hAnsi="Arial" w:cs="Arial"/>
                            <w:sz w:val="22"/>
                          </w:rPr>
                          <w:t>To a great extent</w:t>
                        </w:r>
                      </w:p>
                    </w:tc>
                  </w:tr>
                  <w:tr w:rsidR="00536AF6" w14:paraId="770F4D8A" w14:textId="77777777">
                    <w:tc>
                      <w:tcPr>
                        <w:tcW w:w="0" w:type="auto"/>
                        <w:tcMar>
                          <w:top w:w="80" w:type="dxa"/>
                          <w:bottom w:w="80" w:type="dxa"/>
                        </w:tcMar>
                      </w:tcPr>
                      <w:p w14:paraId="26EEA7B1" w14:textId="351EEF2D" w:rsidR="00536AF6" w:rsidRDefault="009B685D">
                        <w:pPr>
                          <w:rPr>
                            <w:noProof/>
                          </w:rPr>
                        </w:pPr>
                        <w:r>
                          <w:rPr>
                            <w:noProof/>
                          </w:rPr>
                          <mc:AlternateContent>
                            <mc:Choice Requires="wps">
                              <w:drawing>
                                <wp:anchor distT="0" distB="0" distL="114300" distR="114300" simplePos="0" relativeHeight="251658912" behindDoc="0" locked="1" layoutInCell="1" allowOverlap="1" wp14:anchorId="7ECA6ABC" wp14:editId="366DA2E3">
                                  <wp:simplePos x="0" y="0"/>
                                  <wp:positionH relativeFrom="column">
                                    <wp:align>center</wp:align>
                                  </wp:positionH>
                                  <wp:positionV relativeFrom="paragraph">
                                    <wp:posOffset>25400</wp:posOffset>
                                  </wp:positionV>
                                  <wp:extent cx="88900" cy="88900"/>
                                  <wp:effectExtent l="12065" t="12065" r="13335" b="13335"/>
                                  <wp:wrapNone/>
                                  <wp:docPr id="1967823688" name="Oval 6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B6E4FC3" id="Oval 652" o:spid="_x0000_s1026" style="position:absolute;margin-left:0;margin-top:2pt;width:7pt;height:7pt;z-index:25165891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CA404B3" w14:textId="270EAA38" w:rsidR="00536AF6" w:rsidRDefault="009B685D">
                        <w:pPr>
                          <w:rPr>
                            <w:rFonts w:ascii="Arial" w:eastAsia="Arial" w:hAnsi="Arial" w:cs="Arial"/>
                            <w:sz w:val="22"/>
                          </w:rPr>
                        </w:pPr>
                        <w:r>
                          <w:rPr>
                            <w:rFonts w:ascii="Arial" w:eastAsia="Arial" w:hAnsi="Arial" w:cs="Arial"/>
                            <w:sz w:val="22"/>
                          </w:rPr>
                          <w:t>Been effective in building institutional capacity</w:t>
                        </w:r>
                      </w:p>
                    </w:tc>
                    <w:tc>
                      <w:tcPr>
                        <w:tcW w:w="0" w:type="auto"/>
                        <w:tcMar>
                          <w:top w:w="80" w:type="dxa"/>
                          <w:bottom w:w="80" w:type="dxa"/>
                        </w:tcMar>
                        <w:vAlign w:val="center"/>
                      </w:tcPr>
                      <w:p w14:paraId="2B5500E0" w14:textId="0A0CFFEC" w:rsidR="00536AF6" w:rsidRDefault="00695A5A">
                        <w:pPr>
                          <w:rPr>
                            <w:rFonts w:ascii="Arial" w:eastAsia="Arial" w:hAnsi="Arial" w:cs="Arial"/>
                            <w:sz w:val="22"/>
                          </w:rPr>
                        </w:pPr>
                        <w:r>
                          <w:rPr>
                            <w:rFonts w:ascii="Arial" w:eastAsia="Arial" w:hAnsi="Arial" w:cs="Arial"/>
                            <w:sz w:val="22"/>
                          </w:rPr>
                          <w:t>Don’t know or not applicable</w:t>
                        </w:r>
                      </w:p>
                    </w:tc>
                  </w:tr>
                  <w:tr w:rsidR="00F96CF5" w14:paraId="68289B14" w14:textId="77777777">
                    <w:tc>
                      <w:tcPr>
                        <w:tcW w:w="0" w:type="auto"/>
                        <w:tcMar>
                          <w:top w:w="80" w:type="dxa"/>
                          <w:bottom w:w="80" w:type="dxa"/>
                        </w:tcMar>
                      </w:tcPr>
                      <w:p w14:paraId="1B9FAD8E" w14:textId="6AEA618B" w:rsidR="00F96CF5" w:rsidRDefault="00773C45">
                        <w:pPr>
                          <w:rPr>
                            <w:rFonts w:ascii="Arial" w:eastAsia="Arial" w:hAnsi="Arial" w:cs="Arial"/>
                            <w:sz w:val="22"/>
                          </w:rPr>
                        </w:pPr>
                        <w:r>
                          <w:rPr>
                            <w:noProof/>
                          </w:rPr>
                          <mc:AlternateContent>
                            <mc:Choice Requires="wps">
                              <w:drawing>
                                <wp:anchor distT="0" distB="0" distL="114300" distR="114300" simplePos="0" relativeHeight="251658908" behindDoc="0" locked="1" layoutInCell="1" allowOverlap="1" wp14:anchorId="7DA49AC1" wp14:editId="5D5D9A04">
                                  <wp:simplePos x="0" y="0"/>
                                  <wp:positionH relativeFrom="column">
                                    <wp:align>center</wp:align>
                                  </wp:positionH>
                                  <wp:positionV relativeFrom="paragraph">
                                    <wp:posOffset>25400</wp:posOffset>
                                  </wp:positionV>
                                  <wp:extent cx="88900" cy="88900"/>
                                  <wp:effectExtent l="12065" t="13970" r="13335" b="11430"/>
                                  <wp:wrapNone/>
                                  <wp:docPr id="1755214698" name="Oval 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94775DC" id="Oval 653" o:spid="_x0000_s1026" style="position:absolute;margin-left:0;margin-top:2pt;width:7pt;height:7pt;z-index:2519715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7D1DC87"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29060CDF"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7C168F42" w14:textId="77777777">
                    <w:tc>
                      <w:tcPr>
                        <w:tcW w:w="0" w:type="auto"/>
                        <w:tcMar>
                          <w:top w:w="80" w:type="dxa"/>
                          <w:bottom w:w="80" w:type="dxa"/>
                        </w:tcMar>
                      </w:tcPr>
                      <w:p w14:paraId="78D246D2" w14:textId="0A536B6A" w:rsidR="00F96CF5" w:rsidRDefault="00773C45">
                        <w:pPr>
                          <w:rPr>
                            <w:rFonts w:ascii="Arial" w:eastAsia="Arial" w:hAnsi="Arial" w:cs="Arial"/>
                            <w:sz w:val="22"/>
                          </w:rPr>
                        </w:pPr>
                        <w:r>
                          <w:rPr>
                            <w:noProof/>
                          </w:rPr>
                          <mc:AlternateContent>
                            <mc:Choice Requires="wps">
                              <w:drawing>
                                <wp:anchor distT="0" distB="0" distL="114300" distR="114300" simplePos="0" relativeHeight="251658909" behindDoc="0" locked="1" layoutInCell="1" allowOverlap="1" wp14:anchorId="2ED1E19D" wp14:editId="39BFB36F">
                                  <wp:simplePos x="0" y="0"/>
                                  <wp:positionH relativeFrom="column">
                                    <wp:align>center</wp:align>
                                  </wp:positionH>
                                  <wp:positionV relativeFrom="paragraph">
                                    <wp:posOffset>25400</wp:posOffset>
                                  </wp:positionV>
                                  <wp:extent cx="88900" cy="88900"/>
                                  <wp:effectExtent l="12065" t="6350" r="13335" b="9525"/>
                                  <wp:wrapNone/>
                                  <wp:docPr id="639198369" name="Oval 6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C93BCAC" id="Oval 654" o:spid="_x0000_s1026" style="position:absolute;margin-left:0;margin-top:2pt;width:7pt;height:7pt;z-index:2519726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5F3F075"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6A5C903E"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36F28FC" w14:textId="77777777">
                    <w:tc>
                      <w:tcPr>
                        <w:tcW w:w="0" w:type="auto"/>
                        <w:tcMar>
                          <w:top w:w="80" w:type="dxa"/>
                          <w:bottom w:w="80" w:type="dxa"/>
                        </w:tcMar>
                      </w:tcPr>
                      <w:p w14:paraId="0882D708" w14:textId="505EE90D" w:rsidR="00F96CF5" w:rsidRDefault="00773C45">
                        <w:pPr>
                          <w:rPr>
                            <w:rFonts w:ascii="Arial" w:eastAsia="Arial" w:hAnsi="Arial" w:cs="Arial"/>
                            <w:sz w:val="22"/>
                          </w:rPr>
                        </w:pPr>
                        <w:r>
                          <w:rPr>
                            <w:noProof/>
                          </w:rPr>
                          <mc:AlternateContent>
                            <mc:Choice Requires="wps">
                              <w:drawing>
                                <wp:anchor distT="0" distB="0" distL="114300" distR="114300" simplePos="0" relativeHeight="251658910" behindDoc="0" locked="1" layoutInCell="1" allowOverlap="1" wp14:anchorId="44C9157B" wp14:editId="11ED1C2F">
                                  <wp:simplePos x="0" y="0"/>
                                  <wp:positionH relativeFrom="column">
                                    <wp:align>center</wp:align>
                                  </wp:positionH>
                                  <wp:positionV relativeFrom="paragraph">
                                    <wp:posOffset>25400</wp:posOffset>
                                  </wp:positionV>
                                  <wp:extent cx="88900" cy="88900"/>
                                  <wp:effectExtent l="12065" t="8255" r="13335" b="7620"/>
                                  <wp:wrapNone/>
                                  <wp:docPr id="1711159497" name="Oval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E0E485A" id="Oval 655" o:spid="_x0000_s1026" style="position:absolute;margin-left:0;margin-top:2pt;width:7pt;height:7pt;z-index:2519736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E8011B8"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32348215"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70B4C5C" w14:textId="77777777">
                    <w:tc>
                      <w:tcPr>
                        <w:tcW w:w="0" w:type="auto"/>
                        <w:tcMar>
                          <w:top w:w="80" w:type="dxa"/>
                          <w:bottom w:w="80" w:type="dxa"/>
                        </w:tcMar>
                      </w:tcPr>
                      <w:p w14:paraId="7A841EB7" w14:textId="6987D135" w:rsidR="00F96CF5" w:rsidRDefault="00773C45">
                        <w:pPr>
                          <w:rPr>
                            <w:rFonts w:ascii="Arial" w:eastAsia="Arial" w:hAnsi="Arial" w:cs="Arial"/>
                            <w:sz w:val="22"/>
                          </w:rPr>
                        </w:pPr>
                        <w:r>
                          <w:rPr>
                            <w:noProof/>
                          </w:rPr>
                          <mc:AlternateContent>
                            <mc:Choice Requires="wps">
                              <w:drawing>
                                <wp:anchor distT="0" distB="0" distL="114300" distR="114300" simplePos="0" relativeHeight="251658911" behindDoc="0" locked="1" layoutInCell="1" allowOverlap="1" wp14:anchorId="7149FA87" wp14:editId="7B182D1E">
                                  <wp:simplePos x="0" y="0"/>
                                  <wp:positionH relativeFrom="column">
                                    <wp:align>center</wp:align>
                                  </wp:positionH>
                                  <wp:positionV relativeFrom="paragraph">
                                    <wp:posOffset>25400</wp:posOffset>
                                  </wp:positionV>
                                  <wp:extent cx="88900" cy="88900"/>
                                  <wp:effectExtent l="12065" t="10160" r="13335" b="5715"/>
                                  <wp:wrapNone/>
                                  <wp:docPr id="742258739" name="Oval 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BB0F3B7" id="Oval 656" o:spid="_x0000_s1026" style="position:absolute;margin-left:0;margin-top:2pt;width:7pt;height:7pt;z-index:2519746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99B4426"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14922E6A" w14:textId="77777777" w:rsidR="00F96CF5" w:rsidRDefault="00F96CF5">
                        <w:pPr>
                          <w:rPr>
                            <w:rFonts w:ascii="Arial" w:eastAsia="Arial" w:hAnsi="Arial" w:cs="Arial"/>
                            <w:sz w:val="22"/>
                          </w:rPr>
                        </w:pPr>
                        <w:r>
                          <w:rPr>
                            <w:rFonts w:ascii="Arial" w:eastAsia="Arial" w:hAnsi="Arial" w:cs="Arial"/>
                            <w:sz w:val="22"/>
                          </w:rPr>
                          <w:t>To a great extent</w:t>
                        </w:r>
                      </w:p>
                    </w:tc>
                  </w:tr>
                  <w:tr w:rsidR="00536AF6" w14:paraId="01FC5DCB" w14:textId="77777777">
                    <w:tc>
                      <w:tcPr>
                        <w:tcW w:w="0" w:type="auto"/>
                        <w:tcMar>
                          <w:top w:w="80" w:type="dxa"/>
                          <w:bottom w:w="80" w:type="dxa"/>
                        </w:tcMar>
                      </w:tcPr>
                      <w:p w14:paraId="5718E4D7" w14:textId="2987A37A" w:rsidR="00536AF6" w:rsidRDefault="009B685D">
                        <w:pPr>
                          <w:rPr>
                            <w:noProof/>
                          </w:rPr>
                        </w:pPr>
                        <w:r>
                          <w:rPr>
                            <w:noProof/>
                          </w:rPr>
                          <mc:AlternateContent>
                            <mc:Choice Requires="wps">
                              <w:drawing>
                                <wp:anchor distT="0" distB="0" distL="114300" distR="114300" simplePos="0" relativeHeight="251658917" behindDoc="0" locked="1" layoutInCell="1" allowOverlap="1" wp14:anchorId="539755B6" wp14:editId="6FC01183">
                                  <wp:simplePos x="0" y="0"/>
                                  <wp:positionH relativeFrom="column">
                                    <wp:align>center</wp:align>
                                  </wp:positionH>
                                  <wp:positionV relativeFrom="paragraph">
                                    <wp:posOffset>25400</wp:posOffset>
                                  </wp:positionV>
                                  <wp:extent cx="88900" cy="88900"/>
                                  <wp:effectExtent l="12065" t="10160" r="13335" b="5715"/>
                                  <wp:wrapNone/>
                                  <wp:docPr id="1888505962" name="Oval 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6C4E7BB" id="Oval 656" o:spid="_x0000_s1026" style="position:absolute;margin-left:0;margin-top:2pt;width:7pt;height:7pt;z-index:251658919;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10FEB7D" w14:textId="366CCC18" w:rsidR="00536AF6" w:rsidRDefault="009B685D">
                        <w:pPr>
                          <w:rPr>
                            <w:rFonts w:ascii="Arial" w:eastAsia="Arial" w:hAnsi="Arial" w:cs="Arial"/>
                            <w:sz w:val="22"/>
                          </w:rPr>
                        </w:pPr>
                        <w:r>
                          <w:rPr>
                            <w:rFonts w:ascii="Arial" w:eastAsia="Arial" w:hAnsi="Arial" w:cs="Arial"/>
                            <w:sz w:val="22"/>
                          </w:rPr>
                          <w:t>Been mutually reinforcing and well-coordinated with IMF surveillance</w:t>
                        </w:r>
                      </w:p>
                    </w:tc>
                    <w:tc>
                      <w:tcPr>
                        <w:tcW w:w="0" w:type="auto"/>
                        <w:tcMar>
                          <w:top w:w="80" w:type="dxa"/>
                          <w:bottom w:w="80" w:type="dxa"/>
                        </w:tcMar>
                        <w:vAlign w:val="center"/>
                      </w:tcPr>
                      <w:p w14:paraId="0AC9FD05" w14:textId="7709749C" w:rsidR="00536AF6" w:rsidRDefault="00695A5A">
                        <w:pPr>
                          <w:rPr>
                            <w:rFonts w:ascii="Arial" w:eastAsia="Arial" w:hAnsi="Arial" w:cs="Arial"/>
                            <w:sz w:val="22"/>
                          </w:rPr>
                        </w:pPr>
                        <w:r>
                          <w:rPr>
                            <w:rFonts w:ascii="Arial" w:eastAsia="Arial" w:hAnsi="Arial" w:cs="Arial"/>
                            <w:sz w:val="22"/>
                          </w:rPr>
                          <w:t>Don’t know or not applicable</w:t>
                        </w:r>
                      </w:p>
                    </w:tc>
                  </w:tr>
                  <w:tr w:rsidR="00F96CF5" w14:paraId="6AC3F046" w14:textId="77777777">
                    <w:tc>
                      <w:tcPr>
                        <w:tcW w:w="0" w:type="auto"/>
                        <w:tcMar>
                          <w:top w:w="80" w:type="dxa"/>
                          <w:bottom w:w="80" w:type="dxa"/>
                        </w:tcMar>
                      </w:tcPr>
                      <w:p w14:paraId="177D3393" w14:textId="0026C03F" w:rsidR="00F96CF5" w:rsidRDefault="00773C45">
                        <w:pPr>
                          <w:rPr>
                            <w:rFonts w:ascii="Arial" w:eastAsia="Arial" w:hAnsi="Arial" w:cs="Arial"/>
                            <w:sz w:val="22"/>
                          </w:rPr>
                        </w:pPr>
                        <w:r>
                          <w:rPr>
                            <w:noProof/>
                          </w:rPr>
                          <mc:AlternateContent>
                            <mc:Choice Requires="wps">
                              <w:drawing>
                                <wp:anchor distT="0" distB="0" distL="114300" distR="114300" simplePos="0" relativeHeight="251658913" behindDoc="0" locked="1" layoutInCell="1" allowOverlap="1" wp14:anchorId="3E1D0DFF" wp14:editId="4C58A7B6">
                                  <wp:simplePos x="0" y="0"/>
                                  <wp:positionH relativeFrom="column">
                                    <wp:align>center</wp:align>
                                  </wp:positionH>
                                  <wp:positionV relativeFrom="paragraph">
                                    <wp:posOffset>25400</wp:posOffset>
                                  </wp:positionV>
                                  <wp:extent cx="88900" cy="88900"/>
                                  <wp:effectExtent l="12065" t="12065" r="13335" b="13335"/>
                                  <wp:wrapNone/>
                                  <wp:docPr id="75832961" name="Oval 6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B4E1A98" id="Oval 657" o:spid="_x0000_s1026" style="position:absolute;margin-left:0;margin-top:2pt;width:7pt;height:7pt;z-index:2519756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9305330"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0DF4288A"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CB46AB8" w14:textId="77777777">
                    <w:tc>
                      <w:tcPr>
                        <w:tcW w:w="0" w:type="auto"/>
                        <w:tcMar>
                          <w:top w:w="80" w:type="dxa"/>
                          <w:bottom w:w="80" w:type="dxa"/>
                        </w:tcMar>
                      </w:tcPr>
                      <w:p w14:paraId="79E5ABD5" w14:textId="281D423C" w:rsidR="00F96CF5" w:rsidRDefault="00773C45">
                        <w:pPr>
                          <w:rPr>
                            <w:rFonts w:ascii="Arial" w:eastAsia="Arial" w:hAnsi="Arial" w:cs="Arial"/>
                            <w:sz w:val="22"/>
                          </w:rPr>
                        </w:pPr>
                        <w:r>
                          <w:rPr>
                            <w:noProof/>
                          </w:rPr>
                          <mc:AlternateContent>
                            <mc:Choice Requires="wps">
                              <w:drawing>
                                <wp:anchor distT="0" distB="0" distL="114300" distR="114300" simplePos="0" relativeHeight="251658914" behindDoc="0" locked="1" layoutInCell="1" allowOverlap="1" wp14:anchorId="7BAEBA56" wp14:editId="0A3B8300">
                                  <wp:simplePos x="0" y="0"/>
                                  <wp:positionH relativeFrom="column">
                                    <wp:align>center</wp:align>
                                  </wp:positionH>
                                  <wp:positionV relativeFrom="paragraph">
                                    <wp:posOffset>25400</wp:posOffset>
                                  </wp:positionV>
                                  <wp:extent cx="88900" cy="88900"/>
                                  <wp:effectExtent l="12065" t="13970" r="13335" b="11430"/>
                                  <wp:wrapNone/>
                                  <wp:docPr id="1753852947" name="Oval 6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66224DF" id="Oval 658" o:spid="_x0000_s1026" style="position:absolute;margin-left:0;margin-top:2pt;width:7pt;height:7pt;z-index:251976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AFDF4A0"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7B9E8DD7"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0E9DEC6E" w14:textId="77777777">
                    <w:tc>
                      <w:tcPr>
                        <w:tcW w:w="0" w:type="auto"/>
                        <w:tcMar>
                          <w:top w:w="80" w:type="dxa"/>
                          <w:bottom w:w="80" w:type="dxa"/>
                        </w:tcMar>
                      </w:tcPr>
                      <w:p w14:paraId="006EC0D5" w14:textId="1F570AF1" w:rsidR="00F96CF5" w:rsidRDefault="00773C45">
                        <w:pPr>
                          <w:rPr>
                            <w:rFonts w:ascii="Arial" w:eastAsia="Arial" w:hAnsi="Arial" w:cs="Arial"/>
                            <w:sz w:val="22"/>
                          </w:rPr>
                        </w:pPr>
                        <w:r>
                          <w:rPr>
                            <w:noProof/>
                          </w:rPr>
                          <mc:AlternateContent>
                            <mc:Choice Requires="wps">
                              <w:drawing>
                                <wp:anchor distT="0" distB="0" distL="114300" distR="114300" simplePos="0" relativeHeight="251658915" behindDoc="0" locked="1" layoutInCell="1" allowOverlap="1" wp14:anchorId="792F791D" wp14:editId="700C34EB">
                                  <wp:simplePos x="0" y="0"/>
                                  <wp:positionH relativeFrom="column">
                                    <wp:align>center</wp:align>
                                  </wp:positionH>
                                  <wp:positionV relativeFrom="paragraph">
                                    <wp:posOffset>25400</wp:posOffset>
                                  </wp:positionV>
                                  <wp:extent cx="88900" cy="88900"/>
                                  <wp:effectExtent l="12065" t="13970" r="13335" b="11430"/>
                                  <wp:wrapNone/>
                                  <wp:docPr id="741717712" name="Oval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65FC0E4" id="Oval 659" o:spid="_x0000_s1026" style="position:absolute;margin-left:0;margin-top:2pt;width:7pt;height:7pt;z-index:25197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3E85065"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72610230"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6CFA924" w14:textId="77777777">
                    <w:tc>
                      <w:tcPr>
                        <w:tcW w:w="0" w:type="auto"/>
                        <w:tcMar>
                          <w:top w:w="80" w:type="dxa"/>
                          <w:bottom w:w="80" w:type="dxa"/>
                        </w:tcMar>
                      </w:tcPr>
                      <w:p w14:paraId="5B83F2EE" w14:textId="03403619" w:rsidR="00F96CF5" w:rsidRDefault="00773C45">
                        <w:pPr>
                          <w:rPr>
                            <w:rFonts w:ascii="Arial" w:eastAsia="Arial" w:hAnsi="Arial" w:cs="Arial"/>
                            <w:sz w:val="22"/>
                          </w:rPr>
                        </w:pPr>
                        <w:r>
                          <w:rPr>
                            <w:noProof/>
                          </w:rPr>
                          <mc:AlternateContent>
                            <mc:Choice Requires="wps">
                              <w:drawing>
                                <wp:anchor distT="0" distB="0" distL="114300" distR="114300" simplePos="0" relativeHeight="251658916" behindDoc="0" locked="1" layoutInCell="1" allowOverlap="1" wp14:anchorId="2D4641C0" wp14:editId="65081CA8">
                                  <wp:simplePos x="0" y="0"/>
                                  <wp:positionH relativeFrom="column">
                                    <wp:align>center</wp:align>
                                  </wp:positionH>
                                  <wp:positionV relativeFrom="paragraph">
                                    <wp:posOffset>25400</wp:posOffset>
                                  </wp:positionV>
                                  <wp:extent cx="88900" cy="88900"/>
                                  <wp:effectExtent l="12065" t="6350" r="13335" b="9525"/>
                                  <wp:wrapNone/>
                                  <wp:docPr id="1960049932" name="Oval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4387B46" id="Oval 660" o:spid="_x0000_s1026" style="position:absolute;margin-left:0;margin-top:2pt;width:7pt;height:7pt;z-index:251978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00B6C6D" w14:textId="77777777" w:rsidR="00F96CF5" w:rsidRDefault="00F96CF5">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014B74E2" w14:textId="77777777" w:rsidR="00F96CF5" w:rsidRDefault="00F96CF5">
                        <w:pPr>
                          <w:rPr>
                            <w:rFonts w:ascii="Arial" w:eastAsia="Arial" w:hAnsi="Arial" w:cs="Arial"/>
                            <w:sz w:val="22"/>
                          </w:rPr>
                        </w:pPr>
                        <w:r>
                          <w:rPr>
                            <w:rFonts w:ascii="Arial" w:eastAsia="Arial" w:hAnsi="Arial" w:cs="Arial"/>
                            <w:sz w:val="22"/>
                          </w:rPr>
                          <w:t>To a great extent</w:t>
                        </w:r>
                      </w:p>
                    </w:tc>
                  </w:tr>
                  <w:tr w:rsidR="00FF61FC" w14:paraId="7D3A629F" w14:textId="77777777">
                    <w:tc>
                      <w:tcPr>
                        <w:tcW w:w="0" w:type="auto"/>
                        <w:tcMar>
                          <w:top w:w="80" w:type="dxa"/>
                          <w:bottom w:w="80" w:type="dxa"/>
                        </w:tcMar>
                      </w:tcPr>
                      <w:p w14:paraId="6B223A97" w14:textId="281B5FE5" w:rsidR="00FF61FC" w:rsidRDefault="00FF61FC" w:rsidP="00FF61FC">
                        <w:pPr>
                          <w:rPr>
                            <w:noProof/>
                          </w:rPr>
                        </w:pPr>
                        <w:r>
                          <w:rPr>
                            <w:noProof/>
                          </w:rPr>
                          <mc:AlternateContent>
                            <mc:Choice Requires="wps">
                              <w:drawing>
                                <wp:anchor distT="0" distB="0" distL="114300" distR="114300" simplePos="0" relativeHeight="251658923" behindDoc="0" locked="1" layoutInCell="1" allowOverlap="1" wp14:anchorId="3D3AA3C4" wp14:editId="0DA96C4D">
                                  <wp:simplePos x="0" y="0"/>
                                  <wp:positionH relativeFrom="column">
                                    <wp:align>center</wp:align>
                                  </wp:positionH>
                                  <wp:positionV relativeFrom="paragraph">
                                    <wp:posOffset>25400</wp:posOffset>
                                  </wp:positionV>
                                  <wp:extent cx="88900" cy="88900"/>
                                  <wp:effectExtent l="12065" t="6350" r="13335" b="9525"/>
                                  <wp:wrapNone/>
                                  <wp:docPr id="838919466" name="Oval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F09FB41" id="Oval 660" o:spid="_x0000_s1026" style="position:absolute;margin-left:0;margin-top:2pt;width:7pt;height:7pt;z-index:251658933;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B2EAECA" w14:textId="37AC6E23" w:rsidR="00FF61FC" w:rsidRDefault="00FF61FC" w:rsidP="00FF61FC">
                        <w:pPr>
                          <w:rPr>
                            <w:rFonts w:ascii="Arial" w:eastAsia="Arial" w:hAnsi="Arial" w:cs="Arial"/>
                            <w:sz w:val="22"/>
                          </w:rPr>
                        </w:pPr>
                        <w:r>
                          <w:rPr>
                            <w:rFonts w:ascii="Arial" w:eastAsia="Arial" w:hAnsi="Arial" w:cs="Arial"/>
                            <w:sz w:val="22"/>
                          </w:rPr>
                          <w:t>Been mutually reinforcing and well-coordinated with IMF lending</w:t>
                        </w:r>
                      </w:p>
                    </w:tc>
                    <w:tc>
                      <w:tcPr>
                        <w:tcW w:w="0" w:type="auto"/>
                        <w:tcMar>
                          <w:top w:w="80" w:type="dxa"/>
                          <w:bottom w:w="80" w:type="dxa"/>
                        </w:tcMar>
                        <w:vAlign w:val="center"/>
                      </w:tcPr>
                      <w:p w14:paraId="68F43FA4" w14:textId="12D60653" w:rsidR="00FF61FC" w:rsidRDefault="00FF61FC" w:rsidP="00FF61FC">
                        <w:pPr>
                          <w:rPr>
                            <w:rFonts w:ascii="Arial" w:eastAsia="Arial" w:hAnsi="Arial" w:cs="Arial"/>
                            <w:sz w:val="22"/>
                          </w:rPr>
                        </w:pPr>
                        <w:r>
                          <w:rPr>
                            <w:rFonts w:ascii="Arial" w:eastAsia="Arial" w:hAnsi="Arial" w:cs="Arial"/>
                            <w:sz w:val="22"/>
                          </w:rPr>
                          <w:t>Don’t know or not applicable</w:t>
                        </w:r>
                      </w:p>
                    </w:tc>
                  </w:tr>
                  <w:tr w:rsidR="00F96CF5" w14:paraId="59F73107" w14:textId="77777777">
                    <w:tc>
                      <w:tcPr>
                        <w:tcW w:w="0" w:type="auto"/>
                        <w:tcMar>
                          <w:top w:w="80" w:type="dxa"/>
                          <w:bottom w:w="80" w:type="dxa"/>
                        </w:tcMar>
                      </w:tcPr>
                      <w:p w14:paraId="212D9A81" w14:textId="674842D4" w:rsidR="00F96CF5" w:rsidRDefault="00773C45">
                        <w:pPr>
                          <w:rPr>
                            <w:rFonts w:ascii="Arial" w:eastAsia="Arial" w:hAnsi="Arial" w:cs="Arial"/>
                            <w:sz w:val="22"/>
                          </w:rPr>
                        </w:pPr>
                        <w:r>
                          <w:rPr>
                            <w:noProof/>
                          </w:rPr>
                          <mc:AlternateContent>
                            <mc:Choice Requires="wps">
                              <w:drawing>
                                <wp:anchor distT="0" distB="0" distL="114300" distR="114300" simplePos="0" relativeHeight="251658918" behindDoc="0" locked="1" layoutInCell="1" allowOverlap="1" wp14:anchorId="73E1CABD" wp14:editId="1F49A4E9">
                                  <wp:simplePos x="0" y="0"/>
                                  <wp:positionH relativeFrom="column">
                                    <wp:align>center</wp:align>
                                  </wp:positionH>
                                  <wp:positionV relativeFrom="paragraph">
                                    <wp:posOffset>25400</wp:posOffset>
                                  </wp:positionV>
                                  <wp:extent cx="88900" cy="88900"/>
                                  <wp:effectExtent l="12065" t="8255" r="13335" b="7620"/>
                                  <wp:wrapNone/>
                                  <wp:docPr id="1388301999" name="Oval 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F74C384" id="Oval 669" o:spid="_x0000_s1026" style="position:absolute;margin-left:0;margin-top:2pt;width:7pt;height:7pt;z-index:2519879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D8D0E6B" w14:textId="77777777" w:rsidR="00F96CF5" w:rsidRDefault="00F96CF5">
                        <w:pPr>
                          <w:rPr>
                            <w:rFonts w:ascii="Arial" w:eastAsia="Arial" w:hAnsi="Arial" w:cs="Arial"/>
                            <w:sz w:val="22"/>
                          </w:rPr>
                        </w:pPr>
                        <w:r>
                          <w:rPr>
                            <w:rFonts w:ascii="Arial" w:eastAsia="Arial" w:hAnsi="Arial" w:cs="Arial"/>
                            <w:sz w:val="22"/>
                          </w:rPr>
                          <w:t>Had follow-up engagement to support its application</w:t>
                        </w:r>
                      </w:p>
                    </w:tc>
                    <w:tc>
                      <w:tcPr>
                        <w:tcW w:w="0" w:type="auto"/>
                        <w:tcMar>
                          <w:top w:w="80" w:type="dxa"/>
                          <w:bottom w:w="80" w:type="dxa"/>
                        </w:tcMar>
                        <w:vAlign w:val="center"/>
                      </w:tcPr>
                      <w:p w14:paraId="576F0A9E"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342EE2BF" w14:textId="77777777">
                    <w:tc>
                      <w:tcPr>
                        <w:tcW w:w="0" w:type="auto"/>
                        <w:tcMar>
                          <w:top w:w="80" w:type="dxa"/>
                          <w:bottom w:w="80" w:type="dxa"/>
                        </w:tcMar>
                      </w:tcPr>
                      <w:p w14:paraId="7B20CD61" w14:textId="11A9E9D9" w:rsidR="00F96CF5" w:rsidRDefault="00773C45">
                        <w:pPr>
                          <w:rPr>
                            <w:rFonts w:ascii="Arial" w:eastAsia="Arial" w:hAnsi="Arial" w:cs="Arial"/>
                            <w:sz w:val="22"/>
                          </w:rPr>
                        </w:pPr>
                        <w:r>
                          <w:rPr>
                            <w:noProof/>
                          </w:rPr>
                          <mc:AlternateContent>
                            <mc:Choice Requires="wps">
                              <w:drawing>
                                <wp:anchor distT="0" distB="0" distL="114300" distR="114300" simplePos="0" relativeHeight="251658919" behindDoc="0" locked="1" layoutInCell="1" allowOverlap="1" wp14:anchorId="382B9F82" wp14:editId="4AF0C45C">
                                  <wp:simplePos x="0" y="0"/>
                                  <wp:positionH relativeFrom="column">
                                    <wp:align>center</wp:align>
                                  </wp:positionH>
                                  <wp:positionV relativeFrom="paragraph">
                                    <wp:posOffset>25400</wp:posOffset>
                                  </wp:positionV>
                                  <wp:extent cx="88900" cy="88900"/>
                                  <wp:effectExtent l="12065" t="13970" r="13335" b="11430"/>
                                  <wp:wrapNone/>
                                  <wp:docPr id="1289168133" name="Oval 6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AB871E" id="Oval 670" o:spid="_x0000_s1026" style="position:absolute;margin-left:0;margin-top:2pt;width:7pt;height:7pt;z-index:2519889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3473FB66" w14:textId="77777777" w:rsidR="00F96CF5" w:rsidRDefault="00F96CF5">
                        <w:pPr>
                          <w:rPr>
                            <w:rFonts w:ascii="Arial" w:eastAsia="Arial" w:hAnsi="Arial" w:cs="Arial"/>
                            <w:sz w:val="22"/>
                          </w:rPr>
                        </w:pPr>
                        <w:r>
                          <w:rPr>
                            <w:rFonts w:ascii="Arial" w:eastAsia="Arial" w:hAnsi="Arial" w:cs="Arial"/>
                            <w:sz w:val="22"/>
                          </w:rPr>
                          <w:t>Had follow-up engagement to support its application</w:t>
                        </w:r>
                      </w:p>
                    </w:tc>
                    <w:tc>
                      <w:tcPr>
                        <w:tcW w:w="0" w:type="auto"/>
                        <w:tcMar>
                          <w:top w:w="80" w:type="dxa"/>
                          <w:bottom w:w="80" w:type="dxa"/>
                        </w:tcMar>
                        <w:vAlign w:val="center"/>
                      </w:tcPr>
                      <w:p w14:paraId="608046F4"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49FC9AA" w14:textId="77777777">
                    <w:tc>
                      <w:tcPr>
                        <w:tcW w:w="0" w:type="auto"/>
                        <w:tcMar>
                          <w:top w:w="80" w:type="dxa"/>
                          <w:bottom w:w="80" w:type="dxa"/>
                        </w:tcMar>
                      </w:tcPr>
                      <w:p w14:paraId="05BD86A4" w14:textId="201FBF0D" w:rsidR="00F96CF5" w:rsidRDefault="00773C45">
                        <w:pPr>
                          <w:rPr>
                            <w:rFonts w:ascii="Arial" w:eastAsia="Arial" w:hAnsi="Arial" w:cs="Arial"/>
                            <w:sz w:val="22"/>
                          </w:rPr>
                        </w:pPr>
                        <w:r>
                          <w:rPr>
                            <w:noProof/>
                          </w:rPr>
                          <mc:AlternateContent>
                            <mc:Choice Requires="wps">
                              <w:drawing>
                                <wp:anchor distT="0" distB="0" distL="114300" distR="114300" simplePos="0" relativeHeight="251658920" behindDoc="0" locked="1" layoutInCell="1" allowOverlap="1" wp14:anchorId="7C9318F6" wp14:editId="4083ECC9">
                                  <wp:simplePos x="0" y="0"/>
                                  <wp:positionH relativeFrom="column">
                                    <wp:align>center</wp:align>
                                  </wp:positionH>
                                  <wp:positionV relativeFrom="paragraph">
                                    <wp:posOffset>25400</wp:posOffset>
                                  </wp:positionV>
                                  <wp:extent cx="88900" cy="88900"/>
                                  <wp:effectExtent l="12065" t="6350" r="13335" b="9525"/>
                                  <wp:wrapNone/>
                                  <wp:docPr id="1322770765" name="Oval 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3432706" id="Oval 671" o:spid="_x0000_s1026" style="position:absolute;margin-left:0;margin-top:2pt;width:7pt;height:7pt;z-index:2519900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2E2FF78" w14:textId="77777777" w:rsidR="00F96CF5" w:rsidRDefault="00F96CF5">
                        <w:pPr>
                          <w:rPr>
                            <w:rFonts w:ascii="Arial" w:eastAsia="Arial" w:hAnsi="Arial" w:cs="Arial"/>
                            <w:sz w:val="22"/>
                          </w:rPr>
                        </w:pPr>
                        <w:r>
                          <w:rPr>
                            <w:rFonts w:ascii="Arial" w:eastAsia="Arial" w:hAnsi="Arial" w:cs="Arial"/>
                            <w:sz w:val="22"/>
                          </w:rPr>
                          <w:t>Had follow-up engagement to support its application</w:t>
                        </w:r>
                      </w:p>
                    </w:tc>
                    <w:tc>
                      <w:tcPr>
                        <w:tcW w:w="0" w:type="auto"/>
                        <w:tcMar>
                          <w:top w:w="80" w:type="dxa"/>
                          <w:bottom w:w="80" w:type="dxa"/>
                        </w:tcMar>
                        <w:vAlign w:val="center"/>
                      </w:tcPr>
                      <w:p w14:paraId="696F79C7"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65E915F9" w14:textId="77777777">
                    <w:tc>
                      <w:tcPr>
                        <w:tcW w:w="0" w:type="auto"/>
                        <w:tcMar>
                          <w:top w:w="80" w:type="dxa"/>
                          <w:bottom w:w="80" w:type="dxa"/>
                        </w:tcMar>
                      </w:tcPr>
                      <w:p w14:paraId="3108810F" w14:textId="3786CC9D" w:rsidR="00F96CF5" w:rsidRDefault="00773C45">
                        <w:pPr>
                          <w:rPr>
                            <w:rFonts w:ascii="Arial" w:eastAsia="Arial" w:hAnsi="Arial" w:cs="Arial"/>
                            <w:sz w:val="22"/>
                          </w:rPr>
                        </w:pPr>
                        <w:r>
                          <w:rPr>
                            <w:noProof/>
                          </w:rPr>
                          <mc:AlternateContent>
                            <mc:Choice Requires="wps">
                              <w:drawing>
                                <wp:anchor distT="0" distB="0" distL="114300" distR="114300" simplePos="0" relativeHeight="251658921" behindDoc="0" locked="1" layoutInCell="1" allowOverlap="1" wp14:anchorId="3231944C" wp14:editId="1ED39EFB">
                                  <wp:simplePos x="0" y="0"/>
                                  <wp:positionH relativeFrom="column">
                                    <wp:align>center</wp:align>
                                  </wp:positionH>
                                  <wp:positionV relativeFrom="paragraph">
                                    <wp:posOffset>25400</wp:posOffset>
                                  </wp:positionV>
                                  <wp:extent cx="88900" cy="88900"/>
                                  <wp:effectExtent l="12065" t="8255" r="13335" b="7620"/>
                                  <wp:wrapNone/>
                                  <wp:docPr id="146031639" name="Oval 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1AABC9E" id="Oval 672" o:spid="_x0000_s1026" style="position:absolute;margin-left:0;margin-top:2pt;width:7pt;height:7pt;z-index:2519910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E4BF17F" w14:textId="77777777" w:rsidR="00F96CF5" w:rsidRDefault="00F96CF5">
                        <w:pPr>
                          <w:rPr>
                            <w:rFonts w:ascii="Arial" w:eastAsia="Arial" w:hAnsi="Arial" w:cs="Arial"/>
                            <w:sz w:val="22"/>
                          </w:rPr>
                        </w:pPr>
                        <w:r>
                          <w:rPr>
                            <w:rFonts w:ascii="Arial" w:eastAsia="Arial" w:hAnsi="Arial" w:cs="Arial"/>
                            <w:sz w:val="22"/>
                          </w:rPr>
                          <w:t>Had follow-up engagement to support its application</w:t>
                        </w:r>
                      </w:p>
                    </w:tc>
                    <w:tc>
                      <w:tcPr>
                        <w:tcW w:w="0" w:type="auto"/>
                        <w:tcMar>
                          <w:top w:w="80" w:type="dxa"/>
                          <w:bottom w:w="80" w:type="dxa"/>
                        </w:tcMar>
                        <w:vAlign w:val="center"/>
                      </w:tcPr>
                      <w:p w14:paraId="327C4ED5" w14:textId="77777777" w:rsidR="00F96CF5" w:rsidRDefault="00F96CF5">
                        <w:pPr>
                          <w:rPr>
                            <w:rFonts w:ascii="Arial" w:eastAsia="Arial" w:hAnsi="Arial" w:cs="Arial"/>
                            <w:sz w:val="22"/>
                          </w:rPr>
                        </w:pPr>
                        <w:r>
                          <w:rPr>
                            <w:rFonts w:ascii="Arial" w:eastAsia="Arial" w:hAnsi="Arial" w:cs="Arial"/>
                            <w:sz w:val="22"/>
                          </w:rPr>
                          <w:t>To a great extent</w:t>
                        </w:r>
                      </w:p>
                    </w:tc>
                  </w:tr>
                  <w:tr w:rsidR="00695A5A" w14:paraId="0D0FDCDE" w14:textId="77777777">
                    <w:tc>
                      <w:tcPr>
                        <w:tcW w:w="0" w:type="auto"/>
                        <w:tcMar>
                          <w:top w:w="80" w:type="dxa"/>
                          <w:bottom w:w="80" w:type="dxa"/>
                        </w:tcMar>
                      </w:tcPr>
                      <w:p w14:paraId="7001A9C1" w14:textId="05C89A9B" w:rsidR="00695A5A" w:rsidRDefault="00695A5A" w:rsidP="00695A5A">
                        <w:pPr>
                          <w:rPr>
                            <w:noProof/>
                          </w:rPr>
                        </w:pPr>
                        <w:r>
                          <w:rPr>
                            <w:noProof/>
                          </w:rPr>
                          <mc:AlternateContent>
                            <mc:Choice Requires="wps">
                              <w:drawing>
                                <wp:anchor distT="0" distB="0" distL="114300" distR="114300" simplePos="0" relativeHeight="251658922" behindDoc="0" locked="1" layoutInCell="1" allowOverlap="1" wp14:anchorId="7BDFD6F1" wp14:editId="5545C2F3">
                                  <wp:simplePos x="0" y="0"/>
                                  <wp:positionH relativeFrom="column">
                                    <wp:align>center</wp:align>
                                  </wp:positionH>
                                  <wp:positionV relativeFrom="paragraph">
                                    <wp:posOffset>25400</wp:posOffset>
                                  </wp:positionV>
                                  <wp:extent cx="88900" cy="88900"/>
                                  <wp:effectExtent l="12065" t="8255" r="13335" b="7620"/>
                                  <wp:wrapNone/>
                                  <wp:docPr id="149700240" name="Oval 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B873B5F" id="Oval 672" o:spid="_x0000_s1026" style="position:absolute;margin-left:0;margin-top:2pt;width:7pt;height:7pt;z-index:2516589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ADA41E2" w14:textId="7054D797" w:rsidR="00695A5A" w:rsidRDefault="00695A5A" w:rsidP="00695A5A">
                        <w:pPr>
                          <w:rPr>
                            <w:rFonts w:ascii="Arial" w:eastAsia="Arial" w:hAnsi="Arial" w:cs="Arial"/>
                            <w:sz w:val="22"/>
                          </w:rPr>
                        </w:pPr>
                        <w:r>
                          <w:rPr>
                            <w:rFonts w:ascii="Arial" w:eastAsia="Arial" w:hAnsi="Arial" w:cs="Arial"/>
                            <w:sz w:val="22"/>
                          </w:rPr>
                          <w:t>Had follow-up engagement to support its application</w:t>
                        </w:r>
                      </w:p>
                    </w:tc>
                    <w:tc>
                      <w:tcPr>
                        <w:tcW w:w="0" w:type="auto"/>
                        <w:tcMar>
                          <w:top w:w="80" w:type="dxa"/>
                          <w:bottom w:w="80" w:type="dxa"/>
                        </w:tcMar>
                        <w:vAlign w:val="center"/>
                      </w:tcPr>
                      <w:p w14:paraId="721E3CD0" w14:textId="73BB76DB" w:rsidR="00695A5A" w:rsidRDefault="00695A5A" w:rsidP="00695A5A">
                        <w:pPr>
                          <w:rPr>
                            <w:rFonts w:ascii="Arial" w:eastAsia="Arial" w:hAnsi="Arial" w:cs="Arial"/>
                            <w:sz w:val="22"/>
                          </w:rPr>
                        </w:pPr>
                        <w:r>
                          <w:rPr>
                            <w:rFonts w:ascii="Arial" w:eastAsia="Arial" w:hAnsi="Arial" w:cs="Arial"/>
                            <w:sz w:val="22"/>
                          </w:rPr>
                          <w:t>Don’t know or not applicable</w:t>
                        </w:r>
                      </w:p>
                    </w:tc>
                  </w:tr>
                </w:tbl>
                <w:p w14:paraId="39FCCE12" w14:textId="77777777" w:rsidR="00F96CF5" w:rsidRDefault="00F96CF5">
                  <w:pPr>
                    <w:rPr>
                      <w:rFonts w:ascii="Arial" w:eastAsia="Arial" w:hAnsi="Arial" w:cs="Arial"/>
                      <w:sz w:val="22"/>
                    </w:rPr>
                  </w:pPr>
                </w:p>
              </w:tc>
            </w:tr>
          </w:tbl>
          <w:p w14:paraId="19489581" w14:textId="77777777" w:rsidR="00F96CF5" w:rsidRDefault="00F96CF5">
            <w:pPr>
              <w:rPr>
                <w:rFonts w:ascii="Arial" w:eastAsia="Arial" w:hAnsi="Arial" w:cs="Arial"/>
                <w:sz w:val="22"/>
              </w:rPr>
            </w:pPr>
          </w:p>
        </w:tc>
      </w:tr>
    </w:tbl>
    <w:p w14:paraId="5240FC66"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332C6862" w14:textId="77777777">
        <w:tc>
          <w:tcPr>
            <w:tcW w:w="0" w:type="auto"/>
            <w:tcMar>
              <w:top w:w="80" w:type="dxa"/>
              <w:bottom w:w="80" w:type="dxa"/>
            </w:tcMar>
          </w:tcPr>
          <w:p w14:paraId="221FA5E8" w14:textId="32BDDBEB" w:rsidR="00F96CF5" w:rsidRDefault="00F96CF5">
            <w:pPr>
              <w:keepNext/>
              <w:rPr>
                <w:rFonts w:ascii="Arial" w:eastAsia="Arial" w:hAnsi="Arial" w:cs="Arial"/>
                <w:b/>
                <w:sz w:val="22"/>
              </w:rPr>
            </w:pPr>
            <w:r>
              <w:rPr>
                <w:rFonts w:ascii="Arial" w:eastAsia="Arial" w:hAnsi="Arial" w:cs="Arial"/>
                <w:b/>
                <w:sz w:val="22"/>
              </w:rPr>
              <w:t xml:space="preserve">17. </w:t>
            </w:r>
            <w:r w:rsidR="006D47E8">
              <w:rPr>
                <w:rFonts w:ascii="Arial" w:eastAsia="Arial" w:hAnsi="Arial" w:cs="Arial"/>
                <w:b/>
                <w:sz w:val="22"/>
              </w:rPr>
              <w:t>In your view, t</w:t>
            </w:r>
            <w:r>
              <w:rPr>
                <w:rFonts w:ascii="Arial" w:eastAsia="Arial" w:hAnsi="Arial" w:cs="Arial"/>
                <w:b/>
                <w:sz w:val="22"/>
              </w:rPr>
              <w:t>o what extent does the IMF have a comparative advantage in the following areas and therefore should work on them in the future?</w:t>
            </w:r>
            <w:r>
              <w:rPr>
                <w:rFonts w:ascii="Arial" w:eastAsia="Arial" w:hAnsi="Arial" w:cs="Arial"/>
                <w:sz w:val="22"/>
              </w:rPr>
              <w:t>(*Required)</w:t>
            </w:r>
          </w:p>
        </w:tc>
      </w:tr>
      <w:tr w:rsidR="00F96CF5" w14:paraId="390D5A01"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2D77DFED"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6159"/>
                    <w:gridCol w:w="1807"/>
                  </w:tblGrid>
                  <w:tr w:rsidR="00F96CF5" w14:paraId="4DD7AE3C" w14:textId="77777777">
                    <w:tc>
                      <w:tcPr>
                        <w:tcW w:w="0" w:type="auto"/>
                        <w:tcMar>
                          <w:top w:w="80" w:type="dxa"/>
                          <w:bottom w:w="80" w:type="dxa"/>
                        </w:tcMar>
                      </w:tcPr>
                      <w:p w14:paraId="49AD4CCB" w14:textId="77777777" w:rsidR="00F96CF5" w:rsidRDefault="00F96CF5">
                        <w:pPr>
                          <w:rPr>
                            <w:rFonts w:ascii="Arial" w:eastAsia="Arial" w:hAnsi="Arial" w:cs="Arial"/>
                            <w:b/>
                            <w:sz w:val="22"/>
                          </w:rPr>
                        </w:pPr>
                      </w:p>
                    </w:tc>
                    <w:tc>
                      <w:tcPr>
                        <w:tcW w:w="0" w:type="auto"/>
                        <w:tcMar>
                          <w:top w:w="80" w:type="dxa"/>
                          <w:bottom w:w="80" w:type="dxa"/>
                        </w:tcMar>
                      </w:tcPr>
                      <w:p w14:paraId="1867F5BE" w14:textId="77777777" w:rsidR="00F96CF5" w:rsidRDefault="00F96CF5">
                        <w:pPr>
                          <w:rPr>
                            <w:rFonts w:ascii="Arial" w:eastAsia="Arial" w:hAnsi="Arial" w:cs="Arial"/>
                            <w:b/>
                            <w:sz w:val="22"/>
                          </w:rPr>
                        </w:pPr>
                        <w:r>
                          <w:rPr>
                            <w:rFonts w:ascii="Arial" w:eastAsia="Arial" w:hAnsi="Arial" w:cs="Arial"/>
                            <w:b/>
                            <w:sz w:val="22"/>
                          </w:rPr>
                          <w:t>Category</w:t>
                        </w:r>
                      </w:p>
                    </w:tc>
                    <w:tc>
                      <w:tcPr>
                        <w:tcW w:w="0" w:type="auto"/>
                        <w:tcMar>
                          <w:top w:w="80" w:type="dxa"/>
                          <w:bottom w:w="80" w:type="dxa"/>
                        </w:tcMar>
                      </w:tcPr>
                      <w:p w14:paraId="674B4660" w14:textId="77777777" w:rsidR="00F96CF5" w:rsidRDefault="00F96CF5">
                        <w:pPr>
                          <w:rPr>
                            <w:rFonts w:ascii="Arial" w:eastAsia="Arial" w:hAnsi="Arial" w:cs="Arial"/>
                            <w:b/>
                            <w:sz w:val="22"/>
                          </w:rPr>
                        </w:pPr>
                        <w:r>
                          <w:rPr>
                            <w:rFonts w:ascii="Arial" w:eastAsia="Arial" w:hAnsi="Arial" w:cs="Arial"/>
                            <w:b/>
                            <w:sz w:val="22"/>
                          </w:rPr>
                          <w:t>Choice</w:t>
                        </w:r>
                      </w:p>
                    </w:tc>
                  </w:tr>
                  <w:tr w:rsidR="00F96CF5" w14:paraId="04FDD972" w14:textId="77777777">
                    <w:tc>
                      <w:tcPr>
                        <w:tcW w:w="0" w:type="auto"/>
                        <w:tcMar>
                          <w:top w:w="80" w:type="dxa"/>
                          <w:bottom w:w="80" w:type="dxa"/>
                        </w:tcMar>
                      </w:tcPr>
                      <w:p w14:paraId="66441A12" w14:textId="4E8BED63" w:rsidR="00F96CF5" w:rsidRDefault="00773C45">
                        <w:pPr>
                          <w:rPr>
                            <w:rFonts w:ascii="Arial" w:eastAsia="Arial" w:hAnsi="Arial" w:cs="Arial"/>
                            <w:sz w:val="22"/>
                          </w:rPr>
                        </w:pPr>
                        <w:r>
                          <w:rPr>
                            <w:noProof/>
                          </w:rPr>
                          <mc:AlternateContent>
                            <mc:Choice Requires="wps">
                              <w:drawing>
                                <wp:anchor distT="0" distB="0" distL="114300" distR="114300" simplePos="0" relativeHeight="251658850" behindDoc="0" locked="1" layoutInCell="1" allowOverlap="1" wp14:anchorId="3312F60F" wp14:editId="071F1597">
                                  <wp:simplePos x="0" y="0"/>
                                  <wp:positionH relativeFrom="column">
                                    <wp:align>center</wp:align>
                                  </wp:positionH>
                                  <wp:positionV relativeFrom="paragraph">
                                    <wp:posOffset>25400</wp:posOffset>
                                  </wp:positionV>
                                  <wp:extent cx="88900" cy="88900"/>
                                  <wp:effectExtent l="12065" t="13970" r="13335" b="11430"/>
                                  <wp:wrapNone/>
                                  <wp:docPr id="194844512" name="Oval 6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B92B8DF" id="Oval 673" o:spid="_x0000_s1026" style="position:absolute;margin-left:0;margin-top:2pt;width:7pt;height:7pt;z-index:2519920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DA9226B" w14:textId="7BA9061F" w:rsidR="00F96CF5" w:rsidRDefault="00F96CF5">
                        <w:pPr>
                          <w:rPr>
                            <w:rFonts w:ascii="Arial" w:eastAsia="Arial" w:hAnsi="Arial" w:cs="Arial"/>
                            <w:sz w:val="22"/>
                          </w:rPr>
                        </w:pPr>
                        <w:r>
                          <w:rPr>
                            <w:rFonts w:ascii="Arial" w:eastAsia="Arial" w:hAnsi="Arial" w:cs="Arial"/>
                            <w:sz w:val="22"/>
                          </w:rPr>
                          <w:t>*Mobilizing climate finance, including through the catalytic effect of IMF lending</w:t>
                        </w:r>
                        <w:ins w:id="46" w:author="Gentle, Kelsie J" w:date="2025-05-09T15:06:00Z">
                          <w:r w:rsidR="00360EE8">
                            <w:rPr>
                              <w:rFonts w:ascii="Arial" w:eastAsia="Arial" w:hAnsi="Arial" w:cs="Arial"/>
                              <w:sz w:val="22"/>
                            </w:rPr>
                            <w:t xml:space="preserve"> and climate finance roundtables</w:t>
                          </w:r>
                        </w:ins>
                      </w:p>
                    </w:tc>
                    <w:tc>
                      <w:tcPr>
                        <w:tcW w:w="0" w:type="auto"/>
                        <w:tcMar>
                          <w:top w:w="80" w:type="dxa"/>
                          <w:bottom w:w="80" w:type="dxa"/>
                        </w:tcMar>
                        <w:vAlign w:val="center"/>
                      </w:tcPr>
                      <w:p w14:paraId="3C9A42B4"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5664BA03" w14:textId="77777777">
                    <w:tc>
                      <w:tcPr>
                        <w:tcW w:w="0" w:type="auto"/>
                        <w:tcMar>
                          <w:top w:w="80" w:type="dxa"/>
                          <w:bottom w:w="80" w:type="dxa"/>
                        </w:tcMar>
                      </w:tcPr>
                      <w:p w14:paraId="198BAD07" w14:textId="090EE77B" w:rsidR="00F96CF5" w:rsidRDefault="00773C45">
                        <w:pPr>
                          <w:rPr>
                            <w:rFonts w:ascii="Arial" w:eastAsia="Arial" w:hAnsi="Arial" w:cs="Arial"/>
                            <w:sz w:val="22"/>
                          </w:rPr>
                        </w:pPr>
                        <w:r>
                          <w:rPr>
                            <w:noProof/>
                          </w:rPr>
                          <mc:AlternateContent>
                            <mc:Choice Requires="wps">
                              <w:drawing>
                                <wp:anchor distT="0" distB="0" distL="114300" distR="114300" simplePos="0" relativeHeight="251658851" behindDoc="0" locked="1" layoutInCell="1" allowOverlap="1" wp14:anchorId="79767E1B" wp14:editId="79C80258">
                                  <wp:simplePos x="0" y="0"/>
                                  <wp:positionH relativeFrom="column">
                                    <wp:align>center</wp:align>
                                  </wp:positionH>
                                  <wp:positionV relativeFrom="paragraph">
                                    <wp:posOffset>25400</wp:posOffset>
                                  </wp:positionV>
                                  <wp:extent cx="88900" cy="88900"/>
                                  <wp:effectExtent l="12065" t="6350" r="13335" b="9525"/>
                                  <wp:wrapNone/>
                                  <wp:docPr id="530944487" name="Oval 6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16357CA" id="Oval 674" o:spid="_x0000_s1026" style="position:absolute;margin-left:0;margin-top:2pt;width:7pt;height:7pt;z-index:2519930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E79AB61" w14:textId="7C0DFFBF" w:rsidR="00F96CF5" w:rsidRDefault="00F96CF5">
                        <w:pPr>
                          <w:rPr>
                            <w:rFonts w:ascii="Arial" w:eastAsia="Arial" w:hAnsi="Arial" w:cs="Arial"/>
                            <w:sz w:val="22"/>
                          </w:rPr>
                        </w:pPr>
                        <w:r>
                          <w:rPr>
                            <w:rFonts w:ascii="Arial" w:eastAsia="Arial" w:hAnsi="Arial" w:cs="Arial"/>
                            <w:sz w:val="22"/>
                          </w:rPr>
                          <w:t>*Mobilizing climate finance, including through the catalytic effect of IMF lending</w:t>
                        </w:r>
                        <w:ins w:id="47" w:author="Gentle, Kelsie J" w:date="2025-05-09T15:06:00Z">
                          <w:r w:rsidR="00360EE8">
                            <w:rPr>
                              <w:rFonts w:ascii="Arial" w:eastAsia="Arial" w:hAnsi="Arial" w:cs="Arial"/>
                              <w:sz w:val="22"/>
                            </w:rPr>
                            <w:t xml:space="preserve"> and climate finance roundtables</w:t>
                          </w:r>
                        </w:ins>
                      </w:p>
                    </w:tc>
                    <w:tc>
                      <w:tcPr>
                        <w:tcW w:w="0" w:type="auto"/>
                        <w:tcMar>
                          <w:top w:w="80" w:type="dxa"/>
                          <w:bottom w:w="80" w:type="dxa"/>
                        </w:tcMar>
                        <w:vAlign w:val="center"/>
                      </w:tcPr>
                      <w:p w14:paraId="3CB066CE"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387BEF94" w14:textId="77777777">
                    <w:tc>
                      <w:tcPr>
                        <w:tcW w:w="0" w:type="auto"/>
                        <w:tcMar>
                          <w:top w:w="80" w:type="dxa"/>
                          <w:bottom w:w="80" w:type="dxa"/>
                        </w:tcMar>
                      </w:tcPr>
                      <w:p w14:paraId="7140E25F" w14:textId="22BA5FE7" w:rsidR="00F96CF5" w:rsidRDefault="00773C45">
                        <w:pPr>
                          <w:rPr>
                            <w:rFonts w:ascii="Arial" w:eastAsia="Arial" w:hAnsi="Arial" w:cs="Arial"/>
                            <w:sz w:val="22"/>
                          </w:rPr>
                        </w:pPr>
                        <w:r>
                          <w:rPr>
                            <w:noProof/>
                          </w:rPr>
                          <mc:AlternateContent>
                            <mc:Choice Requires="wps">
                              <w:drawing>
                                <wp:anchor distT="0" distB="0" distL="114300" distR="114300" simplePos="0" relativeHeight="251658852" behindDoc="0" locked="1" layoutInCell="1" allowOverlap="1" wp14:anchorId="51D0B7C9" wp14:editId="7E62789F">
                                  <wp:simplePos x="0" y="0"/>
                                  <wp:positionH relativeFrom="column">
                                    <wp:align>center</wp:align>
                                  </wp:positionH>
                                  <wp:positionV relativeFrom="paragraph">
                                    <wp:posOffset>25400</wp:posOffset>
                                  </wp:positionV>
                                  <wp:extent cx="88900" cy="88900"/>
                                  <wp:effectExtent l="12065" t="8255" r="13335" b="7620"/>
                                  <wp:wrapNone/>
                                  <wp:docPr id="1094460306" name="Oval 6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AF23028" id="Oval 675" o:spid="_x0000_s1026" style="position:absolute;margin-left:0;margin-top:2pt;width:7pt;height:7pt;z-index:2519941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1395C2F" w14:textId="4E8C7C79" w:rsidR="00F96CF5" w:rsidRDefault="00F96CF5">
                        <w:pPr>
                          <w:rPr>
                            <w:rFonts w:ascii="Arial" w:eastAsia="Arial" w:hAnsi="Arial" w:cs="Arial"/>
                            <w:sz w:val="22"/>
                          </w:rPr>
                        </w:pPr>
                        <w:r>
                          <w:rPr>
                            <w:rFonts w:ascii="Arial" w:eastAsia="Arial" w:hAnsi="Arial" w:cs="Arial"/>
                            <w:sz w:val="22"/>
                          </w:rPr>
                          <w:t>*Mobilizing climate finance, including through the catalytic effect of IMF lending</w:t>
                        </w:r>
                        <w:ins w:id="48" w:author="Gentle, Kelsie J" w:date="2025-05-09T15:06:00Z">
                          <w:r w:rsidR="00360EE8">
                            <w:rPr>
                              <w:rFonts w:ascii="Arial" w:eastAsia="Arial" w:hAnsi="Arial" w:cs="Arial"/>
                              <w:sz w:val="22"/>
                            </w:rPr>
                            <w:t xml:space="preserve"> and climate finance roundtables</w:t>
                          </w:r>
                        </w:ins>
                      </w:p>
                    </w:tc>
                    <w:tc>
                      <w:tcPr>
                        <w:tcW w:w="0" w:type="auto"/>
                        <w:tcMar>
                          <w:top w:w="80" w:type="dxa"/>
                          <w:bottom w:w="80" w:type="dxa"/>
                        </w:tcMar>
                        <w:vAlign w:val="center"/>
                      </w:tcPr>
                      <w:p w14:paraId="709252B5"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41779BCC" w14:textId="77777777">
                    <w:tc>
                      <w:tcPr>
                        <w:tcW w:w="0" w:type="auto"/>
                        <w:tcMar>
                          <w:top w:w="80" w:type="dxa"/>
                          <w:bottom w:w="80" w:type="dxa"/>
                        </w:tcMar>
                      </w:tcPr>
                      <w:p w14:paraId="05A2C421" w14:textId="6FA33A3B" w:rsidR="00F96CF5" w:rsidRDefault="00773C45">
                        <w:pPr>
                          <w:rPr>
                            <w:rFonts w:ascii="Arial" w:eastAsia="Arial" w:hAnsi="Arial" w:cs="Arial"/>
                            <w:sz w:val="22"/>
                          </w:rPr>
                        </w:pPr>
                        <w:r>
                          <w:rPr>
                            <w:noProof/>
                          </w:rPr>
                          <mc:AlternateContent>
                            <mc:Choice Requires="wps">
                              <w:drawing>
                                <wp:anchor distT="0" distB="0" distL="114300" distR="114300" simplePos="0" relativeHeight="251658853" behindDoc="0" locked="1" layoutInCell="1" allowOverlap="1" wp14:anchorId="4F277C1A" wp14:editId="209AD9D3">
                                  <wp:simplePos x="0" y="0"/>
                                  <wp:positionH relativeFrom="column">
                                    <wp:align>center</wp:align>
                                  </wp:positionH>
                                  <wp:positionV relativeFrom="paragraph">
                                    <wp:posOffset>25400</wp:posOffset>
                                  </wp:positionV>
                                  <wp:extent cx="88900" cy="88900"/>
                                  <wp:effectExtent l="12065" t="13970" r="13335" b="11430"/>
                                  <wp:wrapNone/>
                                  <wp:docPr id="1384305416" name="Oval 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7AE0ADB" id="Oval 676" o:spid="_x0000_s1026" style="position:absolute;margin-left:0;margin-top:2pt;width:7pt;height:7pt;z-index:2519951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04AE4C7" w14:textId="0FF75F0D" w:rsidR="00F96CF5" w:rsidRDefault="00F96CF5">
                        <w:pPr>
                          <w:rPr>
                            <w:rFonts w:ascii="Arial" w:eastAsia="Arial" w:hAnsi="Arial" w:cs="Arial"/>
                            <w:sz w:val="22"/>
                          </w:rPr>
                        </w:pPr>
                        <w:r>
                          <w:rPr>
                            <w:rFonts w:ascii="Arial" w:eastAsia="Arial" w:hAnsi="Arial" w:cs="Arial"/>
                            <w:sz w:val="22"/>
                          </w:rPr>
                          <w:t>*Mobilizing climate finance, including through the catalytic effect of IMF lending</w:t>
                        </w:r>
                        <w:ins w:id="49" w:author="Gentle, Kelsie J" w:date="2025-05-09T15:06:00Z">
                          <w:r w:rsidR="00360EE8">
                            <w:rPr>
                              <w:rFonts w:ascii="Arial" w:eastAsia="Arial" w:hAnsi="Arial" w:cs="Arial"/>
                              <w:sz w:val="22"/>
                            </w:rPr>
                            <w:t xml:space="preserve"> and climate finance roundtables</w:t>
                          </w:r>
                        </w:ins>
                      </w:p>
                    </w:tc>
                    <w:tc>
                      <w:tcPr>
                        <w:tcW w:w="0" w:type="auto"/>
                        <w:tcMar>
                          <w:top w:w="80" w:type="dxa"/>
                          <w:bottom w:w="80" w:type="dxa"/>
                        </w:tcMar>
                        <w:vAlign w:val="center"/>
                      </w:tcPr>
                      <w:p w14:paraId="6437885F" w14:textId="77777777" w:rsidR="00F96CF5" w:rsidRDefault="00F96CF5">
                        <w:pPr>
                          <w:rPr>
                            <w:rFonts w:ascii="Arial" w:eastAsia="Arial" w:hAnsi="Arial" w:cs="Arial"/>
                            <w:sz w:val="22"/>
                          </w:rPr>
                        </w:pPr>
                        <w:r>
                          <w:rPr>
                            <w:rFonts w:ascii="Arial" w:eastAsia="Arial" w:hAnsi="Arial" w:cs="Arial"/>
                            <w:sz w:val="22"/>
                          </w:rPr>
                          <w:t>To a great extent</w:t>
                        </w:r>
                      </w:p>
                    </w:tc>
                  </w:tr>
                  <w:tr w:rsidR="00B9597F" w14:paraId="1123880D" w14:textId="77777777">
                    <w:trPr>
                      <w:ins w:id="50" w:author="Gentle, Kelsie J" w:date="2025-05-09T16:04:00Z"/>
                    </w:trPr>
                    <w:tc>
                      <w:tcPr>
                        <w:tcW w:w="0" w:type="auto"/>
                        <w:tcMar>
                          <w:top w:w="80" w:type="dxa"/>
                          <w:bottom w:w="80" w:type="dxa"/>
                        </w:tcMar>
                      </w:tcPr>
                      <w:p w14:paraId="357B8C24" w14:textId="68E24375" w:rsidR="00B9597F" w:rsidRDefault="00B9597F">
                        <w:pPr>
                          <w:rPr>
                            <w:ins w:id="51" w:author="Gentle, Kelsie J" w:date="2025-05-09T16:04:00Z"/>
                            <w:noProof/>
                          </w:rPr>
                        </w:pPr>
                        <w:ins w:id="52" w:author="Rollins, Carmen" w:date="2025-05-09T16:08:00Z">
                          <w:r>
                            <w:rPr>
                              <w:noProof/>
                            </w:rPr>
                            <mc:AlternateContent>
                              <mc:Choice Requires="wps">
                                <w:drawing>
                                  <wp:anchor distT="0" distB="0" distL="114300" distR="114300" simplePos="0" relativeHeight="251658948" behindDoc="0" locked="1" layoutInCell="1" allowOverlap="1" wp14:anchorId="4B42D282" wp14:editId="5D92AF2C">
                                    <wp:simplePos x="0" y="0"/>
                                    <wp:positionH relativeFrom="column">
                                      <wp:align>center</wp:align>
                                    </wp:positionH>
                                    <wp:positionV relativeFrom="paragraph">
                                      <wp:posOffset>25400</wp:posOffset>
                                    </wp:positionV>
                                    <wp:extent cx="88900" cy="88900"/>
                                    <wp:effectExtent l="12065" t="13970" r="13335" b="11430"/>
                                    <wp:wrapNone/>
                                    <wp:docPr id="1722090537" name="Oval 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7D423DB" id="Oval 676" o:spid="_x0000_s1026" style="position:absolute;margin-left:0;margin-top:2pt;width:7pt;height:7pt;z-index:25165895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ins w:id="53" w:author="Gentle, Kelsie J" w:date="2025-05-09T16:05:00Z">
                          <w:r w:rsidR="00762BDD">
                            <w:rPr>
                              <w:noProof/>
                            </w:rPr>
                            <mc:AlternateContent>
                              <mc:Choice Requires="wps">
                                <w:drawing>
                                  <wp:anchor distT="0" distB="0" distL="114300" distR="114300" simplePos="0" relativeHeight="251658944" behindDoc="0" locked="1" layoutInCell="1" allowOverlap="1" wp14:anchorId="45C85637" wp14:editId="31A04B8E">
                                    <wp:simplePos x="0" y="0"/>
                                    <wp:positionH relativeFrom="column">
                                      <wp:align>center</wp:align>
                                    </wp:positionH>
                                    <wp:positionV relativeFrom="paragraph">
                                      <wp:posOffset>25400</wp:posOffset>
                                    </wp:positionV>
                                    <wp:extent cx="88900" cy="88900"/>
                                    <wp:effectExtent l="12065" t="13970" r="13335" b="11430"/>
                                    <wp:wrapNone/>
                                    <wp:docPr id="273165946" name="Oval 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5C7F939" id="Oval 676" o:spid="_x0000_s1026" style="position:absolute;margin-left:0;margin-top:2pt;width:7pt;height:7pt;z-index:25165895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
                      <w:p w14:paraId="5FBC07F5" w14:textId="6D7F5CAD" w:rsidR="00B9597F" w:rsidRDefault="00B9597F">
                        <w:pPr>
                          <w:rPr>
                            <w:ins w:id="54" w:author="Gentle, Kelsie J" w:date="2025-05-09T16:04:00Z"/>
                            <w:rFonts w:ascii="Arial" w:eastAsia="Arial" w:hAnsi="Arial" w:cs="Arial"/>
                            <w:sz w:val="22"/>
                          </w:rPr>
                        </w:pPr>
                        <w:ins w:id="55" w:author="Rollins, Carmen" w:date="2025-05-09T16:08:00Z">
                          <w:r>
                            <w:rPr>
                              <w:rFonts w:ascii="Arial" w:eastAsia="Arial" w:hAnsi="Arial" w:cs="Arial"/>
                              <w:sz w:val="22"/>
                            </w:rPr>
                            <w:t>*Mobilizing climate finance, including through the catalytic effect of IMF lending and climate finance roundtables</w:t>
                          </w:r>
                        </w:ins>
                      </w:p>
                    </w:tc>
                    <w:tc>
                      <w:tcPr>
                        <w:tcW w:w="0" w:type="auto"/>
                        <w:tcMar>
                          <w:top w:w="80" w:type="dxa"/>
                          <w:bottom w:w="80" w:type="dxa"/>
                        </w:tcMar>
                        <w:vAlign w:val="center"/>
                      </w:tcPr>
                      <w:p w14:paraId="4B8A3BC3" w14:textId="5E26FC89" w:rsidR="00B9597F" w:rsidRDefault="00762BDD">
                        <w:pPr>
                          <w:rPr>
                            <w:ins w:id="56" w:author="Gentle, Kelsie J" w:date="2025-05-09T16:04:00Z"/>
                            <w:rFonts w:ascii="Arial" w:eastAsia="Arial" w:hAnsi="Arial" w:cs="Arial"/>
                            <w:sz w:val="22"/>
                          </w:rPr>
                        </w:pPr>
                        <w:r>
                          <w:rPr>
                            <w:rFonts w:ascii="Arial" w:eastAsia="Arial" w:hAnsi="Arial" w:cs="Arial"/>
                            <w:sz w:val="22"/>
                          </w:rPr>
                          <w:t>Don’t know or not applicable</w:t>
                        </w:r>
                      </w:p>
                    </w:tc>
                  </w:tr>
                  <w:tr w:rsidR="00F96CF5" w14:paraId="3BE34C31" w14:textId="77777777">
                    <w:tc>
                      <w:tcPr>
                        <w:tcW w:w="0" w:type="auto"/>
                        <w:tcMar>
                          <w:top w:w="80" w:type="dxa"/>
                          <w:bottom w:w="80" w:type="dxa"/>
                        </w:tcMar>
                      </w:tcPr>
                      <w:p w14:paraId="24A0C18B" w14:textId="1CC149B6" w:rsidR="00F96CF5" w:rsidRDefault="00773C45">
                        <w:pPr>
                          <w:rPr>
                            <w:rFonts w:ascii="Arial" w:eastAsia="Arial" w:hAnsi="Arial" w:cs="Arial"/>
                            <w:sz w:val="22"/>
                          </w:rPr>
                        </w:pPr>
                        <w:r>
                          <w:rPr>
                            <w:noProof/>
                          </w:rPr>
                          <mc:AlternateContent>
                            <mc:Choice Requires="wps">
                              <w:drawing>
                                <wp:anchor distT="0" distB="0" distL="114300" distR="114300" simplePos="0" relativeHeight="251658924" behindDoc="0" locked="1" layoutInCell="1" allowOverlap="1" wp14:anchorId="38D0C25E" wp14:editId="638C69BC">
                                  <wp:simplePos x="0" y="0"/>
                                  <wp:positionH relativeFrom="column">
                                    <wp:align>center</wp:align>
                                  </wp:positionH>
                                  <wp:positionV relativeFrom="paragraph">
                                    <wp:posOffset>25400</wp:posOffset>
                                  </wp:positionV>
                                  <wp:extent cx="88900" cy="88900"/>
                                  <wp:effectExtent l="12065" t="6350" r="13335" b="9525"/>
                                  <wp:wrapNone/>
                                  <wp:docPr id="1579733888" name="Oval 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1005F90" id="Oval 677" o:spid="_x0000_s1026" style="position:absolute;margin-left:0;margin-top:2pt;width:7pt;height:7pt;z-index:2519961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62DC292" w14:textId="77777777" w:rsidR="00F96CF5" w:rsidRDefault="00F96CF5">
                        <w:pPr>
                          <w:rPr>
                            <w:rFonts w:ascii="Arial" w:eastAsia="Arial" w:hAnsi="Arial" w:cs="Arial"/>
                            <w:sz w:val="22"/>
                          </w:rPr>
                        </w:pPr>
                        <w:r>
                          <w:rPr>
                            <w:rFonts w:ascii="Arial" w:eastAsia="Arial" w:hAnsi="Arial" w:cs="Arial"/>
                            <w:sz w:val="22"/>
                          </w:rPr>
                          <w:t>*Contributing to inter-institutional coordination, including through the climate roundtables and climate data harmonization initiatives (convening power)</w:t>
                        </w:r>
                      </w:p>
                    </w:tc>
                    <w:tc>
                      <w:tcPr>
                        <w:tcW w:w="0" w:type="auto"/>
                        <w:tcMar>
                          <w:top w:w="80" w:type="dxa"/>
                          <w:bottom w:w="80" w:type="dxa"/>
                        </w:tcMar>
                        <w:vAlign w:val="center"/>
                      </w:tcPr>
                      <w:p w14:paraId="648E230B"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26B3F1A6" w14:textId="77777777">
                    <w:tc>
                      <w:tcPr>
                        <w:tcW w:w="0" w:type="auto"/>
                        <w:tcMar>
                          <w:top w:w="80" w:type="dxa"/>
                          <w:bottom w:w="80" w:type="dxa"/>
                        </w:tcMar>
                      </w:tcPr>
                      <w:p w14:paraId="19EEBC8F" w14:textId="444A3F04" w:rsidR="00F96CF5" w:rsidRDefault="00773C45">
                        <w:pPr>
                          <w:rPr>
                            <w:rFonts w:ascii="Arial" w:eastAsia="Arial" w:hAnsi="Arial" w:cs="Arial"/>
                            <w:sz w:val="22"/>
                          </w:rPr>
                        </w:pPr>
                        <w:r>
                          <w:rPr>
                            <w:noProof/>
                          </w:rPr>
                          <mc:AlternateContent>
                            <mc:Choice Requires="wps">
                              <w:drawing>
                                <wp:anchor distT="0" distB="0" distL="114300" distR="114300" simplePos="0" relativeHeight="251658925" behindDoc="0" locked="1" layoutInCell="1" allowOverlap="1" wp14:anchorId="3BBD7095" wp14:editId="53F6F60D">
                                  <wp:simplePos x="0" y="0"/>
                                  <wp:positionH relativeFrom="column">
                                    <wp:align>center</wp:align>
                                  </wp:positionH>
                                  <wp:positionV relativeFrom="paragraph">
                                    <wp:posOffset>25400</wp:posOffset>
                                  </wp:positionV>
                                  <wp:extent cx="88900" cy="88900"/>
                                  <wp:effectExtent l="12065" t="13970" r="13335" b="11430"/>
                                  <wp:wrapNone/>
                                  <wp:docPr id="665988509" name="Oval 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4B99E5C" id="Oval 678" o:spid="_x0000_s1026" style="position:absolute;margin-left:0;margin-top:2pt;width:7pt;height:7pt;z-index:2519971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6C47BBC" w14:textId="77777777" w:rsidR="00F96CF5" w:rsidRDefault="00F96CF5">
                        <w:pPr>
                          <w:rPr>
                            <w:rFonts w:ascii="Arial" w:eastAsia="Arial" w:hAnsi="Arial" w:cs="Arial"/>
                            <w:sz w:val="22"/>
                          </w:rPr>
                        </w:pPr>
                        <w:r>
                          <w:rPr>
                            <w:rFonts w:ascii="Arial" w:eastAsia="Arial" w:hAnsi="Arial" w:cs="Arial"/>
                            <w:sz w:val="22"/>
                          </w:rPr>
                          <w:t>*Contributing to inter-institutional coordination, including through the climate roundtables and climate data harmonization initiatives (convening power)</w:t>
                        </w:r>
                      </w:p>
                    </w:tc>
                    <w:tc>
                      <w:tcPr>
                        <w:tcW w:w="0" w:type="auto"/>
                        <w:tcMar>
                          <w:top w:w="80" w:type="dxa"/>
                          <w:bottom w:w="80" w:type="dxa"/>
                        </w:tcMar>
                        <w:vAlign w:val="center"/>
                      </w:tcPr>
                      <w:p w14:paraId="6ACBC791"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1F3CCF6" w14:textId="77777777">
                    <w:tc>
                      <w:tcPr>
                        <w:tcW w:w="0" w:type="auto"/>
                        <w:tcMar>
                          <w:top w:w="80" w:type="dxa"/>
                          <w:bottom w:w="80" w:type="dxa"/>
                        </w:tcMar>
                      </w:tcPr>
                      <w:p w14:paraId="604A3D67" w14:textId="470B79DB" w:rsidR="00F96CF5" w:rsidRDefault="00773C45">
                        <w:pPr>
                          <w:rPr>
                            <w:rFonts w:ascii="Arial" w:eastAsia="Arial" w:hAnsi="Arial" w:cs="Arial"/>
                            <w:sz w:val="22"/>
                          </w:rPr>
                        </w:pPr>
                        <w:r>
                          <w:rPr>
                            <w:noProof/>
                          </w:rPr>
                          <mc:AlternateContent>
                            <mc:Choice Requires="wps">
                              <w:drawing>
                                <wp:anchor distT="0" distB="0" distL="114300" distR="114300" simplePos="0" relativeHeight="251658926" behindDoc="0" locked="1" layoutInCell="1" allowOverlap="1" wp14:anchorId="6D94D533" wp14:editId="0A3FA78D">
                                  <wp:simplePos x="0" y="0"/>
                                  <wp:positionH relativeFrom="column">
                                    <wp:align>center</wp:align>
                                  </wp:positionH>
                                  <wp:positionV relativeFrom="paragraph">
                                    <wp:posOffset>25400</wp:posOffset>
                                  </wp:positionV>
                                  <wp:extent cx="88900" cy="88900"/>
                                  <wp:effectExtent l="12065" t="12065" r="13335" b="13335"/>
                                  <wp:wrapNone/>
                                  <wp:docPr id="1444321401" name="Oval 6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8D2B0A9" id="Oval 679" o:spid="_x0000_s1026" style="position:absolute;margin-left:0;margin-top:2pt;width:7pt;height:7pt;z-index:2519982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B2278EE" w14:textId="77777777" w:rsidR="00F96CF5" w:rsidRDefault="00F96CF5">
                        <w:pPr>
                          <w:rPr>
                            <w:rFonts w:ascii="Arial" w:eastAsia="Arial" w:hAnsi="Arial" w:cs="Arial"/>
                            <w:sz w:val="22"/>
                          </w:rPr>
                        </w:pPr>
                        <w:r>
                          <w:rPr>
                            <w:rFonts w:ascii="Arial" w:eastAsia="Arial" w:hAnsi="Arial" w:cs="Arial"/>
                            <w:sz w:val="22"/>
                          </w:rPr>
                          <w:t>*Contributing to inter-institutional coordination, including through the climate roundtables and climate data harmonization initiatives (convening power)</w:t>
                        </w:r>
                      </w:p>
                    </w:tc>
                    <w:tc>
                      <w:tcPr>
                        <w:tcW w:w="0" w:type="auto"/>
                        <w:tcMar>
                          <w:top w:w="80" w:type="dxa"/>
                          <w:bottom w:w="80" w:type="dxa"/>
                        </w:tcMar>
                        <w:vAlign w:val="center"/>
                      </w:tcPr>
                      <w:p w14:paraId="1485F424"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7BCD0853" w14:textId="77777777">
                    <w:tc>
                      <w:tcPr>
                        <w:tcW w:w="0" w:type="auto"/>
                        <w:tcMar>
                          <w:top w:w="80" w:type="dxa"/>
                          <w:bottom w:w="80" w:type="dxa"/>
                        </w:tcMar>
                      </w:tcPr>
                      <w:p w14:paraId="310AE8F0" w14:textId="5C4E5ED1" w:rsidR="00F96CF5" w:rsidRDefault="00773C45">
                        <w:pPr>
                          <w:rPr>
                            <w:rFonts w:ascii="Arial" w:eastAsia="Arial" w:hAnsi="Arial" w:cs="Arial"/>
                            <w:sz w:val="22"/>
                          </w:rPr>
                        </w:pPr>
                        <w:r>
                          <w:rPr>
                            <w:noProof/>
                          </w:rPr>
                          <mc:AlternateContent>
                            <mc:Choice Requires="wps">
                              <w:drawing>
                                <wp:anchor distT="0" distB="0" distL="114300" distR="114300" simplePos="0" relativeHeight="251658927" behindDoc="0" locked="1" layoutInCell="1" allowOverlap="1" wp14:anchorId="01C3F3E7" wp14:editId="61503000">
                                  <wp:simplePos x="0" y="0"/>
                                  <wp:positionH relativeFrom="column">
                                    <wp:align>center</wp:align>
                                  </wp:positionH>
                                  <wp:positionV relativeFrom="paragraph">
                                    <wp:posOffset>25400</wp:posOffset>
                                  </wp:positionV>
                                  <wp:extent cx="88900" cy="88900"/>
                                  <wp:effectExtent l="12065" t="6350" r="13335" b="9525"/>
                                  <wp:wrapNone/>
                                  <wp:docPr id="275139888" name="Oval 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47D250E" id="Oval 680" o:spid="_x0000_s1026" style="position:absolute;margin-left:0;margin-top:2pt;width:7pt;height:7pt;z-index:2519992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A970480" w14:textId="77777777" w:rsidR="00F96CF5" w:rsidRDefault="00F96CF5">
                        <w:pPr>
                          <w:rPr>
                            <w:rFonts w:ascii="Arial" w:eastAsia="Arial" w:hAnsi="Arial" w:cs="Arial"/>
                            <w:sz w:val="22"/>
                          </w:rPr>
                        </w:pPr>
                        <w:r>
                          <w:rPr>
                            <w:rFonts w:ascii="Arial" w:eastAsia="Arial" w:hAnsi="Arial" w:cs="Arial"/>
                            <w:sz w:val="22"/>
                          </w:rPr>
                          <w:t>*Contributing to inter-institutional coordination, including through the climate roundtables and climate data harmonization initiatives (convening power)</w:t>
                        </w:r>
                      </w:p>
                    </w:tc>
                    <w:tc>
                      <w:tcPr>
                        <w:tcW w:w="0" w:type="auto"/>
                        <w:tcMar>
                          <w:top w:w="80" w:type="dxa"/>
                          <w:bottom w:w="80" w:type="dxa"/>
                        </w:tcMar>
                        <w:vAlign w:val="center"/>
                      </w:tcPr>
                      <w:p w14:paraId="5E9456A6" w14:textId="77777777" w:rsidR="00F96CF5" w:rsidRDefault="00F96CF5">
                        <w:pPr>
                          <w:rPr>
                            <w:rFonts w:ascii="Arial" w:eastAsia="Arial" w:hAnsi="Arial" w:cs="Arial"/>
                            <w:sz w:val="22"/>
                          </w:rPr>
                        </w:pPr>
                        <w:r>
                          <w:rPr>
                            <w:rFonts w:ascii="Arial" w:eastAsia="Arial" w:hAnsi="Arial" w:cs="Arial"/>
                            <w:sz w:val="22"/>
                          </w:rPr>
                          <w:t>To a great extent</w:t>
                        </w:r>
                      </w:p>
                    </w:tc>
                  </w:tr>
                  <w:tr w:rsidR="00B9597F" w14:paraId="4A9EFC97" w14:textId="77777777">
                    <w:tc>
                      <w:tcPr>
                        <w:tcW w:w="0" w:type="auto"/>
                        <w:tcMar>
                          <w:top w:w="80" w:type="dxa"/>
                          <w:bottom w:w="80" w:type="dxa"/>
                        </w:tcMar>
                      </w:tcPr>
                      <w:p w14:paraId="51935868" w14:textId="5989E134" w:rsidR="00B9597F" w:rsidRDefault="00B9597F">
                        <w:pPr>
                          <w:rPr>
                            <w:noProof/>
                          </w:rPr>
                        </w:pPr>
                        <w:ins w:id="57" w:author="Rollins, Carmen" w:date="2025-05-09T16:07:00Z">
                          <w:r>
                            <w:rPr>
                              <w:noProof/>
                            </w:rPr>
                            <mc:AlternateContent>
                              <mc:Choice Requires="wps">
                                <w:drawing>
                                  <wp:anchor distT="0" distB="0" distL="114300" distR="114300" simplePos="0" relativeHeight="251658947" behindDoc="0" locked="1" layoutInCell="1" allowOverlap="1" wp14:anchorId="19917656" wp14:editId="7C75910A">
                                    <wp:simplePos x="0" y="0"/>
                                    <wp:positionH relativeFrom="column">
                                      <wp:align>center</wp:align>
                                    </wp:positionH>
                                    <wp:positionV relativeFrom="paragraph">
                                      <wp:posOffset>25400</wp:posOffset>
                                    </wp:positionV>
                                    <wp:extent cx="88900" cy="88900"/>
                                    <wp:effectExtent l="12065" t="6350" r="13335" b="9525"/>
                                    <wp:wrapNone/>
                                    <wp:docPr id="1702064089" name="Oval 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A83267D" id="Oval 680" o:spid="_x0000_s1026" style="position:absolute;margin-left:0;margin-top:2pt;width:7pt;height:7pt;z-index:251658957;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r w:rsidR="00762BDD">
                          <w:rPr>
                            <w:noProof/>
                          </w:rPr>
                          <mc:AlternateContent>
                            <mc:Choice Requires="wps">
                              <w:drawing>
                                <wp:anchor distT="0" distB="0" distL="114300" distR="114300" simplePos="0" relativeHeight="251658943" behindDoc="0" locked="1" layoutInCell="1" allowOverlap="1" wp14:anchorId="12F4059D" wp14:editId="368806F1">
                                  <wp:simplePos x="0" y="0"/>
                                  <wp:positionH relativeFrom="column">
                                    <wp:align>center</wp:align>
                                  </wp:positionH>
                                  <wp:positionV relativeFrom="paragraph">
                                    <wp:posOffset>25400</wp:posOffset>
                                  </wp:positionV>
                                  <wp:extent cx="88900" cy="88900"/>
                                  <wp:effectExtent l="12065" t="6350" r="13335" b="9525"/>
                                  <wp:wrapNone/>
                                  <wp:docPr id="1818480857" name="Oval 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145593C" id="Oval 680" o:spid="_x0000_s1026" style="position:absolute;margin-left:0;margin-top:2pt;width:7pt;height:7pt;z-index:251658953;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CB36706" w14:textId="1B7F1A27" w:rsidR="00B9597F" w:rsidRDefault="00B9597F">
                        <w:pPr>
                          <w:rPr>
                            <w:rFonts w:ascii="Arial" w:eastAsia="Arial" w:hAnsi="Arial" w:cs="Arial"/>
                            <w:sz w:val="22"/>
                          </w:rPr>
                        </w:pPr>
                        <w:r>
                          <w:rPr>
                            <w:rFonts w:ascii="Arial" w:eastAsia="Arial" w:hAnsi="Arial" w:cs="Arial"/>
                            <w:sz w:val="22"/>
                          </w:rPr>
                          <w:t>*Contributing to inter-institutional coordination, including through the climate roundtables and climate data harmonization initiatives (convening power)</w:t>
                        </w:r>
                      </w:p>
                    </w:tc>
                    <w:tc>
                      <w:tcPr>
                        <w:tcW w:w="0" w:type="auto"/>
                        <w:tcMar>
                          <w:top w:w="80" w:type="dxa"/>
                          <w:bottom w:w="80" w:type="dxa"/>
                        </w:tcMar>
                        <w:vAlign w:val="center"/>
                      </w:tcPr>
                      <w:p w14:paraId="29841178" w14:textId="03C9FF5C" w:rsidR="00B9597F" w:rsidRDefault="00762BDD">
                        <w:pPr>
                          <w:rPr>
                            <w:rFonts w:ascii="Arial" w:eastAsia="Arial" w:hAnsi="Arial" w:cs="Arial"/>
                            <w:sz w:val="22"/>
                          </w:rPr>
                        </w:pPr>
                        <w:r>
                          <w:rPr>
                            <w:rFonts w:ascii="Arial" w:eastAsia="Arial" w:hAnsi="Arial" w:cs="Arial"/>
                            <w:sz w:val="22"/>
                          </w:rPr>
                          <w:t>Don’t know or not applicable</w:t>
                        </w:r>
                      </w:p>
                    </w:tc>
                  </w:tr>
                  <w:tr w:rsidR="00F96CF5" w14:paraId="2DE45364" w14:textId="77777777">
                    <w:tc>
                      <w:tcPr>
                        <w:tcW w:w="0" w:type="auto"/>
                        <w:tcMar>
                          <w:top w:w="80" w:type="dxa"/>
                          <w:bottom w:w="80" w:type="dxa"/>
                        </w:tcMar>
                      </w:tcPr>
                      <w:p w14:paraId="03C5592F" w14:textId="6D448194" w:rsidR="00F96CF5" w:rsidRDefault="00773C45">
                        <w:pPr>
                          <w:rPr>
                            <w:rFonts w:ascii="Arial" w:eastAsia="Arial" w:hAnsi="Arial" w:cs="Arial"/>
                            <w:sz w:val="22"/>
                          </w:rPr>
                        </w:pPr>
                        <w:r>
                          <w:rPr>
                            <w:noProof/>
                          </w:rPr>
                          <mc:AlternateContent>
                            <mc:Choice Requires="wps">
                              <w:drawing>
                                <wp:anchor distT="0" distB="0" distL="114300" distR="114300" simplePos="0" relativeHeight="251658928" behindDoc="0" locked="1" layoutInCell="1" allowOverlap="1" wp14:anchorId="55708775" wp14:editId="4A34F915">
                                  <wp:simplePos x="0" y="0"/>
                                  <wp:positionH relativeFrom="column">
                                    <wp:align>center</wp:align>
                                  </wp:positionH>
                                  <wp:positionV relativeFrom="paragraph">
                                    <wp:posOffset>25400</wp:posOffset>
                                  </wp:positionV>
                                  <wp:extent cx="88900" cy="88900"/>
                                  <wp:effectExtent l="12065" t="13970" r="13335" b="11430"/>
                                  <wp:wrapNone/>
                                  <wp:docPr id="1249957170" name="Oval 6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A30B8D3" id="Oval 681" o:spid="_x0000_s1026" style="position:absolute;margin-left:0;margin-top:2pt;width:7pt;height:7pt;z-index:2520002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4FB0B75" w14:textId="77777777" w:rsidR="00F96CF5" w:rsidRDefault="00F96CF5">
                        <w:pPr>
                          <w:rPr>
                            <w:rFonts w:ascii="Arial" w:eastAsia="Arial" w:hAnsi="Arial" w:cs="Arial"/>
                            <w:sz w:val="22"/>
                          </w:rPr>
                        </w:pPr>
                        <w:r>
                          <w:rPr>
                            <w:rFonts w:ascii="Arial" w:eastAsia="Arial" w:hAnsi="Arial" w:cs="Arial"/>
                            <w:sz w:val="22"/>
                          </w:rPr>
                          <w:t>*Integrating climate and macroeconomic policy (technical and analytical work)</w:t>
                        </w:r>
                      </w:p>
                    </w:tc>
                    <w:tc>
                      <w:tcPr>
                        <w:tcW w:w="0" w:type="auto"/>
                        <w:tcMar>
                          <w:top w:w="80" w:type="dxa"/>
                          <w:bottom w:w="80" w:type="dxa"/>
                        </w:tcMar>
                        <w:vAlign w:val="center"/>
                      </w:tcPr>
                      <w:p w14:paraId="6DF367DC"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306C08A" w14:textId="77777777">
                    <w:tc>
                      <w:tcPr>
                        <w:tcW w:w="0" w:type="auto"/>
                        <w:tcMar>
                          <w:top w:w="80" w:type="dxa"/>
                          <w:bottom w:w="80" w:type="dxa"/>
                        </w:tcMar>
                      </w:tcPr>
                      <w:p w14:paraId="2B5FEF88" w14:textId="0FC5F3D9" w:rsidR="00F96CF5" w:rsidRDefault="00773C45">
                        <w:pPr>
                          <w:rPr>
                            <w:rFonts w:ascii="Arial" w:eastAsia="Arial" w:hAnsi="Arial" w:cs="Arial"/>
                            <w:sz w:val="22"/>
                          </w:rPr>
                        </w:pPr>
                        <w:r>
                          <w:rPr>
                            <w:noProof/>
                          </w:rPr>
                          <mc:AlternateContent>
                            <mc:Choice Requires="wps">
                              <w:drawing>
                                <wp:anchor distT="0" distB="0" distL="114300" distR="114300" simplePos="0" relativeHeight="251658929" behindDoc="0" locked="1" layoutInCell="1" allowOverlap="1" wp14:anchorId="59098998" wp14:editId="0C7C1889">
                                  <wp:simplePos x="0" y="0"/>
                                  <wp:positionH relativeFrom="column">
                                    <wp:align>center</wp:align>
                                  </wp:positionH>
                                  <wp:positionV relativeFrom="paragraph">
                                    <wp:posOffset>25400</wp:posOffset>
                                  </wp:positionV>
                                  <wp:extent cx="88900" cy="88900"/>
                                  <wp:effectExtent l="12065" t="6350" r="13335" b="9525"/>
                                  <wp:wrapNone/>
                                  <wp:docPr id="282815393" name="Oval 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F700B49" id="Oval 682" o:spid="_x0000_s1026" style="position:absolute;margin-left:0;margin-top:2pt;width:7pt;height:7pt;z-index:2520012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1A7503D5" w14:textId="77777777" w:rsidR="00F96CF5" w:rsidRDefault="00F96CF5">
                        <w:pPr>
                          <w:rPr>
                            <w:rFonts w:ascii="Arial" w:eastAsia="Arial" w:hAnsi="Arial" w:cs="Arial"/>
                            <w:sz w:val="22"/>
                          </w:rPr>
                        </w:pPr>
                        <w:r>
                          <w:rPr>
                            <w:rFonts w:ascii="Arial" w:eastAsia="Arial" w:hAnsi="Arial" w:cs="Arial"/>
                            <w:sz w:val="22"/>
                          </w:rPr>
                          <w:t>*Integrating climate and macroeconomic policy (technical and analytical work)</w:t>
                        </w:r>
                      </w:p>
                    </w:tc>
                    <w:tc>
                      <w:tcPr>
                        <w:tcW w:w="0" w:type="auto"/>
                        <w:tcMar>
                          <w:top w:w="80" w:type="dxa"/>
                          <w:bottom w:w="80" w:type="dxa"/>
                        </w:tcMar>
                        <w:vAlign w:val="center"/>
                      </w:tcPr>
                      <w:p w14:paraId="1620CA8A"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26BDBF3A" w14:textId="77777777">
                    <w:tc>
                      <w:tcPr>
                        <w:tcW w:w="0" w:type="auto"/>
                        <w:tcMar>
                          <w:top w:w="80" w:type="dxa"/>
                          <w:bottom w:w="80" w:type="dxa"/>
                        </w:tcMar>
                      </w:tcPr>
                      <w:p w14:paraId="35152EA6" w14:textId="49DAC6E0" w:rsidR="00F96CF5" w:rsidRDefault="00773C45">
                        <w:pPr>
                          <w:rPr>
                            <w:rFonts w:ascii="Arial" w:eastAsia="Arial" w:hAnsi="Arial" w:cs="Arial"/>
                            <w:sz w:val="22"/>
                          </w:rPr>
                        </w:pPr>
                        <w:r>
                          <w:rPr>
                            <w:noProof/>
                          </w:rPr>
                          <mc:AlternateContent>
                            <mc:Choice Requires="wps">
                              <w:drawing>
                                <wp:anchor distT="0" distB="0" distL="114300" distR="114300" simplePos="0" relativeHeight="251658930" behindDoc="0" locked="1" layoutInCell="1" allowOverlap="1" wp14:anchorId="5DF060E3" wp14:editId="7AD49EBE">
                                  <wp:simplePos x="0" y="0"/>
                                  <wp:positionH relativeFrom="column">
                                    <wp:align>center</wp:align>
                                  </wp:positionH>
                                  <wp:positionV relativeFrom="paragraph">
                                    <wp:posOffset>25400</wp:posOffset>
                                  </wp:positionV>
                                  <wp:extent cx="88900" cy="88900"/>
                                  <wp:effectExtent l="12065" t="8255" r="13335" b="7620"/>
                                  <wp:wrapNone/>
                                  <wp:docPr id="268672478" name="Oval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9395F13" id="Oval 683" o:spid="_x0000_s1026" style="position:absolute;margin-left:0;margin-top:2pt;width:7pt;height:7pt;z-index:2520023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8AB58D9" w14:textId="77777777" w:rsidR="00F96CF5" w:rsidRDefault="00F96CF5">
                        <w:pPr>
                          <w:rPr>
                            <w:rFonts w:ascii="Arial" w:eastAsia="Arial" w:hAnsi="Arial" w:cs="Arial"/>
                            <w:sz w:val="22"/>
                          </w:rPr>
                        </w:pPr>
                        <w:r>
                          <w:rPr>
                            <w:rFonts w:ascii="Arial" w:eastAsia="Arial" w:hAnsi="Arial" w:cs="Arial"/>
                            <w:sz w:val="22"/>
                          </w:rPr>
                          <w:t>*Integrating climate and macroeconomic policy (technical and analytical work)</w:t>
                        </w:r>
                      </w:p>
                    </w:tc>
                    <w:tc>
                      <w:tcPr>
                        <w:tcW w:w="0" w:type="auto"/>
                        <w:tcMar>
                          <w:top w:w="80" w:type="dxa"/>
                          <w:bottom w:w="80" w:type="dxa"/>
                        </w:tcMar>
                        <w:vAlign w:val="center"/>
                      </w:tcPr>
                      <w:p w14:paraId="307C2C56"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5B54D819" w14:textId="77777777">
                    <w:tc>
                      <w:tcPr>
                        <w:tcW w:w="0" w:type="auto"/>
                        <w:tcMar>
                          <w:top w:w="80" w:type="dxa"/>
                          <w:bottom w:w="80" w:type="dxa"/>
                        </w:tcMar>
                      </w:tcPr>
                      <w:p w14:paraId="585DE1B2" w14:textId="6E964529" w:rsidR="00F96CF5" w:rsidRDefault="00773C45">
                        <w:pPr>
                          <w:rPr>
                            <w:rFonts w:ascii="Arial" w:eastAsia="Arial" w:hAnsi="Arial" w:cs="Arial"/>
                            <w:sz w:val="22"/>
                          </w:rPr>
                        </w:pPr>
                        <w:r>
                          <w:rPr>
                            <w:noProof/>
                          </w:rPr>
                          <mc:AlternateContent>
                            <mc:Choice Requires="wps">
                              <w:drawing>
                                <wp:anchor distT="0" distB="0" distL="114300" distR="114300" simplePos="0" relativeHeight="251658931" behindDoc="0" locked="1" layoutInCell="1" allowOverlap="1" wp14:anchorId="69C1C80B" wp14:editId="4E7EB944">
                                  <wp:simplePos x="0" y="0"/>
                                  <wp:positionH relativeFrom="column">
                                    <wp:align>center</wp:align>
                                  </wp:positionH>
                                  <wp:positionV relativeFrom="paragraph">
                                    <wp:posOffset>25400</wp:posOffset>
                                  </wp:positionV>
                                  <wp:extent cx="88900" cy="88900"/>
                                  <wp:effectExtent l="12065" t="6350" r="13335" b="9525"/>
                                  <wp:wrapNone/>
                                  <wp:docPr id="109697179" name="Oval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F69749E" id="Oval 684" o:spid="_x0000_s1026" style="position:absolute;margin-left:0;margin-top:2pt;width:7pt;height:7pt;z-index:2520033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4A84A66" w14:textId="77777777" w:rsidR="00F96CF5" w:rsidRDefault="00F96CF5">
                        <w:pPr>
                          <w:rPr>
                            <w:rFonts w:ascii="Arial" w:eastAsia="Arial" w:hAnsi="Arial" w:cs="Arial"/>
                            <w:sz w:val="22"/>
                          </w:rPr>
                        </w:pPr>
                        <w:r>
                          <w:rPr>
                            <w:rFonts w:ascii="Arial" w:eastAsia="Arial" w:hAnsi="Arial" w:cs="Arial"/>
                            <w:sz w:val="22"/>
                          </w:rPr>
                          <w:t>*Integrating climate and macroeconomic policy (technical and analytical work)</w:t>
                        </w:r>
                      </w:p>
                    </w:tc>
                    <w:tc>
                      <w:tcPr>
                        <w:tcW w:w="0" w:type="auto"/>
                        <w:tcMar>
                          <w:top w:w="80" w:type="dxa"/>
                          <w:bottom w:w="80" w:type="dxa"/>
                        </w:tcMar>
                        <w:vAlign w:val="center"/>
                      </w:tcPr>
                      <w:p w14:paraId="673AF1A3" w14:textId="77777777" w:rsidR="00F96CF5" w:rsidRDefault="00F96CF5">
                        <w:pPr>
                          <w:rPr>
                            <w:rFonts w:ascii="Arial" w:eastAsia="Arial" w:hAnsi="Arial" w:cs="Arial"/>
                            <w:sz w:val="22"/>
                          </w:rPr>
                        </w:pPr>
                        <w:r>
                          <w:rPr>
                            <w:rFonts w:ascii="Arial" w:eastAsia="Arial" w:hAnsi="Arial" w:cs="Arial"/>
                            <w:sz w:val="22"/>
                          </w:rPr>
                          <w:t>To a great extent</w:t>
                        </w:r>
                      </w:p>
                    </w:tc>
                  </w:tr>
                  <w:tr w:rsidR="00B9597F" w14:paraId="553DC34F" w14:textId="77777777">
                    <w:tc>
                      <w:tcPr>
                        <w:tcW w:w="0" w:type="auto"/>
                        <w:tcMar>
                          <w:top w:w="80" w:type="dxa"/>
                          <w:bottom w:w="80" w:type="dxa"/>
                        </w:tcMar>
                      </w:tcPr>
                      <w:p w14:paraId="4E9D9CB6" w14:textId="54180309" w:rsidR="00B9597F" w:rsidRDefault="00B9597F">
                        <w:pPr>
                          <w:rPr>
                            <w:noProof/>
                          </w:rPr>
                        </w:pPr>
                        <w:ins w:id="58" w:author="Rollins, Carmen" w:date="2025-05-09T16:07:00Z">
                          <w:r>
                            <w:rPr>
                              <w:noProof/>
                            </w:rPr>
                            <mc:AlternateContent>
                              <mc:Choice Requires="wps">
                                <w:drawing>
                                  <wp:anchor distT="0" distB="0" distL="114300" distR="114300" simplePos="0" relativeHeight="251658946" behindDoc="0" locked="1" layoutInCell="1" allowOverlap="1" wp14:anchorId="383942C4" wp14:editId="07C33285">
                                    <wp:simplePos x="0" y="0"/>
                                    <wp:positionH relativeFrom="column">
                                      <wp:align>center</wp:align>
                                    </wp:positionH>
                                    <wp:positionV relativeFrom="paragraph">
                                      <wp:posOffset>25400</wp:posOffset>
                                    </wp:positionV>
                                    <wp:extent cx="88900" cy="88900"/>
                                    <wp:effectExtent l="12065" t="6350" r="13335" b="9525"/>
                                    <wp:wrapNone/>
                                    <wp:docPr id="483242621" name="Oval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4DA1398" id="Oval 684" o:spid="_x0000_s1026" style="position:absolute;margin-left:0;margin-top:2pt;width:7pt;height:7pt;z-index:2516589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r w:rsidR="00762BDD">
                          <w:rPr>
                            <w:noProof/>
                          </w:rPr>
                          <mc:AlternateContent>
                            <mc:Choice Requires="wps">
                              <w:drawing>
                                <wp:anchor distT="0" distB="0" distL="114300" distR="114300" simplePos="0" relativeHeight="251658942" behindDoc="0" locked="1" layoutInCell="1" allowOverlap="1" wp14:anchorId="1128C100" wp14:editId="6380DA97">
                                  <wp:simplePos x="0" y="0"/>
                                  <wp:positionH relativeFrom="column">
                                    <wp:align>center</wp:align>
                                  </wp:positionH>
                                  <wp:positionV relativeFrom="paragraph">
                                    <wp:posOffset>25400</wp:posOffset>
                                  </wp:positionV>
                                  <wp:extent cx="88900" cy="88900"/>
                                  <wp:effectExtent l="12065" t="6350" r="13335" b="9525"/>
                                  <wp:wrapNone/>
                                  <wp:docPr id="466312821" name="Oval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4BC773C" id="Oval 684" o:spid="_x0000_s1026" style="position:absolute;margin-left:0;margin-top:2pt;width:7pt;height:7pt;z-index:2516589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F91C0F2" w14:textId="614EB888" w:rsidR="00B9597F" w:rsidRDefault="00B9597F">
                        <w:pPr>
                          <w:rPr>
                            <w:rFonts w:ascii="Arial" w:eastAsia="Arial" w:hAnsi="Arial" w:cs="Arial"/>
                            <w:sz w:val="22"/>
                          </w:rPr>
                        </w:pPr>
                        <w:r>
                          <w:rPr>
                            <w:rFonts w:ascii="Arial" w:eastAsia="Arial" w:hAnsi="Arial" w:cs="Arial"/>
                            <w:sz w:val="22"/>
                          </w:rPr>
                          <w:t>*Integrating climate and macroeconomic policy (technical and analytical work)</w:t>
                        </w:r>
                      </w:p>
                    </w:tc>
                    <w:tc>
                      <w:tcPr>
                        <w:tcW w:w="0" w:type="auto"/>
                        <w:tcMar>
                          <w:top w:w="80" w:type="dxa"/>
                          <w:bottom w:w="80" w:type="dxa"/>
                        </w:tcMar>
                        <w:vAlign w:val="center"/>
                      </w:tcPr>
                      <w:p w14:paraId="65A3BAAF" w14:textId="56984E0D" w:rsidR="00B9597F" w:rsidRDefault="00762BDD">
                        <w:pPr>
                          <w:rPr>
                            <w:rFonts w:ascii="Arial" w:eastAsia="Arial" w:hAnsi="Arial" w:cs="Arial"/>
                            <w:sz w:val="22"/>
                          </w:rPr>
                        </w:pPr>
                        <w:r>
                          <w:rPr>
                            <w:rFonts w:ascii="Arial" w:eastAsia="Arial" w:hAnsi="Arial" w:cs="Arial"/>
                            <w:sz w:val="22"/>
                          </w:rPr>
                          <w:t>Don’t know or not applicable</w:t>
                        </w:r>
                      </w:p>
                    </w:tc>
                  </w:tr>
                  <w:tr w:rsidR="00F96CF5" w14:paraId="10947E35" w14:textId="77777777">
                    <w:tc>
                      <w:tcPr>
                        <w:tcW w:w="0" w:type="auto"/>
                        <w:tcMar>
                          <w:top w:w="80" w:type="dxa"/>
                          <w:bottom w:w="80" w:type="dxa"/>
                        </w:tcMar>
                      </w:tcPr>
                      <w:p w14:paraId="60F327C6" w14:textId="471ED519" w:rsidR="00F96CF5" w:rsidRDefault="00773C45">
                        <w:pPr>
                          <w:rPr>
                            <w:rFonts w:ascii="Arial" w:eastAsia="Arial" w:hAnsi="Arial" w:cs="Arial"/>
                            <w:sz w:val="22"/>
                          </w:rPr>
                        </w:pPr>
                        <w:r>
                          <w:rPr>
                            <w:noProof/>
                          </w:rPr>
                          <mc:AlternateContent>
                            <mc:Choice Requires="wps">
                              <w:drawing>
                                <wp:anchor distT="0" distB="0" distL="114300" distR="114300" simplePos="0" relativeHeight="251658932" behindDoc="0" locked="1" layoutInCell="1" allowOverlap="1" wp14:anchorId="4A243732" wp14:editId="5B96E6BD">
                                  <wp:simplePos x="0" y="0"/>
                                  <wp:positionH relativeFrom="column">
                                    <wp:align>center</wp:align>
                                  </wp:positionH>
                                  <wp:positionV relativeFrom="paragraph">
                                    <wp:posOffset>25400</wp:posOffset>
                                  </wp:positionV>
                                  <wp:extent cx="88900" cy="88900"/>
                                  <wp:effectExtent l="12065" t="8255" r="13335" b="7620"/>
                                  <wp:wrapNone/>
                                  <wp:docPr id="857919441" name="Oval 6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3B5E4E5" id="Oval 685" o:spid="_x0000_s1026" style="position:absolute;margin-left:0;margin-top:2pt;width:7pt;height:7pt;z-index:2520043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6B49B7F6" w14:textId="77777777" w:rsidR="00F96CF5" w:rsidRDefault="00F96CF5">
                        <w:pPr>
                          <w:rPr>
                            <w:rFonts w:ascii="Arial" w:eastAsia="Arial" w:hAnsi="Arial" w:cs="Arial"/>
                            <w:sz w:val="22"/>
                          </w:rPr>
                        </w:pPr>
                        <w:r>
                          <w:rPr>
                            <w:rFonts w:ascii="Arial" w:eastAsia="Arial" w:hAnsi="Arial" w:cs="Arial"/>
                            <w:sz w:val="22"/>
                          </w:rPr>
                          <w:t>*Facilitating international climate policy coordination on adaptation, mitigation, and transition management (advocacy and awareness)</w:t>
                        </w:r>
                      </w:p>
                    </w:tc>
                    <w:tc>
                      <w:tcPr>
                        <w:tcW w:w="0" w:type="auto"/>
                        <w:tcMar>
                          <w:top w:w="80" w:type="dxa"/>
                          <w:bottom w:w="80" w:type="dxa"/>
                        </w:tcMar>
                        <w:vAlign w:val="center"/>
                      </w:tcPr>
                      <w:p w14:paraId="06233AD4"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0D08190E" w14:textId="77777777">
                    <w:tc>
                      <w:tcPr>
                        <w:tcW w:w="0" w:type="auto"/>
                        <w:tcMar>
                          <w:top w:w="80" w:type="dxa"/>
                          <w:bottom w:w="80" w:type="dxa"/>
                        </w:tcMar>
                      </w:tcPr>
                      <w:p w14:paraId="2BBA6AA8" w14:textId="77DFD29C" w:rsidR="00F96CF5" w:rsidRDefault="00773C45">
                        <w:pPr>
                          <w:rPr>
                            <w:rFonts w:ascii="Arial" w:eastAsia="Arial" w:hAnsi="Arial" w:cs="Arial"/>
                            <w:sz w:val="22"/>
                          </w:rPr>
                        </w:pPr>
                        <w:r>
                          <w:rPr>
                            <w:noProof/>
                          </w:rPr>
                          <mc:AlternateContent>
                            <mc:Choice Requires="wps">
                              <w:drawing>
                                <wp:anchor distT="0" distB="0" distL="114300" distR="114300" simplePos="0" relativeHeight="251658933" behindDoc="0" locked="1" layoutInCell="1" allowOverlap="1" wp14:anchorId="6A6653E6" wp14:editId="4AA004AA">
                                  <wp:simplePos x="0" y="0"/>
                                  <wp:positionH relativeFrom="column">
                                    <wp:align>center</wp:align>
                                  </wp:positionH>
                                  <wp:positionV relativeFrom="paragraph">
                                    <wp:posOffset>25400</wp:posOffset>
                                  </wp:positionV>
                                  <wp:extent cx="88900" cy="88900"/>
                                  <wp:effectExtent l="12065" t="6350" r="13335" b="9525"/>
                                  <wp:wrapNone/>
                                  <wp:docPr id="1502942034" name="Oval 6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9F665A2" id="Oval 686" o:spid="_x0000_s1026" style="position:absolute;margin-left:0;margin-top:2pt;width:7pt;height:7pt;z-index:2520053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99A79BD" w14:textId="77777777" w:rsidR="00F96CF5" w:rsidRDefault="00F96CF5">
                        <w:pPr>
                          <w:rPr>
                            <w:rFonts w:ascii="Arial" w:eastAsia="Arial" w:hAnsi="Arial" w:cs="Arial"/>
                            <w:sz w:val="22"/>
                          </w:rPr>
                        </w:pPr>
                        <w:r>
                          <w:rPr>
                            <w:rFonts w:ascii="Arial" w:eastAsia="Arial" w:hAnsi="Arial" w:cs="Arial"/>
                            <w:sz w:val="22"/>
                          </w:rPr>
                          <w:t>*Facilitating international climate policy coordination on adaptation, mitigation, and transition management (advocacy and awareness)</w:t>
                        </w:r>
                      </w:p>
                    </w:tc>
                    <w:tc>
                      <w:tcPr>
                        <w:tcW w:w="0" w:type="auto"/>
                        <w:tcMar>
                          <w:top w:w="80" w:type="dxa"/>
                          <w:bottom w:w="80" w:type="dxa"/>
                        </w:tcMar>
                        <w:vAlign w:val="center"/>
                      </w:tcPr>
                      <w:p w14:paraId="263CFECF"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7C9AF6D2" w14:textId="77777777">
                    <w:tc>
                      <w:tcPr>
                        <w:tcW w:w="0" w:type="auto"/>
                        <w:tcMar>
                          <w:top w:w="80" w:type="dxa"/>
                          <w:bottom w:w="80" w:type="dxa"/>
                        </w:tcMar>
                      </w:tcPr>
                      <w:p w14:paraId="0AB5D700" w14:textId="5C9E21EC" w:rsidR="00F96CF5" w:rsidRDefault="00773C45">
                        <w:pPr>
                          <w:rPr>
                            <w:rFonts w:ascii="Arial" w:eastAsia="Arial" w:hAnsi="Arial" w:cs="Arial"/>
                            <w:sz w:val="22"/>
                          </w:rPr>
                        </w:pPr>
                        <w:r>
                          <w:rPr>
                            <w:noProof/>
                          </w:rPr>
                          <mc:AlternateContent>
                            <mc:Choice Requires="wps">
                              <w:drawing>
                                <wp:anchor distT="0" distB="0" distL="114300" distR="114300" simplePos="0" relativeHeight="251658934" behindDoc="0" locked="1" layoutInCell="1" allowOverlap="1" wp14:anchorId="72AD9D7B" wp14:editId="3999CEC5">
                                  <wp:simplePos x="0" y="0"/>
                                  <wp:positionH relativeFrom="column">
                                    <wp:align>center</wp:align>
                                  </wp:positionH>
                                  <wp:positionV relativeFrom="paragraph">
                                    <wp:posOffset>25400</wp:posOffset>
                                  </wp:positionV>
                                  <wp:extent cx="88900" cy="88900"/>
                                  <wp:effectExtent l="12065" t="13970" r="13335" b="11430"/>
                                  <wp:wrapNone/>
                                  <wp:docPr id="983915679" name="Oval 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CA74019" id="Oval 687" o:spid="_x0000_s1026" style="position:absolute;margin-left:0;margin-top:2pt;width:7pt;height:7pt;z-index:2520064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7D05D537" w14:textId="77777777" w:rsidR="00F96CF5" w:rsidRDefault="00F96CF5">
                        <w:pPr>
                          <w:rPr>
                            <w:rFonts w:ascii="Arial" w:eastAsia="Arial" w:hAnsi="Arial" w:cs="Arial"/>
                            <w:sz w:val="22"/>
                          </w:rPr>
                        </w:pPr>
                        <w:r>
                          <w:rPr>
                            <w:rFonts w:ascii="Arial" w:eastAsia="Arial" w:hAnsi="Arial" w:cs="Arial"/>
                            <w:sz w:val="22"/>
                          </w:rPr>
                          <w:t>*Facilitating international climate policy coordination on adaptation, mitigation, and transition management (advocacy and awareness)</w:t>
                        </w:r>
                      </w:p>
                    </w:tc>
                    <w:tc>
                      <w:tcPr>
                        <w:tcW w:w="0" w:type="auto"/>
                        <w:tcMar>
                          <w:top w:w="80" w:type="dxa"/>
                          <w:bottom w:w="80" w:type="dxa"/>
                        </w:tcMar>
                        <w:vAlign w:val="center"/>
                      </w:tcPr>
                      <w:p w14:paraId="63D1A45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3861B3D8" w14:textId="77777777">
                    <w:tc>
                      <w:tcPr>
                        <w:tcW w:w="0" w:type="auto"/>
                        <w:tcMar>
                          <w:top w:w="80" w:type="dxa"/>
                          <w:bottom w:w="80" w:type="dxa"/>
                        </w:tcMar>
                      </w:tcPr>
                      <w:p w14:paraId="5FFBC63B" w14:textId="31F49682" w:rsidR="00F96CF5" w:rsidRDefault="00773C45">
                        <w:pPr>
                          <w:rPr>
                            <w:rFonts w:ascii="Arial" w:eastAsia="Arial" w:hAnsi="Arial" w:cs="Arial"/>
                            <w:sz w:val="22"/>
                          </w:rPr>
                        </w:pPr>
                        <w:r>
                          <w:rPr>
                            <w:noProof/>
                          </w:rPr>
                          <mc:AlternateContent>
                            <mc:Choice Requires="wps">
                              <w:drawing>
                                <wp:anchor distT="0" distB="0" distL="114300" distR="114300" simplePos="0" relativeHeight="251658935" behindDoc="0" locked="1" layoutInCell="1" allowOverlap="1" wp14:anchorId="097F6C5A" wp14:editId="2D4E5A8D">
                                  <wp:simplePos x="0" y="0"/>
                                  <wp:positionH relativeFrom="column">
                                    <wp:align>center</wp:align>
                                  </wp:positionH>
                                  <wp:positionV relativeFrom="paragraph">
                                    <wp:posOffset>25400</wp:posOffset>
                                  </wp:positionV>
                                  <wp:extent cx="88900" cy="88900"/>
                                  <wp:effectExtent l="12065" t="12065" r="13335" b="13335"/>
                                  <wp:wrapNone/>
                                  <wp:docPr id="888374956" name="Oval 6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DC80CAB" id="Oval 688" o:spid="_x0000_s1026" style="position:absolute;margin-left:0;margin-top:2pt;width:7pt;height:7pt;z-index:2520074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58F0ADA8" w14:textId="77777777" w:rsidR="00F96CF5" w:rsidRDefault="00F96CF5">
                        <w:pPr>
                          <w:rPr>
                            <w:rFonts w:ascii="Arial" w:eastAsia="Arial" w:hAnsi="Arial" w:cs="Arial"/>
                            <w:sz w:val="22"/>
                          </w:rPr>
                        </w:pPr>
                        <w:r>
                          <w:rPr>
                            <w:rFonts w:ascii="Arial" w:eastAsia="Arial" w:hAnsi="Arial" w:cs="Arial"/>
                            <w:sz w:val="22"/>
                          </w:rPr>
                          <w:t>*Facilitating international climate policy coordination on adaptation, mitigation, and transition management (advocacy and awareness)</w:t>
                        </w:r>
                      </w:p>
                    </w:tc>
                    <w:tc>
                      <w:tcPr>
                        <w:tcW w:w="0" w:type="auto"/>
                        <w:tcMar>
                          <w:top w:w="80" w:type="dxa"/>
                          <w:bottom w:w="80" w:type="dxa"/>
                        </w:tcMar>
                        <w:vAlign w:val="center"/>
                      </w:tcPr>
                      <w:p w14:paraId="2442F946" w14:textId="77777777" w:rsidR="00F96CF5" w:rsidRDefault="00F96CF5">
                        <w:pPr>
                          <w:rPr>
                            <w:rFonts w:ascii="Arial" w:eastAsia="Arial" w:hAnsi="Arial" w:cs="Arial"/>
                            <w:sz w:val="22"/>
                          </w:rPr>
                        </w:pPr>
                        <w:r>
                          <w:rPr>
                            <w:rFonts w:ascii="Arial" w:eastAsia="Arial" w:hAnsi="Arial" w:cs="Arial"/>
                            <w:sz w:val="22"/>
                          </w:rPr>
                          <w:t>To a great extent</w:t>
                        </w:r>
                      </w:p>
                    </w:tc>
                  </w:tr>
                  <w:tr w:rsidR="00B9597F" w14:paraId="53BB5467" w14:textId="77777777">
                    <w:tc>
                      <w:tcPr>
                        <w:tcW w:w="0" w:type="auto"/>
                        <w:tcMar>
                          <w:top w:w="80" w:type="dxa"/>
                          <w:bottom w:w="80" w:type="dxa"/>
                        </w:tcMar>
                      </w:tcPr>
                      <w:p w14:paraId="10D16E4E" w14:textId="2B1040C1" w:rsidR="00B9597F" w:rsidRDefault="00B9597F">
                        <w:pPr>
                          <w:rPr>
                            <w:noProof/>
                          </w:rPr>
                        </w:pPr>
                        <w:ins w:id="59" w:author="Rollins, Carmen" w:date="2025-05-09T16:07:00Z">
                          <w:r>
                            <w:rPr>
                              <w:noProof/>
                            </w:rPr>
                            <mc:AlternateContent>
                              <mc:Choice Requires="wps">
                                <w:drawing>
                                  <wp:anchor distT="0" distB="0" distL="114300" distR="114300" simplePos="0" relativeHeight="251658945" behindDoc="0" locked="1" layoutInCell="1" allowOverlap="1" wp14:anchorId="2991037B" wp14:editId="3B3F5795">
                                    <wp:simplePos x="0" y="0"/>
                                    <wp:positionH relativeFrom="column">
                                      <wp:align>center</wp:align>
                                    </wp:positionH>
                                    <wp:positionV relativeFrom="paragraph">
                                      <wp:posOffset>25400</wp:posOffset>
                                    </wp:positionV>
                                    <wp:extent cx="88900" cy="88900"/>
                                    <wp:effectExtent l="12065" t="12065" r="13335" b="13335"/>
                                    <wp:wrapNone/>
                                    <wp:docPr id="918570185" name="Oval 6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EEF7760" id="Oval 688" o:spid="_x0000_s1026" style="position:absolute;margin-left:0;margin-top:2pt;width:7pt;height:7pt;z-index:251658955;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r w:rsidR="00762BDD">
                          <w:rPr>
                            <w:noProof/>
                          </w:rPr>
                          <mc:AlternateContent>
                            <mc:Choice Requires="wps">
                              <w:drawing>
                                <wp:anchor distT="0" distB="0" distL="114300" distR="114300" simplePos="0" relativeHeight="251658941" behindDoc="0" locked="1" layoutInCell="1" allowOverlap="1" wp14:anchorId="52689AD2" wp14:editId="12084375">
                                  <wp:simplePos x="0" y="0"/>
                                  <wp:positionH relativeFrom="column">
                                    <wp:align>center</wp:align>
                                  </wp:positionH>
                                  <wp:positionV relativeFrom="paragraph">
                                    <wp:posOffset>25400</wp:posOffset>
                                  </wp:positionV>
                                  <wp:extent cx="88900" cy="88900"/>
                                  <wp:effectExtent l="12065" t="12065" r="13335" b="13335"/>
                                  <wp:wrapNone/>
                                  <wp:docPr id="1334213426" name="Oval 6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2D14C0B" id="Oval 688" o:spid="_x0000_s1026" style="position:absolute;margin-left:0;margin-top:2pt;width:7pt;height:7pt;z-index:251658951;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D8154DE" w14:textId="621098D3" w:rsidR="00B9597F" w:rsidRDefault="00B9597F">
                        <w:pPr>
                          <w:rPr>
                            <w:rFonts w:ascii="Arial" w:eastAsia="Arial" w:hAnsi="Arial" w:cs="Arial"/>
                            <w:sz w:val="22"/>
                          </w:rPr>
                        </w:pPr>
                        <w:r>
                          <w:rPr>
                            <w:rFonts w:ascii="Arial" w:eastAsia="Arial" w:hAnsi="Arial" w:cs="Arial"/>
                            <w:sz w:val="22"/>
                          </w:rPr>
                          <w:t>*Facilitating international climate policy coordination on adaptation, mitigation, and transition management (advocacy and awareness)</w:t>
                        </w:r>
                      </w:p>
                    </w:tc>
                    <w:tc>
                      <w:tcPr>
                        <w:tcW w:w="0" w:type="auto"/>
                        <w:tcMar>
                          <w:top w:w="80" w:type="dxa"/>
                          <w:bottom w:w="80" w:type="dxa"/>
                        </w:tcMar>
                        <w:vAlign w:val="center"/>
                      </w:tcPr>
                      <w:p w14:paraId="75A19AC4" w14:textId="3B533372" w:rsidR="00B9597F" w:rsidRDefault="00762BDD">
                        <w:pPr>
                          <w:rPr>
                            <w:rFonts w:ascii="Arial" w:eastAsia="Arial" w:hAnsi="Arial" w:cs="Arial"/>
                            <w:sz w:val="22"/>
                          </w:rPr>
                        </w:pPr>
                        <w:r>
                          <w:rPr>
                            <w:rFonts w:ascii="Arial" w:eastAsia="Arial" w:hAnsi="Arial" w:cs="Arial"/>
                            <w:sz w:val="22"/>
                          </w:rPr>
                          <w:t>Don’t know or not applicable</w:t>
                        </w:r>
                      </w:p>
                    </w:tc>
                  </w:tr>
                  <w:tr w:rsidR="00F96CF5" w14:paraId="33A993BD" w14:textId="77777777">
                    <w:tc>
                      <w:tcPr>
                        <w:tcW w:w="0" w:type="auto"/>
                        <w:tcMar>
                          <w:top w:w="80" w:type="dxa"/>
                          <w:bottom w:w="80" w:type="dxa"/>
                        </w:tcMar>
                      </w:tcPr>
                      <w:p w14:paraId="173D2EE7" w14:textId="569DCFFC" w:rsidR="00F96CF5" w:rsidRDefault="00773C45">
                        <w:pPr>
                          <w:rPr>
                            <w:rFonts w:ascii="Arial" w:eastAsia="Arial" w:hAnsi="Arial" w:cs="Arial"/>
                            <w:sz w:val="22"/>
                          </w:rPr>
                        </w:pPr>
                        <w:r>
                          <w:rPr>
                            <w:noProof/>
                          </w:rPr>
                          <mc:AlternateContent>
                            <mc:Choice Requires="wps">
                              <w:drawing>
                                <wp:anchor distT="0" distB="0" distL="114300" distR="114300" simplePos="0" relativeHeight="251658936" behindDoc="0" locked="1" layoutInCell="1" allowOverlap="1" wp14:anchorId="786C6520" wp14:editId="63B29F80">
                                  <wp:simplePos x="0" y="0"/>
                                  <wp:positionH relativeFrom="column">
                                    <wp:align>center</wp:align>
                                  </wp:positionH>
                                  <wp:positionV relativeFrom="paragraph">
                                    <wp:posOffset>25400</wp:posOffset>
                                  </wp:positionV>
                                  <wp:extent cx="88900" cy="88900"/>
                                  <wp:effectExtent l="12065" t="8255" r="13335" b="7620"/>
                                  <wp:wrapNone/>
                                  <wp:docPr id="522063952" name="Oval 6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0A5C4BB" id="Oval 689" o:spid="_x0000_s1026" style="position:absolute;margin-left:0;margin-top:2pt;width:7pt;height:7pt;z-index:2520084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213D07B2"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3D5CFED9" w14:textId="77777777" w:rsidR="00F96CF5" w:rsidRDefault="00F96CF5">
                        <w:pPr>
                          <w:rPr>
                            <w:rFonts w:ascii="Arial" w:eastAsia="Arial" w:hAnsi="Arial" w:cs="Arial"/>
                            <w:sz w:val="22"/>
                          </w:rPr>
                        </w:pPr>
                        <w:r>
                          <w:rPr>
                            <w:rFonts w:ascii="Arial" w:eastAsia="Arial" w:hAnsi="Arial" w:cs="Arial"/>
                            <w:sz w:val="22"/>
                          </w:rPr>
                          <w:t>Not at all</w:t>
                        </w:r>
                      </w:p>
                    </w:tc>
                  </w:tr>
                  <w:tr w:rsidR="00F96CF5" w14:paraId="4096D1BB" w14:textId="77777777">
                    <w:tc>
                      <w:tcPr>
                        <w:tcW w:w="0" w:type="auto"/>
                        <w:tcMar>
                          <w:top w:w="80" w:type="dxa"/>
                          <w:bottom w:w="80" w:type="dxa"/>
                        </w:tcMar>
                      </w:tcPr>
                      <w:p w14:paraId="0B958963" w14:textId="2C026DE8" w:rsidR="00F96CF5" w:rsidRDefault="00773C45">
                        <w:pPr>
                          <w:rPr>
                            <w:rFonts w:ascii="Arial" w:eastAsia="Arial" w:hAnsi="Arial" w:cs="Arial"/>
                            <w:sz w:val="22"/>
                          </w:rPr>
                        </w:pPr>
                        <w:r>
                          <w:rPr>
                            <w:noProof/>
                          </w:rPr>
                          <mc:AlternateContent>
                            <mc:Choice Requires="wps">
                              <w:drawing>
                                <wp:anchor distT="0" distB="0" distL="114300" distR="114300" simplePos="0" relativeHeight="251658937" behindDoc="0" locked="1" layoutInCell="1" allowOverlap="1" wp14:anchorId="717071CF" wp14:editId="226C338D">
                                  <wp:simplePos x="0" y="0"/>
                                  <wp:positionH relativeFrom="column">
                                    <wp:align>center</wp:align>
                                  </wp:positionH>
                                  <wp:positionV relativeFrom="paragraph">
                                    <wp:posOffset>25400</wp:posOffset>
                                  </wp:positionV>
                                  <wp:extent cx="88900" cy="88900"/>
                                  <wp:effectExtent l="12065" t="13970" r="13335" b="11430"/>
                                  <wp:wrapNone/>
                                  <wp:docPr id="1745457305" name="Oval 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2006559" id="Oval 690" o:spid="_x0000_s1026" style="position:absolute;margin-left:0;margin-top:2pt;width:7pt;height:7pt;z-index:2520094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2C458A3"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41890522" w14:textId="77777777" w:rsidR="00F96CF5" w:rsidRDefault="00F96CF5">
                        <w:pPr>
                          <w:rPr>
                            <w:rFonts w:ascii="Arial" w:eastAsia="Arial" w:hAnsi="Arial" w:cs="Arial"/>
                            <w:sz w:val="22"/>
                          </w:rPr>
                        </w:pPr>
                        <w:r>
                          <w:rPr>
                            <w:rFonts w:ascii="Arial" w:eastAsia="Arial" w:hAnsi="Arial" w:cs="Arial"/>
                            <w:sz w:val="22"/>
                          </w:rPr>
                          <w:t>To a slight extent</w:t>
                        </w:r>
                      </w:p>
                    </w:tc>
                  </w:tr>
                  <w:tr w:rsidR="00F96CF5" w14:paraId="14FF8448" w14:textId="77777777">
                    <w:tc>
                      <w:tcPr>
                        <w:tcW w:w="0" w:type="auto"/>
                        <w:tcMar>
                          <w:top w:w="80" w:type="dxa"/>
                          <w:bottom w:w="80" w:type="dxa"/>
                        </w:tcMar>
                      </w:tcPr>
                      <w:p w14:paraId="74F8BE62" w14:textId="645F3C67" w:rsidR="00F96CF5" w:rsidRDefault="00773C45">
                        <w:pPr>
                          <w:rPr>
                            <w:rFonts w:ascii="Arial" w:eastAsia="Arial" w:hAnsi="Arial" w:cs="Arial"/>
                            <w:sz w:val="22"/>
                          </w:rPr>
                        </w:pPr>
                        <w:r>
                          <w:rPr>
                            <w:noProof/>
                          </w:rPr>
                          <mc:AlternateContent>
                            <mc:Choice Requires="wps">
                              <w:drawing>
                                <wp:anchor distT="0" distB="0" distL="114300" distR="114300" simplePos="0" relativeHeight="251658938" behindDoc="0" locked="1" layoutInCell="1" allowOverlap="1" wp14:anchorId="01CB15B4" wp14:editId="3019AF1A">
                                  <wp:simplePos x="0" y="0"/>
                                  <wp:positionH relativeFrom="column">
                                    <wp:align>center</wp:align>
                                  </wp:positionH>
                                  <wp:positionV relativeFrom="paragraph">
                                    <wp:posOffset>25400</wp:posOffset>
                                  </wp:positionV>
                                  <wp:extent cx="88900" cy="88900"/>
                                  <wp:effectExtent l="12065" t="6350" r="13335" b="9525"/>
                                  <wp:wrapNone/>
                                  <wp:docPr id="323981105" name="Oval 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0DAEF0D" id="Oval 691" o:spid="_x0000_s1026" style="position:absolute;margin-left:0;margin-top:2pt;width:7pt;height:7pt;z-index:2520104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5ACB270"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4D46177A" w14:textId="77777777" w:rsidR="00F96CF5" w:rsidRDefault="00F96CF5">
                        <w:pPr>
                          <w:rPr>
                            <w:rFonts w:ascii="Arial" w:eastAsia="Arial" w:hAnsi="Arial" w:cs="Arial"/>
                            <w:sz w:val="22"/>
                          </w:rPr>
                        </w:pPr>
                        <w:r>
                          <w:rPr>
                            <w:rFonts w:ascii="Arial" w:eastAsia="Arial" w:hAnsi="Arial" w:cs="Arial"/>
                            <w:sz w:val="22"/>
                          </w:rPr>
                          <w:t>To a moderate extent</w:t>
                        </w:r>
                      </w:p>
                    </w:tc>
                  </w:tr>
                  <w:tr w:rsidR="00F96CF5" w14:paraId="1794E83A" w14:textId="77777777">
                    <w:tc>
                      <w:tcPr>
                        <w:tcW w:w="0" w:type="auto"/>
                        <w:tcMar>
                          <w:top w:w="80" w:type="dxa"/>
                          <w:bottom w:w="80" w:type="dxa"/>
                        </w:tcMar>
                      </w:tcPr>
                      <w:p w14:paraId="29827348" w14:textId="26C6D940" w:rsidR="00F96CF5" w:rsidRDefault="00773C45">
                        <w:pPr>
                          <w:rPr>
                            <w:rFonts w:ascii="Arial" w:eastAsia="Arial" w:hAnsi="Arial" w:cs="Arial"/>
                            <w:sz w:val="22"/>
                          </w:rPr>
                        </w:pPr>
                        <w:r>
                          <w:rPr>
                            <w:noProof/>
                          </w:rPr>
                          <mc:AlternateContent>
                            <mc:Choice Requires="wps">
                              <w:drawing>
                                <wp:anchor distT="0" distB="0" distL="114300" distR="114300" simplePos="0" relativeHeight="251658939" behindDoc="0" locked="1" layoutInCell="1" allowOverlap="1" wp14:anchorId="670C4579" wp14:editId="7B5C80D1">
                                  <wp:simplePos x="0" y="0"/>
                                  <wp:positionH relativeFrom="column">
                                    <wp:align>center</wp:align>
                                  </wp:positionH>
                                  <wp:positionV relativeFrom="paragraph">
                                    <wp:posOffset>25400</wp:posOffset>
                                  </wp:positionV>
                                  <wp:extent cx="88900" cy="88900"/>
                                  <wp:effectExtent l="12065" t="13970" r="13335" b="11430"/>
                                  <wp:wrapNone/>
                                  <wp:docPr id="947002050" name="Oval 6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1BD579A" id="Oval 692" o:spid="_x0000_s1026" style="position:absolute;margin-left:0;margin-top:2pt;width:7pt;height:7pt;z-index:2520115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0C8D62AF" w14:textId="77777777" w:rsidR="00F96CF5" w:rsidRDefault="00F96CF5">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270F78AA" w14:textId="77777777" w:rsidR="00F96CF5" w:rsidRDefault="00F96CF5">
                        <w:pPr>
                          <w:rPr>
                            <w:rFonts w:ascii="Arial" w:eastAsia="Arial" w:hAnsi="Arial" w:cs="Arial"/>
                            <w:sz w:val="22"/>
                          </w:rPr>
                        </w:pPr>
                        <w:r>
                          <w:rPr>
                            <w:rFonts w:ascii="Arial" w:eastAsia="Arial" w:hAnsi="Arial" w:cs="Arial"/>
                            <w:sz w:val="22"/>
                          </w:rPr>
                          <w:t>To a great extent</w:t>
                        </w:r>
                      </w:p>
                    </w:tc>
                  </w:tr>
                  <w:tr w:rsidR="00762BDD" w14:paraId="7DEA30DF" w14:textId="77777777">
                    <w:tc>
                      <w:tcPr>
                        <w:tcW w:w="0" w:type="auto"/>
                        <w:tcMar>
                          <w:top w:w="80" w:type="dxa"/>
                          <w:bottom w:w="80" w:type="dxa"/>
                        </w:tcMar>
                      </w:tcPr>
                      <w:p w14:paraId="34556699" w14:textId="341945BD" w:rsidR="00762BDD" w:rsidRDefault="00762BDD" w:rsidP="00762BDD">
                        <w:pPr>
                          <w:rPr>
                            <w:noProof/>
                          </w:rPr>
                        </w:pPr>
                        <w:r>
                          <w:rPr>
                            <w:noProof/>
                          </w:rPr>
                          <mc:AlternateContent>
                            <mc:Choice Requires="wps">
                              <w:drawing>
                                <wp:anchor distT="0" distB="0" distL="114300" distR="114300" simplePos="0" relativeHeight="251658940" behindDoc="0" locked="1" layoutInCell="1" allowOverlap="1" wp14:anchorId="489521B3" wp14:editId="1C3AB927">
                                  <wp:simplePos x="0" y="0"/>
                                  <wp:positionH relativeFrom="column">
                                    <wp:align>center</wp:align>
                                  </wp:positionH>
                                  <wp:positionV relativeFrom="paragraph">
                                    <wp:posOffset>25400</wp:posOffset>
                                  </wp:positionV>
                                  <wp:extent cx="88900" cy="88900"/>
                                  <wp:effectExtent l="12065" t="13970" r="13335" b="11430"/>
                                  <wp:wrapNone/>
                                  <wp:docPr id="1633795047" name="Oval 6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A2D35F4" id="Oval 692" o:spid="_x0000_s1026" style="position:absolute;margin-left:0;margin-top:2pt;width:7pt;height:7pt;z-index:25165895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p>
                    </w:tc>
                    <w:tc>
                      <w:tcPr>
                        <w:tcW w:w="0" w:type="auto"/>
                        <w:tcMar>
                          <w:top w:w="80" w:type="dxa"/>
                          <w:bottom w:w="80" w:type="dxa"/>
                        </w:tcMar>
                        <w:vAlign w:val="center"/>
                      </w:tcPr>
                      <w:p w14:paraId="4B4DB880" w14:textId="13DDE0F1" w:rsidR="00762BDD" w:rsidRDefault="00762BDD" w:rsidP="00762BDD">
                        <w:pPr>
                          <w:rPr>
                            <w:rFonts w:ascii="Arial" w:eastAsia="Arial" w:hAnsi="Arial" w:cs="Arial"/>
                            <w:sz w:val="22"/>
                          </w:rPr>
                        </w:pPr>
                        <w:r>
                          <w:rPr>
                            <w:rFonts w:ascii="Arial" w:eastAsia="Arial" w:hAnsi="Arial" w:cs="Arial"/>
                            <w:sz w:val="22"/>
                          </w:rPr>
                          <w:t>Other (please specify below)</w:t>
                        </w:r>
                      </w:p>
                    </w:tc>
                    <w:tc>
                      <w:tcPr>
                        <w:tcW w:w="0" w:type="auto"/>
                        <w:tcMar>
                          <w:top w:w="80" w:type="dxa"/>
                          <w:bottom w:w="80" w:type="dxa"/>
                        </w:tcMar>
                        <w:vAlign w:val="center"/>
                      </w:tcPr>
                      <w:p w14:paraId="7FABD3D3" w14:textId="7EA026B7" w:rsidR="00762BDD" w:rsidRDefault="00762BDD" w:rsidP="00762BDD">
                        <w:pPr>
                          <w:rPr>
                            <w:rFonts w:ascii="Arial" w:eastAsia="Arial" w:hAnsi="Arial" w:cs="Arial"/>
                            <w:sz w:val="22"/>
                          </w:rPr>
                        </w:pPr>
                        <w:r>
                          <w:rPr>
                            <w:rFonts w:ascii="Arial" w:eastAsia="Arial" w:hAnsi="Arial" w:cs="Arial"/>
                            <w:sz w:val="22"/>
                          </w:rPr>
                          <w:t>Don’t know or not applicable</w:t>
                        </w:r>
                      </w:p>
                    </w:tc>
                  </w:tr>
                </w:tbl>
                <w:p w14:paraId="469DC413" w14:textId="77777777" w:rsidR="00F96CF5" w:rsidRDefault="00F96CF5">
                  <w:pPr>
                    <w:rPr>
                      <w:rFonts w:ascii="Arial" w:eastAsia="Arial" w:hAnsi="Arial" w:cs="Arial"/>
                      <w:sz w:val="22"/>
                    </w:rPr>
                  </w:pPr>
                </w:p>
              </w:tc>
            </w:tr>
          </w:tbl>
          <w:p w14:paraId="6AD64476" w14:textId="77777777" w:rsidR="00F96CF5" w:rsidRDefault="00F96CF5">
            <w:pPr>
              <w:rPr>
                <w:rFonts w:ascii="Arial" w:eastAsia="Arial" w:hAnsi="Arial" w:cs="Arial"/>
                <w:sz w:val="22"/>
              </w:rPr>
            </w:pPr>
          </w:p>
        </w:tc>
      </w:tr>
    </w:tbl>
    <w:p w14:paraId="5042AB02" w14:textId="77777777" w:rsidR="00F96CF5" w:rsidRDefault="00F96CF5">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36272633" w14:textId="77777777">
        <w:tc>
          <w:tcPr>
            <w:tcW w:w="0" w:type="auto"/>
            <w:tcMar>
              <w:top w:w="80" w:type="dxa"/>
              <w:bottom w:w="80" w:type="dxa"/>
            </w:tcMar>
          </w:tcPr>
          <w:p w14:paraId="28A752FB" w14:textId="77777777" w:rsidR="00F96CF5" w:rsidRDefault="00F96CF5">
            <w:pPr>
              <w:keepNext/>
              <w:rPr>
                <w:rFonts w:ascii="Arial" w:eastAsia="Arial" w:hAnsi="Arial" w:cs="Arial"/>
                <w:b/>
                <w:sz w:val="22"/>
              </w:rPr>
            </w:pPr>
            <w:r>
              <w:rPr>
                <w:rFonts w:ascii="Arial" w:eastAsia="Arial" w:hAnsi="Arial" w:cs="Arial"/>
                <w:b/>
                <w:sz w:val="22"/>
              </w:rPr>
              <w:t>17.1. Please specify 'other' from above.</w:t>
            </w:r>
          </w:p>
        </w:tc>
      </w:tr>
      <w:tr w:rsidR="00F96CF5" w14:paraId="105CA080" w14:textId="77777777">
        <w:tc>
          <w:tcPr>
            <w:tcW w:w="0" w:type="auto"/>
            <w:tcMar>
              <w:top w:w="80" w:type="dxa"/>
              <w:bottom w:w="80" w:type="dxa"/>
            </w:tcMar>
          </w:tcPr>
          <w:p w14:paraId="16F14327" w14:textId="77777777" w:rsidR="00F96CF5" w:rsidRDefault="00F96CF5">
            <w:pPr>
              <w:keepNext/>
              <w:rPr>
                <w:rFonts w:ascii="Arial" w:eastAsia="Arial" w:hAnsi="Arial" w:cs="Arial"/>
                <w:sz w:val="20"/>
              </w:rPr>
            </w:pPr>
            <w:r>
              <w:rPr>
                <w:rFonts w:ascii="Arial" w:eastAsia="Arial" w:hAnsi="Arial" w:cs="Arial"/>
                <w:sz w:val="20"/>
              </w:rPr>
              <w:t>Consider it, if any of following answers are matched for "To what extent does the IMF have a comparative advantage in the following areas and therefore should work on them in the future? " Question:</w:t>
            </w:r>
          </w:p>
          <w:p w14:paraId="40A9F3BA" w14:textId="77777777" w:rsidR="00F96CF5" w:rsidRDefault="00F96CF5">
            <w:pPr>
              <w:keepNext/>
              <w:numPr>
                <w:ilvl w:val="0"/>
                <w:numId w:val="47"/>
              </w:numPr>
              <w:rPr>
                <w:rFonts w:ascii="Arial" w:eastAsia="Arial" w:hAnsi="Arial" w:cs="Arial"/>
                <w:sz w:val="20"/>
              </w:rPr>
            </w:pPr>
            <w:r>
              <w:rPr>
                <w:rFonts w:ascii="Arial" w:eastAsia="Arial" w:hAnsi="Arial" w:cs="Arial"/>
                <w:sz w:val="20"/>
              </w:rPr>
              <w:t>Other (please specify below): To a slight extent,To a moderate extent,To a great extent</w:t>
            </w:r>
          </w:p>
          <w:p w14:paraId="52F80820" w14:textId="77777777" w:rsidR="00F96CF5" w:rsidRDefault="00F96CF5">
            <w:pPr>
              <w:keepNext/>
              <w:rPr>
                <w:rFonts w:ascii="Arial" w:eastAsia="Arial" w:hAnsi="Arial" w:cs="Arial"/>
                <w:sz w:val="20"/>
              </w:rPr>
            </w:pPr>
          </w:p>
        </w:tc>
      </w:tr>
      <w:tr w:rsidR="00F96CF5" w14:paraId="69373019"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5EC45D93"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F96CF5" w14:paraId="4B968A89" w14:textId="77777777">
                    <w:trPr>
                      <w:trHeight w:hRule="exact" w:val="1000"/>
                    </w:trPr>
                    <w:tc>
                      <w:tcPr>
                        <w:tcW w:w="0" w:type="auto"/>
                        <w:tcBorders>
                          <w:bottom w:val="single" w:sz="12" w:space="0" w:color="000000"/>
                        </w:tcBorders>
                      </w:tcPr>
                      <w:p w14:paraId="4C85FF0E" w14:textId="77777777" w:rsidR="00F96CF5" w:rsidRDefault="00F96CF5">
                        <w:pPr>
                          <w:rPr>
                            <w:rFonts w:ascii="Arial" w:eastAsia="Arial" w:hAnsi="Arial" w:cs="Arial"/>
                            <w:sz w:val="22"/>
                          </w:rPr>
                        </w:pPr>
                      </w:p>
                    </w:tc>
                  </w:tr>
                </w:tbl>
                <w:p w14:paraId="694D8A6D" w14:textId="77777777" w:rsidR="00F96CF5" w:rsidRDefault="00F96CF5">
                  <w:pPr>
                    <w:rPr>
                      <w:rFonts w:ascii="Arial" w:eastAsia="Arial" w:hAnsi="Arial" w:cs="Arial"/>
                      <w:sz w:val="22"/>
                    </w:rPr>
                  </w:pPr>
                </w:p>
              </w:tc>
            </w:tr>
          </w:tbl>
          <w:p w14:paraId="2E46B269" w14:textId="77777777" w:rsidR="00F96CF5" w:rsidRDefault="00F96CF5">
            <w:pPr>
              <w:rPr>
                <w:rFonts w:ascii="Arial" w:eastAsia="Arial" w:hAnsi="Arial" w:cs="Arial"/>
                <w:sz w:val="22"/>
              </w:rPr>
            </w:pPr>
          </w:p>
        </w:tc>
      </w:tr>
    </w:tbl>
    <w:p w14:paraId="053D13A4" w14:textId="77777777" w:rsidR="00F96CF5" w:rsidRDefault="00F96CF5">
      <w:pPr>
        <w:rPr>
          <w:ins w:id="60" w:author="Rollins, Carmen" w:date="2025-05-12T18:30:00Z"/>
          <w:rFonts w:ascii="Arial" w:eastAsia="Arial" w:hAnsi="Arial" w:cs="Arial"/>
          <w:sz w:val="22"/>
        </w:rPr>
      </w:pPr>
    </w:p>
    <w:p w14:paraId="63B892E1" w14:textId="77777777" w:rsidR="007B17EE" w:rsidRDefault="007B17EE">
      <w:pPr>
        <w:rPr>
          <w:ins w:id="61" w:author="Rollins, Carmen" w:date="2025-05-12T18:30:00Z"/>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B4045A" w14:paraId="3CCFFBA3" w14:textId="77777777" w:rsidTr="005B6FD4">
        <w:trPr>
          <w:ins w:id="62" w:author="Rollins, Carmen" w:date="2025-05-12T18:31:00Z"/>
        </w:trPr>
        <w:tc>
          <w:tcPr>
            <w:tcW w:w="0" w:type="auto"/>
            <w:tcMar>
              <w:top w:w="80" w:type="dxa"/>
              <w:bottom w:w="80" w:type="dxa"/>
            </w:tcMar>
          </w:tcPr>
          <w:p w14:paraId="248927FE" w14:textId="5ACAB916" w:rsidR="00B4045A" w:rsidRDefault="00B4045A" w:rsidP="005F4057">
            <w:pPr>
              <w:keepNext/>
              <w:rPr>
                <w:ins w:id="63" w:author="Rollins, Carmen" w:date="2025-05-12T18:31:00Z"/>
                <w:rFonts w:ascii="Arial" w:eastAsia="Arial" w:hAnsi="Arial" w:cs="Arial"/>
                <w:b/>
                <w:sz w:val="22"/>
              </w:rPr>
            </w:pPr>
            <w:ins w:id="64" w:author="Rollins, Carmen" w:date="2025-05-12T18:31:00Z">
              <w:r>
                <w:rPr>
                  <w:rFonts w:ascii="Arial" w:eastAsia="Arial" w:hAnsi="Arial" w:cs="Arial"/>
                  <w:b/>
                  <w:sz w:val="22"/>
                </w:rPr>
                <w:t xml:space="preserve">18. </w:t>
              </w:r>
              <w:r w:rsidR="005F4057" w:rsidRPr="005F4057">
                <w:rPr>
                  <w:rFonts w:ascii="Arial" w:eastAsia="Arial" w:hAnsi="Arial" w:cs="Arial"/>
                  <w:b/>
                  <w:sz w:val="22"/>
                </w:rPr>
                <w:t>In your view, to what extent should the IMF prioritize in its work the following newer policy areas?</w:t>
              </w:r>
              <w:r w:rsidR="005F4057">
                <w:rPr>
                  <w:rFonts w:ascii="Arial" w:eastAsia="Arial" w:hAnsi="Arial" w:cs="Arial"/>
                  <w:b/>
                  <w:sz w:val="22"/>
                </w:rPr>
                <w:t xml:space="preserve"> </w:t>
              </w:r>
              <w:r w:rsidR="005F4057">
                <w:rPr>
                  <w:rFonts w:ascii="Arial" w:eastAsia="Arial" w:hAnsi="Arial" w:cs="Arial"/>
                  <w:bCs/>
                  <w:sz w:val="22"/>
                </w:rPr>
                <w:t>(</w:t>
              </w:r>
              <w:r>
                <w:rPr>
                  <w:rFonts w:ascii="Arial" w:eastAsia="Arial" w:hAnsi="Arial" w:cs="Arial"/>
                  <w:sz w:val="22"/>
                </w:rPr>
                <w:t>Required)</w:t>
              </w:r>
            </w:ins>
          </w:p>
        </w:tc>
      </w:tr>
      <w:tr w:rsidR="00B4045A" w14:paraId="5CA87C6A" w14:textId="77777777" w:rsidTr="005B6FD4">
        <w:trPr>
          <w:ins w:id="65" w:author="Rollins, Carmen" w:date="2025-05-12T18:31:00Z"/>
        </w:trPr>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B4045A" w14:paraId="4FBB7379" w14:textId="77777777" w:rsidTr="005B6FD4">
              <w:trPr>
                <w:trHeight w:val="660"/>
                <w:ins w:id="66" w:author="Rollins, Carmen" w:date="2025-05-12T18:31:00Z"/>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
                    <w:gridCol w:w="3650"/>
                    <w:gridCol w:w="4223"/>
                    <w:tblGridChange w:id="67">
                      <w:tblGrid>
                        <w:gridCol w:w="315"/>
                        <w:gridCol w:w="15"/>
                        <w:gridCol w:w="3430"/>
                        <w:gridCol w:w="205"/>
                        <w:gridCol w:w="4223"/>
                      </w:tblGrid>
                    </w:tblGridChange>
                  </w:tblGrid>
                  <w:tr w:rsidR="00EB70A9" w14:paraId="1B362CEB" w14:textId="77777777" w:rsidTr="005B6FD4">
                    <w:trPr>
                      <w:ins w:id="68" w:author="Rollins, Carmen" w:date="2025-05-12T18:31:00Z"/>
                    </w:trPr>
                    <w:tc>
                      <w:tcPr>
                        <w:tcW w:w="0" w:type="auto"/>
                        <w:tcMar>
                          <w:top w:w="80" w:type="dxa"/>
                          <w:bottom w:w="80" w:type="dxa"/>
                        </w:tcMar>
                      </w:tcPr>
                      <w:p w14:paraId="11F5772E" w14:textId="77777777" w:rsidR="00B4045A" w:rsidRDefault="00B4045A" w:rsidP="005B6FD4">
                        <w:pPr>
                          <w:rPr>
                            <w:ins w:id="69" w:author="Rollins, Carmen" w:date="2025-05-12T18:31:00Z"/>
                            <w:rFonts w:ascii="Arial" w:eastAsia="Arial" w:hAnsi="Arial" w:cs="Arial"/>
                            <w:b/>
                            <w:sz w:val="22"/>
                          </w:rPr>
                        </w:pPr>
                      </w:p>
                    </w:tc>
                    <w:tc>
                      <w:tcPr>
                        <w:tcW w:w="0" w:type="auto"/>
                        <w:tcMar>
                          <w:top w:w="80" w:type="dxa"/>
                          <w:bottom w:w="80" w:type="dxa"/>
                        </w:tcMar>
                      </w:tcPr>
                      <w:p w14:paraId="10E9E6D2" w14:textId="77777777" w:rsidR="00B4045A" w:rsidRDefault="00B4045A" w:rsidP="005B6FD4">
                        <w:pPr>
                          <w:rPr>
                            <w:ins w:id="70" w:author="Rollins, Carmen" w:date="2025-05-12T18:31:00Z"/>
                            <w:rFonts w:ascii="Arial" w:eastAsia="Arial" w:hAnsi="Arial" w:cs="Arial"/>
                            <w:b/>
                            <w:sz w:val="22"/>
                          </w:rPr>
                        </w:pPr>
                        <w:ins w:id="71" w:author="Rollins, Carmen" w:date="2025-05-12T18:31:00Z">
                          <w:r>
                            <w:rPr>
                              <w:rFonts w:ascii="Arial" w:eastAsia="Arial" w:hAnsi="Arial" w:cs="Arial"/>
                              <w:b/>
                              <w:sz w:val="22"/>
                            </w:rPr>
                            <w:t>Category</w:t>
                          </w:r>
                        </w:ins>
                      </w:p>
                    </w:tc>
                    <w:tc>
                      <w:tcPr>
                        <w:tcW w:w="0" w:type="auto"/>
                        <w:tcMar>
                          <w:top w:w="80" w:type="dxa"/>
                          <w:bottom w:w="80" w:type="dxa"/>
                        </w:tcMar>
                      </w:tcPr>
                      <w:p w14:paraId="7848C839" w14:textId="77777777" w:rsidR="00B4045A" w:rsidRDefault="00B4045A" w:rsidP="005B6FD4">
                        <w:pPr>
                          <w:rPr>
                            <w:ins w:id="72" w:author="Rollins, Carmen" w:date="2025-05-12T18:31:00Z"/>
                            <w:rFonts w:ascii="Arial" w:eastAsia="Arial" w:hAnsi="Arial" w:cs="Arial"/>
                            <w:b/>
                            <w:sz w:val="22"/>
                          </w:rPr>
                        </w:pPr>
                        <w:ins w:id="73" w:author="Rollins, Carmen" w:date="2025-05-12T18:31:00Z">
                          <w:r>
                            <w:rPr>
                              <w:rFonts w:ascii="Arial" w:eastAsia="Arial" w:hAnsi="Arial" w:cs="Arial"/>
                              <w:b/>
                              <w:sz w:val="22"/>
                            </w:rPr>
                            <w:t>Choice</w:t>
                          </w:r>
                        </w:ins>
                      </w:p>
                    </w:tc>
                  </w:tr>
                  <w:tr w:rsidR="00EB70A9" w14:paraId="40B8A09B" w14:textId="77777777" w:rsidTr="005B6FD4">
                    <w:trPr>
                      <w:ins w:id="74" w:author="Rollins, Carmen" w:date="2025-05-12T18:31:00Z"/>
                    </w:trPr>
                    <w:tc>
                      <w:tcPr>
                        <w:tcW w:w="0" w:type="auto"/>
                        <w:tcMar>
                          <w:top w:w="80" w:type="dxa"/>
                          <w:bottom w:w="80" w:type="dxa"/>
                        </w:tcMar>
                      </w:tcPr>
                      <w:p w14:paraId="0865F0BE" w14:textId="77777777" w:rsidR="00B4045A" w:rsidRDefault="00B4045A" w:rsidP="005B6FD4">
                        <w:pPr>
                          <w:rPr>
                            <w:ins w:id="75" w:author="Rollins, Carmen" w:date="2025-05-12T18:31:00Z"/>
                            <w:rFonts w:ascii="Arial" w:eastAsia="Arial" w:hAnsi="Arial" w:cs="Arial"/>
                            <w:sz w:val="22"/>
                          </w:rPr>
                        </w:pPr>
                        <w:ins w:id="76" w:author="Rollins, Carmen" w:date="2025-05-12T18:31:00Z">
                          <w:r>
                            <w:rPr>
                              <w:noProof/>
                            </w:rPr>
                            <mc:AlternateContent>
                              <mc:Choice Requires="wps">
                                <w:drawing>
                                  <wp:anchor distT="0" distB="0" distL="114300" distR="114300" simplePos="0" relativeHeight="251658953" behindDoc="0" locked="1" layoutInCell="1" allowOverlap="1" wp14:anchorId="46B9D2D6" wp14:editId="61DA3DE6">
                                    <wp:simplePos x="0" y="0"/>
                                    <wp:positionH relativeFrom="column">
                                      <wp:align>center</wp:align>
                                    </wp:positionH>
                                    <wp:positionV relativeFrom="paragraph">
                                      <wp:posOffset>25400</wp:posOffset>
                                    </wp:positionV>
                                    <wp:extent cx="88900" cy="88900"/>
                                    <wp:effectExtent l="12065" t="13970" r="13335" b="11430"/>
                                    <wp:wrapNone/>
                                    <wp:docPr id="1516649858" name="Oval 6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1125D56" id="Oval 673" o:spid="_x0000_s1026" style="position:absolute;margin-left:0;margin-top:2pt;width:7pt;height:7pt;z-index:2516610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
                      <w:p w14:paraId="49D1536F" w14:textId="37498241" w:rsidR="00B4045A" w:rsidRDefault="005F4057" w:rsidP="005B6FD4">
                        <w:pPr>
                          <w:rPr>
                            <w:ins w:id="77" w:author="Rollins, Carmen" w:date="2025-05-12T18:31:00Z"/>
                            <w:rFonts w:ascii="Arial" w:eastAsia="Arial" w:hAnsi="Arial" w:cs="Arial"/>
                            <w:sz w:val="22"/>
                          </w:rPr>
                        </w:pPr>
                        <w:ins w:id="78" w:author="Rollins, Carmen" w:date="2025-05-12T18:32:00Z">
                          <w:r>
                            <w:rPr>
                              <w:rFonts w:ascii="Arial" w:eastAsia="Arial" w:hAnsi="Arial" w:cs="Arial"/>
                              <w:sz w:val="22"/>
                            </w:rPr>
                            <w:t>A</w:t>
                          </w:r>
                        </w:ins>
                        <w:ins w:id="79" w:author="Rollins, Carmen" w:date="2025-05-12T18:49:00Z">
                          <w:r w:rsidR="00B351CF">
                            <w:rPr>
                              <w:rFonts w:ascii="Arial" w:eastAsia="Arial" w:hAnsi="Arial" w:cs="Arial"/>
                              <w:sz w:val="22"/>
                            </w:rPr>
                            <w:t>rtificial Intelligence (AI)</w:t>
                          </w:r>
                        </w:ins>
                      </w:p>
                    </w:tc>
                    <w:tc>
                      <w:tcPr>
                        <w:tcW w:w="0" w:type="auto"/>
                        <w:tcMar>
                          <w:top w:w="80" w:type="dxa"/>
                          <w:bottom w:w="80" w:type="dxa"/>
                        </w:tcMar>
                        <w:vAlign w:val="center"/>
                      </w:tcPr>
                      <w:p w14:paraId="7E7A9BD1" w14:textId="77777777" w:rsidR="00B4045A" w:rsidRDefault="00B4045A" w:rsidP="005B6FD4">
                        <w:pPr>
                          <w:rPr>
                            <w:ins w:id="80" w:author="Rollins, Carmen" w:date="2025-05-12T18:31:00Z"/>
                            <w:rFonts w:ascii="Arial" w:eastAsia="Arial" w:hAnsi="Arial" w:cs="Arial"/>
                            <w:sz w:val="22"/>
                          </w:rPr>
                        </w:pPr>
                        <w:ins w:id="81" w:author="Rollins, Carmen" w:date="2025-05-12T18:31:00Z">
                          <w:r>
                            <w:rPr>
                              <w:rFonts w:ascii="Arial" w:eastAsia="Arial" w:hAnsi="Arial" w:cs="Arial"/>
                              <w:sz w:val="22"/>
                            </w:rPr>
                            <w:t>Not at all</w:t>
                          </w:r>
                        </w:ins>
                      </w:p>
                    </w:tc>
                  </w:tr>
                  <w:tr w:rsidR="00B351CF" w14:paraId="5E1E3E0E" w14:textId="77777777" w:rsidTr="005B6FD4">
                    <w:trPr>
                      <w:ins w:id="82" w:author="Rollins, Carmen" w:date="2025-05-12T18:31:00Z"/>
                    </w:trPr>
                    <w:tc>
                      <w:tcPr>
                        <w:tcW w:w="0" w:type="auto"/>
                        <w:tcMar>
                          <w:top w:w="80" w:type="dxa"/>
                          <w:bottom w:w="80" w:type="dxa"/>
                        </w:tcMar>
                      </w:tcPr>
                      <w:p w14:paraId="05F62192" w14:textId="77777777" w:rsidR="00B351CF" w:rsidRDefault="00B351CF" w:rsidP="00B351CF">
                        <w:pPr>
                          <w:rPr>
                            <w:ins w:id="83" w:author="Rollins, Carmen" w:date="2025-05-12T18:31:00Z"/>
                            <w:rFonts w:ascii="Arial" w:eastAsia="Arial" w:hAnsi="Arial" w:cs="Arial"/>
                            <w:sz w:val="22"/>
                          </w:rPr>
                        </w:pPr>
                        <w:ins w:id="84" w:author="Rollins, Carmen" w:date="2025-05-12T18:31:00Z">
                          <w:r>
                            <w:rPr>
                              <w:noProof/>
                            </w:rPr>
                            <mc:AlternateContent>
                              <mc:Choice Requires="wps">
                                <w:drawing>
                                  <wp:anchor distT="0" distB="0" distL="114300" distR="114300" simplePos="0" relativeHeight="251658977" behindDoc="0" locked="1" layoutInCell="1" allowOverlap="1" wp14:anchorId="0C857873" wp14:editId="776A89B9">
                                    <wp:simplePos x="0" y="0"/>
                                    <wp:positionH relativeFrom="column">
                                      <wp:align>center</wp:align>
                                    </wp:positionH>
                                    <wp:positionV relativeFrom="paragraph">
                                      <wp:posOffset>25400</wp:posOffset>
                                    </wp:positionV>
                                    <wp:extent cx="88900" cy="88900"/>
                                    <wp:effectExtent l="12065" t="6350" r="13335" b="9525"/>
                                    <wp:wrapNone/>
                                    <wp:docPr id="2074362983" name="Oval 6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96C95AB" id="Oval 674" o:spid="_x0000_s1026" style="position:absolute;margin-left:0;margin-top:2pt;width:7pt;height:7pt;z-index:2517439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
                      <w:p w14:paraId="4E72878C" w14:textId="5D36D473" w:rsidR="00B351CF" w:rsidRDefault="00B351CF" w:rsidP="00B351CF">
                        <w:pPr>
                          <w:rPr>
                            <w:ins w:id="85" w:author="Rollins, Carmen" w:date="2025-05-12T18:31:00Z"/>
                            <w:rFonts w:ascii="Arial" w:eastAsia="Arial" w:hAnsi="Arial" w:cs="Arial"/>
                            <w:sz w:val="22"/>
                          </w:rPr>
                        </w:pPr>
                        <w:ins w:id="86" w:author="Rollins, Carmen" w:date="2025-05-12T18:49:00Z">
                          <w:r>
                            <w:rPr>
                              <w:rFonts w:ascii="Arial" w:eastAsia="Arial" w:hAnsi="Arial" w:cs="Arial"/>
                              <w:sz w:val="22"/>
                            </w:rPr>
                            <w:t>Artificial Intelligence (AI)</w:t>
                          </w:r>
                        </w:ins>
                      </w:p>
                    </w:tc>
                    <w:tc>
                      <w:tcPr>
                        <w:tcW w:w="0" w:type="auto"/>
                        <w:tcMar>
                          <w:top w:w="80" w:type="dxa"/>
                          <w:bottom w:w="80" w:type="dxa"/>
                        </w:tcMar>
                        <w:vAlign w:val="center"/>
                      </w:tcPr>
                      <w:p w14:paraId="1AC6F7D4" w14:textId="77777777" w:rsidR="00B351CF" w:rsidRDefault="00B351CF" w:rsidP="00B351CF">
                        <w:pPr>
                          <w:rPr>
                            <w:ins w:id="87" w:author="Rollins, Carmen" w:date="2025-05-12T18:31:00Z"/>
                            <w:rFonts w:ascii="Arial" w:eastAsia="Arial" w:hAnsi="Arial" w:cs="Arial"/>
                            <w:sz w:val="22"/>
                          </w:rPr>
                        </w:pPr>
                        <w:ins w:id="88" w:author="Rollins, Carmen" w:date="2025-05-12T18:31:00Z">
                          <w:r>
                            <w:rPr>
                              <w:rFonts w:ascii="Arial" w:eastAsia="Arial" w:hAnsi="Arial" w:cs="Arial"/>
                              <w:sz w:val="22"/>
                            </w:rPr>
                            <w:t>To a slight extent</w:t>
                          </w:r>
                        </w:ins>
                      </w:p>
                    </w:tc>
                  </w:tr>
                  <w:tr w:rsidR="00B351CF" w14:paraId="430AA998" w14:textId="77777777" w:rsidTr="005B6F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89" w:author="Rollins, Carmen" w:date="2025-05-12T18:49: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90" w:author="Rollins, Carmen" w:date="2025-05-12T18:31:00Z"/>
                    </w:trPr>
                    <w:tc>
                      <w:tcPr>
                        <w:tcW w:w="0" w:type="auto"/>
                        <w:tcMar>
                          <w:top w:w="80" w:type="dxa"/>
                          <w:bottom w:w="80" w:type="dxa"/>
                        </w:tcMar>
                        <w:tcPrChange w:id="91" w:author="Rollins, Carmen" w:date="2025-05-12T18:49:00Z">
                          <w:tcPr>
                            <w:tcW w:w="0" w:type="auto"/>
                            <w:tcMar>
                              <w:top w:w="80" w:type="dxa"/>
                              <w:bottom w:w="80" w:type="dxa"/>
                            </w:tcMar>
                          </w:tcPr>
                        </w:tcPrChange>
                      </w:tcPr>
                      <w:p w14:paraId="493F8836" w14:textId="77777777" w:rsidR="00B351CF" w:rsidRDefault="00B351CF" w:rsidP="00B351CF">
                        <w:pPr>
                          <w:rPr>
                            <w:ins w:id="92" w:author="Rollins, Carmen" w:date="2025-05-12T18:31:00Z"/>
                            <w:rFonts w:ascii="Arial" w:eastAsia="Arial" w:hAnsi="Arial" w:cs="Arial"/>
                            <w:sz w:val="22"/>
                          </w:rPr>
                        </w:pPr>
                        <w:ins w:id="93" w:author="Rollins, Carmen" w:date="2025-05-12T18:31:00Z">
                          <w:r>
                            <w:rPr>
                              <w:noProof/>
                            </w:rPr>
                            <mc:AlternateContent>
                              <mc:Choice Requires="wps">
                                <w:drawing>
                                  <wp:anchor distT="0" distB="0" distL="114300" distR="114300" simplePos="0" relativeHeight="251658978" behindDoc="0" locked="1" layoutInCell="1" allowOverlap="1" wp14:anchorId="4D327604" wp14:editId="23E66261">
                                    <wp:simplePos x="0" y="0"/>
                                    <wp:positionH relativeFrom="column">
                                      <wp:align>center</wp:align>
                                    </wp:positionH>
                                    <wp:positionV relativeFrom="paragraph">
                                      <wp:posOffset>25400</wp:posOffset>
                                    </wp:positionV>
                                    <wp:extent cx="88900" cy="88900"/>
                                    <wp:effectExtent l="12065" t="8255" r="13335" b="7620"/>
                                    <wp:wrapNone/>
                                    <wp:docPr id="17195906" name="Oval 6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B47FDF0" id="Oval 675" o:spid="_x0000_s1026" style="position:absolute;margin-left:0;margin-top:2pt;width:7pt;height:7pt;z-index:2517449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Change w:id="94" w:author="Rollins, Carmen" w:date="2025-05-12T18:49:00Z">
                          <w:tcPr>
                            <w:tcW w:w="0" w:type="auto"/>
                            <w:gridSpan w:val="3"/>
                            <w:tcMar>
                              <w:top w:w="80" w:type="dxa"/>
                              <w:bottom w:w="80" w:type="dxa"/>
                            </w:tcMar>
                          </w:tcPr>
                        </w:tcPrChange>
                      </w:tcPr>
                      <w:p w14:paraId="25595364" w14:textId="424D993E" w:rsidR="00B351CF" w:rsidRDefault="00B351CF" w:rsidP="00B351CF">
                        <w:pPr>
                          <w:rPr>
                            <w:ins w:id="95" w:author="Rollins, Carmen" w:date="2025-05-12T18:31:00Z"/>
                            <w:rFonts w:ascii="Arial" w:eastAsia="Arial" w:hAnsi="Arial" w:cs="Arial"/>
                            <w:sz w:val="22"/>
                          </w:rPr>
                        </w:pPr>
                        <w:ins w:id="96" w:author="Rollins, Carmen" w:date="2025-05-12T18:49:00Z">
                          <w:r>
                            <w:rPr>
                              <w:rFonts w:ascii="Arial" w:eastAsia="Arial" w:hAnsi="Arial" w:cs="Arial"/>
                              <w:sz w:val="22"/>
                            </w:rPr>
                            <w:t>Artificial Intelligence (AI)</w:t>
                          </w:r>
                        </w:ins>
                      </w:p>
                    </w:tc>
                    <w:tc>
                      <w:tcPr>
                        <w:tcW w:w="0" w:type="auto"/>
                        <w:tcMar>
                          <w:top w:w="80" w:type="dxa"/>
                          <w:bottom w:w="80" w:type="dxa"/>
                        </w:tcMar>
                        <w:vAlign w:val="center"/>
                        <w:tcPrChange w:id="97" w:author="Rollins, Carmen" w:date="2025-05-12T18:49:00Z">
                          <w:tcPr>
                            <w:tcW w:w="0" w:type="auto"/>
                            <w:tcMar>
                              <w:top w:w="80" w:type="dxa"/>
                              <w:bottom w:w="80" w:type="dxa"/>
                            </w:tcMar>
                            <w:vAlign w:val="center"/>
                          </w:tcPr>
                        </w:tcPrChange>
                      </w:tcPr>
                      <w:p w14:paraId="6EE0D9A6" w14:textId="77777777" w:rsidR="00B351CF" w:rsidRDefault="00B351CF" w:rsidP="00B351CF">
                        <w:pPr>
                          <w:rPr>
                            <w:ins w:id="98" w:author="Rollins, Carmen" w:date="2025-05-12T18:31:00Z"/>
                            <w:rFonts w:ascii="Arial" w:eastAsia="Arial" w:hAnsi="Arial" w:cs="Arial"/>
                            <w:sz w:val="22"/>
                          </w:rPr>
                        </w:pPr>
                        <w:ins w:id="99" w:author="Rollins, Carmen" w:date="2025-05-12T18:31:00Z">
                          <w:r>
                            <w:rPr>
                              <w:rFonts w:ascii="Arial" w:eastAsia="Arial" w:hAnsi="Arial" w:cs="Arial"/>
                              <w:sz w:val="22"/>
                            </w:rPr>
                            <w:t>To a moderate extent</w:t>
                          </w:r>
                        </w:ins>
                      </w:p>
                    </w:tc>
                  </w:tr>
                  <w:tr w:rsidR="00B351CF" w14:paraId="2E740829" w14:textId="77777777" w:rsidTr="005B6F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00" w:author="Rollins, Carmen" w:date="2025-05-12T18:49: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101" w:author="Rollins, Carmen" w:date="2025-05-12T18:31:00Z"/>
                    </w:trPr>
                    <w:tc>
                      <w:tcPr>
                        <w:tcW w:w="0" w:type="auto"/>
                        <w:tcMar>
                          <w:top w:w="80" w:type="dxa"/>
                          <w:bottom w:w="80" w:type="dxa"/>
                        </w:tcMar>
                        <w:tcPrChange w:id="102" w:author="Rollins, Carmen" w:date="2025-05-12T18:49:00Z">
                          <w:tcPr>
                            <w:tcW w:w="0" w:type="auto"/>
                            <w:tcMar>
                              <w:top w:w="80" w:type="dxa"/>
                              <w:bottom w:w="80" w:type="dxa"/>
                            </w:tcMar>
                          </w:tcPr>
                        </w:tcPrChange>
                      </w:tcPr>
                      <w:p w14:paraId="0B190277" w14:textId="77777777" w:rsidR="00B351CF" w:rsidRDefault="00B351CF" w:rsidP="00B351CF">
                        <w:pPr>
                          <w:rPr>
                            <w:ins w:id="103" w:author="Rollins, Carmen" w:date="2025-05-12T18:31:00Z"/>
                            <w:rFonts w:ascii="Arial" w:eastAsia="Arial" w:hAnsi="Arial" w:cs="Arial"/>
                            <w:sz w:val="22"/>
                          </w:rPr>
                        </w:pPr>
                        <w:ins w:id="104" w:author="Rollins, Carmen" w:date="2025-05-12T18:31:00Z">
                          <w:r>
                            <w:rPr>
                              <w:noProof/>
                            </w:rPr>
                            <mc:AlternateContent>
                              <mc:Choice Requires="wps">
                                <w:drawing>
                                  <wp:anchor distT="0" distB="0" distL="114300" distR="114300" simplePos="0" relativeHeight="251658979" behindDoc="0" locked="1" layoutInCell="1" allowOverlap="1" wp14:anchorId="5858DE6E" wp14:editId="645A0ED4">
                                    <wp:simplePos x="0" y="0"/>
                                    <wp:positionH relativeFrom="column">
                                      <wp:align>center</wp:align>
                                    </wp:positionH>
                                    <wp:positionV relativeFrom="paragraph">
                                      <wp:posOffset>25400</wp:posOffset>
                                    </wp:positionV>
                                    <wp:extent cx="88900" cy="88900"/>
                                    <wp:effectExtent l="12065" t="13970" r="13335" b="11430"/>
                                    <wp:wrapNone/>
                                    <wp:docPr id="728026225" name="Oval 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31DBEA8" id="Oval 676" o:spid="_x0000_s1026" style="position:absolute;margin-left:0;margin-top:2pt;width:7pt;height:7pt;z-index:2517460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Change w:id="105" w:author="Rollins, Carmen" w:date="2025-05-12T18:49:00Z">
                          <w:tcPr>
                            <w:tcW w:w="0" w:type="auto"/>
                            <w:gridSpan w:val="3"/>
                            <w:tcMar>
                              <w:top w:w="80" w:type="dxa"/>
                              <w:bottom w:w="80" w:type="dxa"/>
                            </w:tcMar>
                          </w:tcPr>
                        </w:tcPrChange>
                      </w:tcPr>
                      <w:p w14:paraId="59804554" w14:textId="3D03A393" w:rsidR="00B351CF" w:rsidRDefault="00B351CF" w:rsidP="00B351CF">
                        <w:pPr>
                          <w:rPr>
                            <w:ins w:id="106" w:author="Rollins, Carmen" w:date="2025-05-12T18:31:00Z"/>
                            <w:rFonts w:ascii="Arial" w:eastAsia="Arial" w:hAnsi="Arial" w:cs="Arial"/>
                            <w:sz w:val="22"/>
                          </w:rPr>
                        </w:pPr>
                        <w:ins w:id="107" w:author="Rollins, Carmen" w:date="2025-05-12T18:49:00Z">
                          <w:r>
                            <w:rPr>
                              <w:rFonts w:ascii="Arial" w:eastAsia="Arial" w:hAnsi="Arial" w:cs="Arial"/>
                              <w:sz w:val="22"/>
                            </w:rPr>
                            <w:t>Artificial Intelligence (AI)</w:t>
                          </w:r>
                        </w:ins>
                      </w:p>
                    </w:tc>
                    <w:tc>
                      <w:tcPr>
                        <w:tcW w:w="0" w:type="auto"/>
                        <w:tcMar>
                          <w:top w:w="80" w:type="dxa"/>
                          <w:bottom w:w="80" w:type="dxa"/>
                        </w:tcMar>
                        <w:vAlign w:val="center"/>
                        <w:tcPrChange w:id="108" w:author="Rollins, Carmen" w:date="2025-05-12T18:49:00Z">
                          <w:tcPr>
                            <w:tcW w:w="0" w:type="auto"/>
                            <w:tcMar>
                              <w:top w:w="80" w:type="dxa"/>
                              <w:bottom w:w="80" w:type="dxa"/>
                            </w:tcMar>
                            <w:vAlign w:val="center"/>
                          </w:tcPr>
                        </w:tcPrChange>
                      </w:tcPr>
                      <w:p w14:paraId="28F086E7" w14:textId="77777777" w:rsidR="00B351CF" w:rsidRDefault="00B351CF" w:rsidP="00B351CF">
                        <w:pPr>
                          <w:rPr>
                            <w:ins w:id="109" w:author="Rollins, Carmen" w:date="2025-05-12T18:31:00Z"/>
                            <w:rFonts w:ascii="Arial" w:eastAsia="Arial" w:hAnsi="Arial" w:cs="Arial"/>
                            <w:sz w:val="22"/>
                          </w:rPr>
                        </w:pPr>
                        <w:ins w:id="110" w:author="Rollins, Carmen" w:date="2025-05-12T18:31:00Z">
                          <w:r>
                            <w:rPr>
                              <w:rFonts w:ascii="Arial" w:eastAsia="Arial" w:hAnsi="Arial" w:cs="Arial"/>
                              <w:sz w:val="22"/>
                            </w:rPr>
                            <w:t>To a great extent</w:t>
                          </w:r>
                        </w:ins>
                      </w:p>
                    </w:tc>
                  </w:tr>
                  <w:tr w:rsidR="00B351CF" w14:paraId="576BE154" w14:textId="77777777" w:rsidTr="005B6F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11" w:author="Rollins, Carmen" w:date="2025-05-12T18:49: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112" w:author="Rollins, Carmen" w:date="2025-05-12T18:31:00Z"/>
                    </w:trPr>
                    <w:tc>
                      <w:tcPr>
                        <w:tcW w:w="0" w:type="auto"/>
                        <w:tcMar>
                          <w:top w:w="80" w:type="dxa"/>
                          <w:bottom w:w="80" w:type="dxa"/>
                        </w:tcMar>
                        <w:tcPrChange w:id="113" w:author="Rollins, Carmen" w:date="2025-05-12T18:49:00Z">
                          <w:tcPr>
                            <w:tcW w:w="0" w:type="auto"/>
                            <w:tcMar>
                              <w:top w:w="80" w:type="dxa"/>
                              <w:bottom w:w="80" w:type="dxa"/>
                            </w:tcMar>
                          </w:tcPr>
                        </w:tcPrChange>
                      </w:tcPr>
                      <w:p w14:paraId="3469E83C" w14:textId="77777777" w:rsidR="00B351CF" w:rsidRDefault="00B351CF" w:rsidP="00B351CF">
                        <w:pPr>
                          <w:rPr>
                            <w:ins w:id="114" w:author="Rollins, Carmen" w:date="2025-05-12T18:31:00Z"/>
                            <w:noProof/>
                          </w:rPr>
                        </w:pPr>
                        <w:ins w:id="115" w:author="Rollins, Carmen" w:date="2025-05-12T18:31:00Z">
                          <w:r>
                            <w:rPr>
                              <w:noProof/>
                            </w:rPr>
                            <mc:AlternateContent>
                              <mc:Choice Requires="wps">
                                <w:drawing>
                                  <wp:anchor distT="0" distB="0" distL="114300" distR="114300" simplePos="0" relativeHeight="251658981" behindDoc="0" locked="1" layoutInCell="1" allowOverlap="1" wp14:anchorId="6DF7D84B" wp14:editId="5831AA0F">
                                    <wp:simplePos x="0" y="0"/>
                                    <wp:positionH relativeFrom="column">
                                      <wp:align>center</wp:align>
                                    </wp:positionH>
                                    <wp:positionV relativeFrom="paragraph">
                                      <wp:posOffset>25400</wp:posOffset>
                                    </wp:positionV>
                                    <wp:extent cx="88900" cy="88900"/>
                                    <wp:effectExtent l="12065" t="13970" r="13335" b="11430"/>
                                    <wp:wrapNone/>
                                    <wp:docPr id="2138052353" name="Oval 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6F84C64" id="Oval 676" o:spid="_x0000_s1026" style="position:absolute;margin-left:0;margin-top:2pt;width:7pt;height:7pt;z-index:2517480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r>
                            <w:rPr>
                              <w:noProof/>
                            </w:rPr>
                            <mc:AlternateContent>
                              <mc:Choice Requires="wps">
                                <w:drawing>
                                  <wp:anchor distT="0" distB="0" distL="114300" distR="114300" simplePos="0" relativeHeight="251658980" behindDoc="0" locked="1" layoutInCell="1" allowOverlap="1" wp14:anchorId="0455E230" wp14:editId="6DD2EBA7">
                                    <wp:simplePos x="0" y="0"/>
                                    <wp:positionH relativeFrom="column">
                                      <wp:align>center</wp:align>
                                    </wp:positionH>
                                    <wp:positionV relativeFrom="paragraph">
                                      <wp:posOffset>25400</wp:posOffset>
                                    </wp:positionV>
                                    <wp:extent cx="88900" cy="88900"/>
                                    <wp:effectExtent l="12065" t="13970" r="13335" b="11430"/>
                                    <wp:wrapNone/>
                                    <wp:docPr id="652115228" name="Oval 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77BA80B" id="Oval 676" o:spid="_x0000_s1026" style="position:absolute;margin-left:0;margin-top:2pt;width:7pt;height:7pt;z-index:2517470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Change w:id="116" w:author="Rollins, Carmen" w:date="2025-05-12T18:49:00Z">
                          <w:tcPr>
                            <w:tcW w:w="0" w:type="auto"/>
                            <w:gridSpan w:val="3"/>
                            <w:tcMar>
                              <w:top w:w="80" w:type="dxa"/>
                              <w:bottom w:w="80" w:type="dxa"/>
                            </w:tcMar>
                          </w:tcPr>
                        </w:tcPrChange>
                      </w:tcPr>
                      <w:p w14:paraId="5DFF0961" w14:textId="5A1A4005" w:rsidR="00B351CF" w:rsidRDefault="00B351CF" w:rsidP="00B351CF">
                        <w:pPr>
                          <w:rPr>
                            <w:ins w:id="117" w:author="Rollins, Carmen" w:date="2025-05-12T18:31:00Z"/>
                            <w:rFonts w:ascii="Arial" w:eastAsia="Arial" w:hAnsi="Arial" w:cs="Arial"/>
                            <w:sz w:val="22"/>
                          </w:rPr>
                        </w:pPr>
                        <w:ins w:id="118" w:author="Rollins, Carmen" w:date="2025-05-12T18:49:00Z">
                          <w:r>
                            <w:rPr>
                              <w:rFonts w:ascii="Arial" w:eastAsia="Arial" w:hAnsi="Arial" w:cs="Arial"/>
                              <w:sz w:val="22"/>
                            </w:rPr>
                            <w:t>Artificial Intelligence (AI)</w:t>
                          </w:r>
                        </w:ins>
                      </w:p>
                    </w:tc>
                    <w:tc>
                      <w:tcPr>
                        <w:tcW w:w="0" w:type="auto"/>
                        <w:tcMar>
                          <w:top w:w="80" w:type="dxa"/>
                          <w:bottom w:w="80" w:type="dxa"/>
                        </w:tcMar>
                        <w:vAlign w:val="center"/>
                        <w:tcPrChange w:id="119" w:author="Rollins, Carmen" w:date="2025-05-12T18:49:00Z">
                          <w:tcPr>
                            <w:tcW w:w="0" w:type="auto"/>
                            <w:tcMar>
                              <w:top w:w="80" w:type="dxa"/>
                              <w:bottom w:w="80" w:type="dxa"/>
                            </w:tcMar>
                            <w:vAlign w:val="center"/>
                          </w:tcPr>
                        </w:tcPrChange>
                      </w:tcPr>
                      <w:p w14:paraId="1C17C84D" w14:textId="77777777" w:rsidR="00B351CF" w:rsidRDefault="00B351CF" w:rsidP="00B351CF">
                        <w:pPr>
                          <w:rPr>
                            <w:ins w:id="120" w:author="Rollins, Carmen" w:date="2025-05-12T18:31:00Z"/>
                            <w:rFonts w:ascii="Arial" w:eastAsia="Arial" w:hAnsi="Arial" w:cs="Arial"/>
                            <w:sz w:val="22"/>
                          </w:rPr>
                        </w:pPr>
                        <w:ins w:id="121" w:author="Rollins, Carmen" w:date="2025-05-12T18:31:00Z">
                          <w:r>
                            <w:rPr>
                              <w:rFonts w:ascii="Arial" w:eastAsia="Arial" w:hAnsi="Arial" w:cs="Arial"/>
                              <w:sz w:val="22"/>
                            </w:rPr>
                            <w:t>Don’t know or not applicable</w:t>
                          </w:r>
                        </w:ins>
                      </w:p>
                    </w:tc>
                  </w:tr>
                  <w:tr w:rsidR="00EB70A9" w14:paraId="2C0DA14B" w14:textId="77777777" w:rsidTr="005B6FD4">
                    <w:trPr>
                      <w:ins w:id="122" w:author="Rollins, Carmen" w:date="2025-05-12T18:31:00Z"/>
                    </w:trPr>
                    <w:tc>
                      <w:tcPr>
                        <w:tcW w:w="0" w:type="auto"/>
                        <w:tcMar>
                          <w:top w:w="80" w:type="dxa"/>
                          <w:bottom w:w="80" w:type="dxa"/>
                        </w:tcMar>
                      </w:tcPr>
                      <w:p w14:paraId="60B0258F" w14:textId="77777777" w:rsidR="00B4045A" w:rsidRDefault="00B4045A" w:rsidP="005B6FD4">
                        <w:pPr>
                          <w:rPr>
                            <w:ins w:id="123" w:author="Rollins, Carmen" w:date="2025-05-12T18:31:00Z"/>
                            <w:rFonts w:ascii="Arial" w:eastAsia="Arial" w:hAnsi="Arial" w:cs="Arial"/>
                            <w:sz w:val="22"/>
                          </w:rPr>
                        </w:pPr>
                        <w:ins w:id="124" w:author="Rollins, Carmen" w:date="2025-05-12T18:31:00Z">
                          <w:r>
                            <w:rPr>
                              <w:noProof/>
                            </w:rPr>
                            <mc:AlternateContent>
                              <mc:Choice Requires="wps">
                                <w:drawing>
                                  <wp:anchor distT="0" distB="0" distL="114300" distR="114300" simplePos="0" relativeHeight="251658954" behindDoc="0" locked="1" layoutInCell="1" allowOverlap="1" wp14:anchorId="4FA769EA" wp14:editId="649726C6">
                                    <wp:simplePos x="0" y="0"/>
                                    <wp:positionH relativeFrom="column">
                                      <wp:align>center</wp:align>
                                    </wp:positionH>
                                    <wp:positionV relativeFrom="paragraph">
                                      <wp:posOffset>25400</wp:posOffset>
                                    </wp:positionV>
                                    <wp:extent cx="88900" cy="88900"/>
                                    <wp:effectExtent l="12065" t="6350" r="13335" b="9525"/>
                                    <wp:wrapNone/>
                                    <wp:docPr id="1574597519" name="Oval 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D540B48" id="Oval 677" o:spid="_x0000_s1026" style="position:absolute;margin-left:0;margin-top:2pt;width:7pt;height:7pt;z-index:251665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
                      <w:p w14:paraId="609DDB2E" w14:textId="0A49AB4E" w:rsidR="00B4045A" w:rsidRDefault="00D87983" w:rsidP="005B6FD4">
                        <w:pPr>
                          <w:rPr>
                            <w:ins w:id="125" w:author="Rollins, Carmen" w:date="2025-05-12T18:31:00Z"/>
                            <w:rFonts w:ascii="Arial" w:eastAsia="Arial" w:hAnsi="Arial" w:cs="Arial"/>
                            <w:sz w:val="22"/>
                          </w:rPr>
                        </w:pPr>
                        <w:ins w:id="126" w:author="Rollins, Carmen" w:date="2025-05-12T18:32:00Z">
                          <w:r>
                            <w:rPr>
                              <w:rFonts w:ascii="Arial" w:eastAsia="Arial" w:hAnsi="Arial" w:cs="Arial"/>
                              <w:sz w:val="22"/>
                            </w:rPr>
                            <w:t>Climate Change</w:t>
                          </w:r>
                        </w:ins>
                      </w:p>
                    </w:tc>
                    <w:tc>
                      <w:tcPr>
                        <w:tcW w:w="0" w:type="auto"/>
                        <w:tcMar>
                          <w:top w:w="80" w:type="dxa"/>
                          <w:bottom w:w="80" w:type="dxa"/>
                        </w:tcMar>
                        <w:vAlign w:val="center"/>
                      </w:tcPr>
                      <w:p w14:paraId="22EE53B2" w14:textId="77777777" w:rsidR="00B4045A" w:rsidRDefault="00B4045A" w:rsidP="005B6FD4">
                        <w:pPr>
                          <w:rPr>
                            <w:ins w:id="127" w:author="Rollins, Carmen" w:date="2025-05-12T18:31:00Z"/>
                            <w:rFonts w:ascii="Arial" w:eastAsia="Arial" w:hAnsi="Arial" w:cs="Arial"/>
                            <w:sz w:val="22"/>
                          </w:rPr>
                        </w:pPr>
                        <w:ins w:id="128" w:author="Rollins, Carmen" w:date="2025-05-12T18:31:00Z">
                          <w:r>
                            <w:rPr>
                              <w:rFonts w:ascii="Arial" w:eastAsia="Arial" w:hAnsi="Arial" w:cs="Arial"/>
                              <w:sz w:val="22"/>
                            </w:rPr>
                            <w:t>Not at all</w:t>
                          </w:r>
                        </w:ins>
                      </w:p>
                    </w:tc>
                  </w:tr>
                  <w:tr w:rsidR="00EB70A9" w14:paraId="6884BADE" w14:textId="77777777" w:rsidTr="005B6FD4">
                    <w:trPr>
                      <w:ins w:id="129" w:author="Rollins, Carmen" w:date="2025-05-12T18:31:00Z"/>
                    </w:trPr>
                    <w:tc>
                      <w:tcPr>
                        <w:tcW w:w="0" w:type="auto"/>
                        <w:tcMar>
                          <w:top w:w="80" w:type="dxa"/>
                          <w:bottom w:w="80" w:type="dxa"/>
                        </w:tcMar>
                      </w:tcPr>
                      <w:p w14:paraId="21F1749E" w14:textId="77777777" w:rsidR="00D87983" w:rsidRDefault="00D87983" w:rsidP="00D87983">
                        <w:pPr>
                          <w:rPr>
                            <w:ins w:id="130" w:author="Rollins, Carmen" w:date="2025-05-12T18:31:00Z"/>
                            <w:rFonts w:ascii="Arial" w:eastAsia="Arial" w:hAnsi="Arial" w:cs="Arial"/>
                            <w:sz w:val="22"/>
                          </w:rPr>
                        </w:pPr>
                        <w:ins w:id="131" w:author="Rollins, Carmen" w:date="2025-05-12T18:31:00Z">
                          <w:r>
                            <w:rPr>
                              <w:noProof/>
                            </w:rPr>
                            <mc:AlternateContent>
                              <mc:Choice Requires="wps">
                                <w:drawing>
                                  <wp:anchor distT="0" distB="0" distL="114300" distR="114300" simplePos="0" relativeHeight="251658958" behindDoc="0" locked="1" layoutInCell="1" allowOverlap="1" wp14:anchorId="15B761EF" wp14:editId="3734C5CC">
                                    <wp:simplePos x="0" y="0"/>
                                    <wp:positionH relativeFrom="column">
                                      <wp:align>center</wp:align>
                                    </wp:positionH>
                                    <wp:positionV relativeFrom="paragraph">
                                      <wp:posOffset>25400</wp:posOffset>
                                    </wp:positionV>
                                    <wp:extent cx="88900" cy="88900"/>
                                    <wp:effectExtent l="12065" t="13970" r="13335" b="11430"/>
                                    <wp:wrapNone/>
                                    <wp:docPr id="143566806" name="Oval 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E5489A6" id="Oval 678" o:spid="_x0000_s1026" style="position:absolute;margin-left:0;margin-top:2pt;width:7pt;height:7pt;z-index:2516968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471397FB" w14:textId="2110B8DC" w:rsidR="00D87983" w:rsidRDefault="00D87983" w:rsidP="00D87983">
                        <w:pPr>
                          <w:rPr>
                            <w:ins w:id="132" w:author="Rollins, Carmen" w:date="2025-05-12T18:31:00Z"/>
                            <w:rFonts w:ascii="Arial" w:eastAsia="Arial" w:hAnsi="Arial" w:cs="Arial"/>
                            <w:sz w:val="22"/>
                          </w:rPr>
                        </w:pPr>
                        <w:ins w:id="133" w:author="Rollins, Carmen" w:date="2025-05-12T18:32:00Z">
                          <w:r w:rsidRPr="00216636">
                            <w:rPr>
                              <w:rFonts w:ascii="Arial" w:eastAsia="Arial" w:hAnsi="Arial" w:cs="Arial"/>
                              <w:sz w:val="22"/>
                            </w:rPr>
                            <w:t>Climate Change</w:t>
                          </w:r>
                        </w:ins>
                      </w:p>
                    </w:tc>
                    <w:tc>
                      <w:tcPr>
                        <w:tcW w:w="0" w:type="auto"/>
                        <w:tcMar>
                          <w:top w:w="80" w:type="dxa"/>
                          <w:bottom w:w="80" w:type="dxa"/>
                        </w:tcMar>
                        <w:vAlign w:val="center"/>
                      </w:tcPr>
                      <w:p w14:paraId="55BA5611" w14:textId="77777777" w:rsidR="00D87983" w:rsidRDefault="00D87983" w:rsidP="00D87983">
                        <w:pPr>
                          <w:rPr>
                            <w:ins w:id="134" w:author="Rollins, Carmen" w:date="2025-05-12T18:31:00Z"/>
                            <w:rFonts w:ascii="Arial" w:eastAsia="Arial" w:hAnsi="Arial" w:cs="Arial"/>
                            <w:sz w:val="22"/>
                          </w:rPr>
                        </w:pPr>
                        <w:ins w:id="135" w:author="Rollins, Carmen" w:date="2025-05-12T18:31:00Z">
                          <w:r>
                            <w:rPr>
                              <w:rFonts w:ascii="Arial" w:eastAsia="Arial" w:hAnsi="Arial" w:cs="Arial"/>
                              <w:sz w:val="22"/>
                            </w:rPr>
                            <w:t>To a slight extent</w:t>
                          </w:r>
                        </w:ins>
                      </w:p>
                    </w:tc>
                  </w:tr>
                  <w:tr w:rsidR="00EB70A9" w14:paraId="1ABC6982" w14:textId="77777777" w:rsidTr="005B6FD4">
                    <w:trPr>
                      <w:ins w:id="136" w:author="Rollins, Carmen" w:date="2025-05-12T18:31:00Z"/>
                    </w:trPr>
                    <w:tc>
                      <w:tcPr>
                        <w:tcW w:w="0" w:type="auto"/>
                        <w:tcMar>
                          <w:top w:w="80" w:type="dxa"/>
                          <w:bottom w:w="80" w:type="dxa"/>
                        </w:tcMar>
                      </w:tcPr>
                      <w:p w14:paraId="4701B7AE" w14:textId="77777777" w:rsidR="00D87983" w:rsidRDefault="00D87983" w:rsidP="00D87983">
                        <w:pPr>
                          <w:rPr>
                            <w:ins w:id="137" w:author="Rollins, Carmen" w:date="2025-05-12T18:31:00Z"/>
                            <w:rFonts w:ascii="Arial" w:eastAsia="Arial" w:hAnsi="Arial" w:cs="Arial"/>
                            <w:sz w:val="22"/>
                          </w:rPr>
                        </w:pPr>
                        <w:ins w:id="138" w:author="Rollins, Carmen" w:date="2025-05-12T18:31:00Z">
                          <w:r>
                            <w:rPr>
                              <w:noProof/>
                            </w:rPr>
                            <mc:AlternateContent>
                              <mc:Choice Requires="wps">
                                <w:drawing>
                                  <wp:anchor distT="0" distB="0" distL="114300" distR="114300" simplePos="0" relativeHeight="251658959" behindDoc="0" locked="1" layoutInCell="1" allowOverlap="1" wp14:anchorId="7E94F0E2" wp14:editId="32E9FCC6">
                                    <wp:simplePos x="0" y="0"/>
                                    <wp:positionH relativeFrom="column">
                                      <wp:align>center</wp:align>
                                    </wp:positionH>
                                    <wp:positionV relativeFrom="paragraph">
                                      <wp:posOffset>25400</wp:posOffset>
                                    </wp:positionV>
                                    <wp:extent cx="88900" cy="88900"/>
                                    <wp:effectExtent l="12065" t="12065" r="13335" b="13335"/>
                                    <wp:wrapNone/>
                                    <wp:docPr id="534970693" name="Oval 6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60D6E6B1" id="Oval 679" o:spid="_x0000_s1026" style="position:absolute;margin-left:0;margin-top:2pt;width:7pt;height:7pt;z-index:2516978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27F070AB" w14:textId="70EFEFD2" w:rsidR="00D87983" w:rsidRDefault="00D87983" w:rsidP="00D87983">
                        <w:pPr>
                          <w:rPr>
                            <w:ins w:id="139" w:author="Rollins, Carmen" w:date="2025-05-12T18:31:00Z"/>
                            <w:rFonts w:ascii="Arial" w:eastAsia="Arial" w:hAnsi="Arial" w:cs="Arial"/>
                            <w:sz w:val="22"/>
                          </w:rPr>
                        </w:pPr>
                        <w:ins w:id="140" w:author="Rollins, Carmen" w:date="2025-05-12T18:32:00Z">
                          <w:r w:rsidRPr="00216636">
                            <w:rPr>
                              <w:rFonts w:ascii="Arial" w:eastAsia="Arial" w:hAnsi="Arial" w:cs="Arial"/>
                              <w:sz w:val="22"/>
                            </w:rPr>
                            <w:t>Climate Change</w:t>
                          </w:r>
                        </w:ins>
                      </w:p>
                    </w:tc>
                    <w:tc>
                      <w:tcPr>
                        <w:tcW w:w="0" w:type="auto"/>
                        <w:tcMar>
                          <w:top w:w="80" w:type="dxa"/>
                          <w:bottom w:w="80" w:type="dxa"/>
                        </w:tcMar>
                        <w:vAlign w:val="center"/>
                      </w:tcPr>
                      <w:p w14:paraId="4E1F1D86" w14:textId="77777777" w:rsidR="00D87983" w:rsidRDefault="00D87983" w:rsidP="00D87983">
                        <w:pPr>
                          <w:rPr>
                            <w:ins w:id="141" w:author="Rollins, Carmen" w:date="2025-05-12T18:31:00Z"/>
                            <w:rFonts w:ascii="Arial" w:eastAsia="Arial" w:hAnsi="Arial" w:cs="Arial"/>
                            <w:sz w:val="22"/>
                          </w:rPr>
                        </w:pPr>
                        <w:ins w:id="142" w:author="Rollins, Carmen" w:date="2025-05-12T18:31:00Z">
                          <w:r>
                            <w:rPr>
                              <w:rFonts w:ascii="Arial" w:eastAsia="Arial" w:hAnsi="Arial" w:cs="Arial"/>
                              <w:sz w:val="22"/>
                            </w:rPr>
                            <w:t>To a moderate extent</w:t>
                          </w:r>
                        </w:ins>
                      </w:p>
                    </w:tc>
                  </w:tr>
                  <w:tr w:rsidR="00EB70A9" w14:paraId="1BEB1348" w14:textId="77777777" w:rsidTr="005B6FD4">
                    <w:trPr>
                      <w:ins w:id="143" w:author="Rollins, Carmen" w:date="2025-05-12T18:31:00Z"/>
                    </w:trPr>
                    <w:tc>
                      <w:tcPr>
                        <w:tcW w:w="0" w:type="auto"/>
                        <w:tcMar>
                          <w:top w:w="80" w:type="dxa"/>
                          <w:bottom w:w="80" w:type="dxa"/>
                        </w:tcMar>
                      </w:tcPr>
                      <w:p w14:paraId="4928732C" w14:textId="77777777" w:rsidR="00D87983" w:rsidRDefault="00D87983" w:rsidP="00D87983">
                        <w:pPr>
                          <w:rPr>
                            <w:ins w:id="144" w:author="Rollins, Carmen" w:date="2025-05-12T18:31:00Z"/>
                            <w:rFonts w:ascii="Arial" w:eastAsia="Arial" w:hAnsi="Arial" w:cs="Arial"/>
                            <w:sz w:val="22"/>
                          </w:rPr>
                        </w:pPr>
                        <w:ins w:id="145" w:author="Rollins, Carmen" w:date="2025-05-12T18:31:00Z">
                          <w:r>
                            <w:rPr>
                              <w:noProof/>
                            </w:rPr>
                            <mc:AlternateContent>
                              <mc:Choice Requires="wps">
                                <w:drawing>
                                  <wp:anchor distT="0" distB="0" distL="114300" distR="114300" simplePos="0" relativeHeight="251658960" behindDoc="0" locked="1" layoutInCell="1" allowOverlap="1" wp14:anchorId="5592F658" wp14:editId="02017393">
                                    <wp:simplePos x="0" y="0"/>
                                    <wp:positionH relativeFrom="column">
                                      <wp:align>center</wp:align>
                                    </wp:positionH>
                                    <wp:positionV relativeFrom="paragraph">
                                      <wp:posOffset>25400</wp:posOffset>
                                    </wp:positionV>
                                    <wp:extent cx="88900" cy="88900"/>
                                    <wp:effectExtent l="12065" t="6350" r="13335" b="9525"/>
                                    <wp:wrapNone/>
                                    <wp:docPr id="1755603807" name="Oval 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184EFAA" id="Oval 680" o:spid="_x0000_s1026" style="position:absolute;margin-left:0;margin-top:2pt;width:7pt;height:7pt;z-index:2516988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2FD73BBF" w14:textId="425264EC" w:rsidR="00D87983" w:rsidRDefault="00D87983" w:rsidP="00D87983">
                        <w:pPr>
                          <w:rPr>
                            <w:ins w:id="146" w:author="Rollins, Carmen" w:date="2025-05-12T18:31:00Z"/>
                            <w:rFonts w:ascii="Arial" w:eastAsia="Arial" w:hAnsi="Arial" w:cs="Arial"/>
                            <w:sz w:val="22"/>
                          </w:rPr>
                        </w:pPr>
                        <w:ins w:id="147" w:author="Rollins, Carmen" w:date="2025-05-12T18:32:00Z">
                          <w:r w:rsidRPr="00216636">
                            <w:rPr>
                              <w:rFonts w:ascii="Arial" w:eastAsia="Arial" w:hAnsi="Arial" w:cs="Arial"/>
                              <w:sz w:val="22"/>
                            </w:rPr>
                            <w:t>Climate Change</w:t>
                          </w:r>
                        </w:ins>
                      </w:p>
                    </w:tc>
                    <w:tc>
                      <w:tcPr>
                        <w:tcW w:w="0" w:type="auto"/>
                        <w:tcMar>
                          <w:top w:w="80" w:type="dxa"/>
                          <w:bottom w:w="80" w:type="dxa"/>
                        </w:tcMar>
                        <w:vAlign w:val="center"/>
                      </w:tcPr>
                      <w:p w14:paraId="6F1BE347" w14:textId="77777777" w:rsidR="00D87983" w:rsidRDefault="00D87983" w:rsidP="00D87983">
                        <w:pPr>
                          <w:rPr>
                            <w:ins w:id="148" w:author="Rollins, Carmen" w:date="2025-05-12T18:31:00Z"/>
                            <w:rFonts w:ascii="Arial" w:eastAsia="Arial" w:hAnsi="Arial" w:cs="Arial"/>
                            <w:sz w:val="22"/>
                          </w:rPr>
                        </w:pPr>
                        <w:ins w:id="149" w:author="Rollins, Carmen" w:date="2025-05-12T18:31:00Z">
                          <w:r>
                            <w:rPr>
                              <w:rFonts w:ascii="Arial" w:eastAsia="Arial" w:hAnsi="Arial" w:cs="Arial"/>
                              <w:sz w:val="22"/>
                            </w:rPr>
                            <w:t>To a great extent</w:t>
                          </w:r>
                        </w:ins>
                      </w:p>
                    </w:tc>
                  </w:tr>
                  <w:tr w:rsidR="00EB70A9" w14:paraId="1FCB4AE1" w14:textId="77777777" w:rsidTr="005B6FD4">
                    <w:trPr>
                      <w:ins w:id="150" w:author="Rollins, Carmen" w:date="2025-05-12T18:31:00Z"/>
                    </w:trPr>
                    <w:tc>
                      <w:tcPr>
                        <w:tcW w:w="0" w:type="auto"/>
                        <w:tcMar>
                          <w:top w:w="80" w:type="dxa"/>
                          <w:bottom w:w="80" w:type="dxa"/>
                        </w:tcMar>
                      </w:tcPr>
                      <w:p w14:paraId="244F67A2" w14:textId="77777777" w:rsidR="00D87983" w:rsidRDefault="00D87983" w:rsidP="00D87983">
                        <w:pPr>
                          <w:rPr>
                            <w:ins w:id="151" w:author="Rollins, Carmen" w:date="2025-05-12T18:31:00Z"/>
                            <w:noProof/>
                          </w:rPr>
                        </w:pPr>
                        <w:ins w:id="152" w:author="Rollins, Carmen" w:date="2025-05-12T18:31:00Z">
                          <w:r>
                            <w:rPr>
                              <w:noProof/>
                            </w:rPr>
                            <mc:AlternateContent>
                              <mc:Choice Requires="wps">
                                <w:drawing>
                                  <wp:anchor distT="0" distB="0" distL="114300" distR="114300" simplePos="0" relativeHeight="251658962" behindDoc="0" locked="1" layoutInCell="1" allowOverlap="1" wp14:anchorId="0CBB8D92" wp14:editId="1232D23E">
                                    <wp:simplePos x="0" y="0"/>
                                    <wp:positionH relativeFrom="column">
                                      <wp:align>center</wp:align>
                                    </wp:positionH>
                                    <wp:positionV relativeFrom="paragraph">
                                      <wp:posOffset>25400</wp:posOffset>
                                    </wp:positionV>
                                    <wp:extent cx="88900" cy="88900"/>
                                    <wp:effectExtent l="12065" t="6350" r="13335" b="9525"/>
                                    <wp:wrapNone/>
                                    <wp:docPr id="414138362" name="Oval 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059752D" id="Oval 680" o:spid="_x0000_s1026" style="position:absolute;margin-left:0;margin-top:2pt;width:7pt;height:7pt;z-index:2517009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r>
                            <w:rPr>
                              <w:noProof/>
                            </w:rPr>
                            <mc:AlternateContent>
                              <mc:Choice Requires="wps">
                                <w:drawing>
                                  <wp:anchor distT="0" distB="0" distL="114300" distR="114300" simplePos="0" relativeHeight="251658961" behindDoc="0" locked="1" layoutInCell="1" allowOverlap="1" wp14:anchorId="42B84179" wp14:editId="31B488F3">
                                    <wp:simplePos x="0" y="0"/>
                                    <wp:positionH relativeFrom="column">
                                      <wp:align>center</wp:align>
                                    </wp:positionH>
                                    <wp:positionV relativeFrom="paragraph">
                                      <wp:posOffset>25400</wp:posOffset>
                                    </wp:positionV>
                                    <wp:extent cx="88900" cy="88900"/>
                                    <wp:effectExtent l="12065" t="6350" r="13335" b="9525"/>
                                    <wp:wrapNone/>
                                    <wp:docPr id="1621967419" name="Oval 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8C34389" id="Oval 680" o:spid="_x0000_s1026" style="position:absolute;margin-left:0;margin-top:2pt;width:7pt;height:7pt;z-index:2516999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1547675A" w14:textId="236FB971" w:rsidR="00D87983" w:rsidRDefault="00D87983" w:rsidP="00D87983">
                        <w:pPr>
                          <w:rPr>
                            <w:ins w:id="153" w:author="Rollins, Carmen" w:date="2025-05-12T18:31:00Z"/>
                            <w:rFonts w:ascii="Arial" w:eastAsia="Arial" w:hAnsi="Arial" w:cs="Arial"/>
                            <w:sz w:val="22"/>
                          </w:rPr>
                        </w:pPr>
                        <w:ins w:id="154" w:author="Rollins, Carmen" w:date="2025-05-12T18:32:00Z">
                          <w:r w:rsidRPr="00216636">
                            <w:rPr>
                              <w:rFonts w:ascii="Arial" w:eastAsia="Arial" w:hAnsi="Arial" w:cs="Arial"/>
                              <w:sz w:val="22"/>
                            </w:rPr>
                            <w:t>Climate Change</w:t>
                          </w:r>
                        </w:ins>
                      </w:p>
                    </w:tc>
                    <w:tc>
                      <w:tcPr>
                        <w:tcW w:w="0" w:type="auto"/>
                        <w:tcMar>
                          <w:top w:w="80" w:type="dxa"/>
                          <w:bottom w:w="80" w:type="dxa"/>
                        </w:tcMar>
                        <w:vAlign w:val="center"/>
                      </w:tcPr>
                      <w:p w14:paraId="6F54B5B1" w14:textId="77777777" w:rsidR="00D87983" w:rsidRDefault="00D87983" w:rsidP="00D87983">
                        <w:pPr>
                          <w:rPr>
                            <w:ins w:id="155" w:author="Rollins, Carmen" w:date="2025-05-12T18:31:00Z"/>
                            <w:rFonts w:ascii="Arial" w:eastAsia="Arial" w:hAnsi="Arial" w:cs="Arial"/>
                            <w:sz w:val="22"/>
                          </w:rPr>
                        </w:pPr>
                        <w:ins w:id="156" w:author="Rollins, Carmen" w:date="2025-05-12T18:31:00Z">
                          <w:r>
                            <w:rPr>
                              <w:rFonts w:ascii="Arial" w:eastAsia="Arial" w:hAnsi="Arial" w:cs="Arial"/>
                              <w:sz w:val="22"/>
                            </w:rPr>
                            <w:t>Don’t know or not applicable</w:t>
                          </w:r>
                        </w:ins>
                      </w:p>
                    </w:tc>
                  </w:tr>
                  <w:tr w:rsidR="00EB70A9" w14:paraId="51F4719E" w14:textId="77777777" w:rsidTr="005B6FD4">
                    <w:trPr>
                      <w:ins w:id="157" w:author="Rollins, Carmen" w:date="2025-05-12T18:31:00Z"/>
                    </w:trPr>
                    <w:tc>
                      <w:tcPr>
                        <w:tcW w:w="0" w:type="auto"/>
                        <w:tcMar>
                          <w:top w:w="80" w:type="dxa"/>
                          <w:bottom w:w="80" w:type="dxa"/>
                        </w:tcMar>
                      </w:tcPr>
                      <w:p w14:paraId="55044BB7" w14:textId="77777777" w:rsidR="00B4045A" w:rsidRDefault="00B4045A" w:rsidP="005B6FD4">
                        <w:pPr>
                          <w:rPr>
                            <w:ins w:id="158" w:author="Rollins, Carmen" w:date="2025-05-12T18:31:00Z"/>
                            <w:rFonts w:ascii="Arial" w:eastAsia="Arial" w:hAnsi="Arial" w:cs="Arial"/>
                            <w:sz w:val="22"/>
                          </w:rPr>
                        </w:pPr>
                        <w:ins w:id="159" w:author="Rollins, Carmen" w:date="2025-05-12T18:31:00Z">
                          <w:r>
                            <w:rPr>
                              <w:noProof/>
                            </w:rPr>
                            <mc:AlternateContent>
                              <mc:Choice Requires="wps">
                                <w:drawing>
                                  <wp:anchor distT="0" distB="0" distL="114300" distR="114300" simplePos="0" relativeHeight="251658955" behindDoc="0" locked="1" layoutInCell="1" allowOverlap="1" wp14:anchorId="75F6A718" wp14:editId="1275353D">
                                    <wp:simplePos x="0" y="0"/>
                                    <wp:positionH relativeFrom="column">
                                      <wp:align>center</wp:align>
                                    </wp:positionH>
                                    <wp:positionV relativeFrom="paragraph">
                                      <wp:posOffset>25400</wp:posOffset>
                                    </wp:positionV>
                                    <wp:extent cx="88900" cy="88900"/>
                                    <wp:effectExtent l="12065" t="13970" r="13335" b="11430"/>
                                    <wp:wrapNone/>
                                    <wp:docPr id="610288014" name="Oval 6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D4BDFE4" id="Oval 681" o:spid="_x0000_s1026" style="position:absolute;margin-left:0;margin-top:2pt;width:7pt;height:7pt;z-index:251669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
                      <w:p w14:paraId="20D98B3E" w14:textId="7A2E6318" w:rsidR="00B4045A" w:rsidRDefault="00D87983" w:rsidP="005B6FD4">
                        <w:pPr>
                          <w:rPr>
                            <w:ins w:id="160" w:author="Rollins, Carmen" w:date="2025-05-12T18:31:00Z"/>
                            <w:rFonts w:ascii="Arial" w:eastAsia="Arial" w:hAnsi="Arial" w:cs="Arial"/>
                            <w:sz w:val="22"/>
                          </w:rPr>
                        </w:pPr>
                        <w:ins w:id="161" w:author="Rollins, Carmen" w:date="2025-05-12T18:32:00Z">
                          <w:r>
                            <w:rPr>
                              <w:rFonts w:ascii="Arial" w:eastAsia="Arial" w:hAnsi="Arial" w:cs="Arial"/>
                              <w:sz w:val="22"/>
                            </w:rPr>
                            <w:t>Digital Money</w:t>
                          </w:r>
                        </w:ins>
                      </w:p>
                    </w:tc>
                    <w:tc>
                      <w:tcPr>
                        <w:tcW w:w="0" w:type="auto"/>
                        <w:tcMar>
                          <w:top w:w="80" w:type="dxa"/>
                          <w:bottom w:w="80" w:type="dxa"/>
                        </w:tcMar>
                        <w:vAlign w:val="center"/>
                      </w:tcPr>
                      <w:p w14:paraId="54BF823E" w14:textId="77777777" w:rsidR="00B4045A" w:rsidRDefault="00B4045A" w:rsidP="005B6FD4">
                        <w:pPr>
                          <w:rPr>
                            <w:ins w:id="162" w:author="Rollins, Carmen" w:date="2025-05-12T18:31:00Z"/>
                            <w:rFonts w:ascii="Arial" w:eastAsia="Arial" w:hAnsi="Arial" w:cs="Arial"/>
                            <w:sz w:val="22"/>
                          </w:rPr>
                        </w:pPr>
                        <w:ins w:id="163" w:author="Rollins, Carmen" w:date="2025-05-12T18:31:00Z">
                          <w:r>
                            <w:rPr>
                              <w:rFonts w:ascii="Arial" w:eastAsia="Arial" w:hAnsi="Arial" w:cs="Arial"/>
                              <w:sz w:val="22"/>
                            </w:rPr>
                            <w:t>Not at all</w:t>
                          </w:r>
                        </w:ins>
                      </w:p>
                    </w:tc>
                  </w:tr>
                  <w:tr w:rsidR="00EB70A9" w14:paraId="3464F975" w14:textId="77777777" w:rsidTr="005B6FD4">
                    <w:trPr>
                      <w:ins w:id="164" w:author="Rollins, Carmen" w:date="2025-05-12T18:31:00Z"/>
                    </w:trPr>
                    <w:tc>
                      <w:tcPr>
                        <w:tcW w:w="0" w:type="auto"/>
                        <w:tcMar>
                          <w:top w:w="80" w:type="dxa"/>
                          <w:bottom w:w="80" w:type="dxa"/>
                        </w:tcMar>
                      </w:tcPr>
                      <w:p w14:paraId="29B7A639" w14:textId="77777777" w:rsidR="00D87983" w:rsidRDefault="00D87983" w:rsidP="00D87983">
                        <w:pPr>
                          <w:rPr>
                            <w:ins w:id="165" w:author="Rollins, Carmen" w:date="2025-05-12T18:31:00Z"/>
                            <w:rFonts w:ascii="Arial" w:eastAsia="Arial" w:hAnsi="Arial" w:cs="Arial"/>
                            <w:sz w:val="22"/>
                          </w:rPr>
                        </w:pPr>
                        <w:ins w:id="166" w:author="Rollins, Carmen" w:date="2025-05-12T18:31:00Z">
                          <w:r>
                            <w:rPr>
                              <w:noProof/>
                            </w:rPr>
                            <mc:AlternateContent>
                              <mc:Choice Requires="wps">
                                <w:drawing>
                                  <wp:anchor distT="0" distB="0" distL="114300" distR="114300" simplePos="0" relativeHeight="251658963" behindDoc="0" locked="1" layoutInCell="1" allowOverlap="1" wp14:anchorId="35881FD4" wp14:editId="4239EA79">
                                    <wp:simplePos x="0" y="0"/>
                                    <wp:positionH relativeFrom="column">
                                      <wp:align>center</wp:align>
                                    </wp:positionH>
                                    <wp:positionV relativeFrom="paragraph">
                                      <wp:posOffset>25400</wp:posOffset>
                                    </wp:positionV>
                                    <wp:extent cx="88900" cy="88900"/>
                                    <wp:effectExtent l="12065" t="6350" r="13335" b="9525"/>
                                    <wp:wrapNone/>
                                    <wp:docPr id="1947202522" name="Oval 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D7C0AAE" id="Oval 682" o:spid="_x0000_s1026" style="position:absolute;margin-left:0;margin-top:2pt;width:7pt;height:7pt;z-index:2517029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05709ACC" w14:textId="6E1CB09A" w:rsidR="00D87983" w:rsidRDefault="00D87983" w:rsidP="00D87983">
                        <w:pPr>
                          <w:rPr>
                            <w:ins w:id="167" w:author="Rollins, Carmen" w:date="2025-05-12T18:31:00Z"/>
                            <w:rFonts w:ascii="Arial" w:eastAsia="Arial" w:hAnsi="Arial" w:cs="Arial"/>
                            <w:sz w:val="22"/>
                          </w:rPr>
                        </w:pPr>
                        <w:ins w:id="168" w:author="Rollins, Carmen" w:date="2025-05-12T18:32:00Z">
                          <w:r w:rsidRPr="00CD1E69">
                            <w:rPr>
                              <w:rFonts w:ascii="Arial" w:eastAsia="Arial" w:hAnsi="Arial" w:cs="Arial"/>
                              <w:sz w:val="22"/>
                            </w:rPr>
                            <w:t>Digital Money</w:t>
                          </w:r>
                        </w:ins>
                      </w:p>
                    </w:tc>
                    <w:tc>
                      <w:tcPr>
                        <w:tcW w:w="0" w:type="auto"/>
                        <w:tcMar>
                          <w:top w:w="80" w:type="dxa"/>
                          <w:bottom w:w="80" w:type="dxa"/>
                        </w:tcMar>
                        <w:vAlign w:val="center"/>
                      </w:tcPr>
                      <w:p w14:paraId="4BEF3F87" w14:textId="77777777" w:rsidR="00D87983" w:rsidRDefault="00D87983" w:rsidP="00D87983">
                        <w:pPr>
                          <w:rPr>
                            <w:ins w:id="169" w:author="Rollins, Carmen" w:date="2025-05-12T18:31:00Z"/>
                            <w:rFonts w:ascii="Arial" w:eastAsia="Arial" w:hAnsi="Arial" w:cs="Arial"/>
                            <w:sz w:val="22"/>
                          </w:rPr>
                        </w:pPr>
                        <w:ins w:id="170" w:author="Rollins, Carmen" w:date="2025-05-12T18:31:00Z">
                          <w:r>
                            <w:rPr>
                              <w:rFonts w:ascii="Arial" w:eastAsia="Arial" w:hAnsi="Arial" w:cs="Arial"/>
                              <w:sz w:val="22"/>
                            </w:rPr>
                            <w:t>To a slight extent</w:t>
                          </w:r>
                        </w:ins>
                      </w:p>
                    </w:tc>
                  </w:tr>
                  <w:tr w:rsidR="00EB70A9" w14:paraId="2EF04708" w14:textId="77777777" w:rsidTr="005B6FD4">
                    <w:trPr>
                      <w:ins w:id="171" w:author="Rollins, Carmen" w:date="2025-05-12T18:31:00Z"/>
                    </w:trPr>
                    <w:tc>
                      <w:tcPr>
                        <w:tcW w:w="0" w:type="auto"/>
                        <w:tcMar>
                          <w:top w:w="80" w:type="dxa"/>
                          <w:bottom w:w="80" w:type="dxa"/>
                        </w:tcMar>
                      </w:tcPr>
                      <w:p w14:paraId="20C2C80F" w14:textId="77777777" w:rsidR="00D87983" w:rsidRDefault="00D87983" w:rsidP="00D87983">
                        <w:pPr>
                          <w:rPr>
                            <w:ins w:id="172" w:author="Rollins, Carmen" w:date="2025-05-12T18:31:00Z"/>
                            <w:rFonts w:ascii="Arial" w:eastAsia="Arial" w:hAnsi="Arial" w:cs="Arial"/>
                            <w:sz w:val="22"/>
                          </w:rPr>
                        </w:pPr>
                        <w:ins w:id="173" w:author="Rollins, Carmen" w:date="2025-05-12T18:31:00Z">
                          <w:r>
                            <w:rPr>
                              <w:noProof/>
                            </w:rPr>
                            <mc:AlternateContent>
                              <mc:Choice Requires="wps">
                                <w:drawing>
                                  <wp:anchor distT="0" distB="0" distL="114300" distR="114300" simplePos="0" relativeHeight="251658964" behindDoc="0" locked="1" layoutInCell="1" allowOverlap="1" wp14:anchorId="42E4F15C" wp14:editId="640C223F">
                                    <wp:simplePos x="0" y="0"/>
                                    <wp:positionH relativeFrom="column">
                                      <wp:align>center</wp:align>
                                    </wp:positionH>
                                    <wp:positionV relativeFrom="paragraph">
                                      <wp:posOffset>25400</wp:posOffset>
                                    </wp:positionV>
                                    <wp:extent cx="88900" cy="88900"/>
                                    <wp:effectExtent l="12065" t="8255" r="13335" b="7620"/>
                                    <wp:wrapNone/>
                                    <wp:docPr id="141039185" name="Oval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8C69323" id="Oval 683" o:spid="_x0000_s1026" style="position:absolute;margin-left:0;margin-top:2pt;width:7pt;height:7pt;z-index:2517040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6B81B705" w14:textId="441D7D3E" w:rsidR="00D87983" w:rsidRDefault="00D87983" w:rsidP="00D87983">
                        <w:pPr>
                          <w:rPr>
                            <w:ins w:id="174" w:author="Rollins, Carmen" w:date="2025-05-12T18:31:00Z"/>
                            <w:rFonts w:ascii="Arial" w:eastAsia="Arial" w:hAnsi="Arial" w:cs="Arial"/>
                            <w:sz w:val="22"/>
                          </w:rPr>
                        </w:pPr>
                        <w:ins w:id="175" w:author="Rollins, Carmen" w:date="2025-05-12T18:32:00Z">
                          <w:r w:rsidRPr="00CD1E69">
                            <w:rPr>
                              <w:rFonts w:ascii="Arial" w:eastAsia="Arial" w:hAnsi="Arial" w:cs="Arial"/>
                              <w:sz w:val="22"/>
                            </w:rPr>
                            <w:t>Digital Money</w:t>
                          </w:r>
                        </w:ins>
                      </w:p>
                    </w:tc>
                    <w:tc>
                      <w:tcPr>
                        <w:tcW w:w="0" w:type="auto"/>
                        <w:tcMar>
                          <w:top w:w="80" w:type="dxa"/>
                          <w:bottom w:w="80" w:type="dxa"/>
                        </w:tcMar>
                        <w:vAlign w:val="center"/>
                      </w:tcPr>
                      <w:p w14:paraId="6A573745" w14:textId="77777777" w:rsidR="00D87983" w:rsidRDefault="00D87983" w:rsidP="00D87983">
                        <w:pPr>
                          <w:rPr>
                            <w:ins w:id="176" w:author="Rollins, Carmen" w:date="2025-05-12T18:31:00Z"/>
                            <w:rFonts w:ascii="Arial" w:eastAsia="Arial" w:hAnsi="Arial" w:cs="Arial"/>
                            <w:sz w:val="22"/>
                          </w:rPr>
                        </w:pPr>
                        <w:ins w:id="177" w:author="Rollins, Carmen" w:date="2025-05-12T18:31:00Z">
                          <w:r>
                            <w:rPr>
                              <w:rFonts w:ascii="Arial" w:eastAsia="Arial" w:hAnsi="Arial" w:cs="Arial"/>
                              <w:sz w:val="22"/>
                            </w:rPr>
                            <w:t>To a moderate extent</w:t>
                          </w:r>
                        </w:ins>
                      </w:p>
                    </w:tc>
                  </w:tr>
                  <w:tr w:rsidR="00EB70A9" w14:paraId="24830AAF" w14:textId="77777777" w:rsidTr="005B6FD4">
                    <w:trPr>
                      <w:ins w:id="178" w:author="Rollins, Carmen" w:date="2025-05-12T18:31:00Z"/>
                    </w:trPr>
                    <w:tc>
                      <w:tcPr>
                        <w:tcW w:w="0" w:type="auto"/>
                        <w:tcMar>
                          <w:top w:w="80" w:type="dxa"/>
                          <w:bottom w:w="80" w:type="dxa"/>
                        </w:tcMar>
                      </w:tcPr>
                      <w:p w14:paraId="52E1C623" w14:textId="77777777" w:rsidR="00D87983" w:rsidRDefault="00D87983" w:rsidP="00D87983">
                        <w:pPr>
                          <w:rPr>
                            <w:ins w:id="179" w:author="Rollins, Carmen" w:date="2025-05-12T18:31:00Z"/>
                            <w:rFonts w:ascii="Arial" w:eastAsia="Arial" w:hAnsi="Arial" w:cs="Arial"/>
                            <w:sz w:val="22"/>
                          </w:rPr>
                        </w:pPr>
                        <w:ins w:id="180" w:author="Rollins, Carmen" w:date="2025-05-12T18:31:00Z">
                          <w:r>
                            <w:rPr>
                              <w:noProof/>
                            </w:rPr>
                            <mc:AlternateContent>
                              <mc:Choice Requires="wps">
                                <w:drawing>
                                  <wp:anchor distT="0" distB="0" distL="114300" distR="114300" simplePos="0" relativeHeight="251658965" behindDoc="0" locked="1" layoutInCell="1" allowOverlap="1" wp14:anchorId="408AC432" wp14:editId="26958EED">
                                    <wp:simplePos x="0" y="0"/>
                                    <wp:positionH relativeFrom="column">
                                      <wp:align>center</wp:align>
                                    </wp:positionH>
                                    <wp:positionV relativeFrom="paragraph">
                                      <wp:posOffset>25400</wp:posOffset>
                                    </wp:positionV>
                                    <wp:extent cx="88900" cy="88900"/>
                                    <wp:effectExtent l="12065" t="6350" r="13335" b="9525"/>
                                    <wp:wrapNone/>
                                    <wp:docPr id="1353432705" name="Oval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D47F37B" id="Oval 684" o:spid="_x0000_s1026" style="position:absolute;margin-left:0;margin-top:2pt;width:7pt;height:7pt;z-index:2517050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3A7B0A73" w14:textId="3E55A150" w:rsidR="00D87983" w:rsidRDefault="00D87983" w:rsidP="00D87983">
                        <w:pPr>
                          <w:rPr>
                            <w:ins w:id="181" w:author="Rollins, Carmen" w:date="2025-05-12T18:31:00Z"/>
                            <w:rFonts w:ascii="Arial" w:eastAsia="Arial" w:hAnsi="Arial" w:cs="Arial"/>
                            <w:sz w:val="22"/>
                          </w:rPr>
                        </w:pPr>
                        <w:ins w:id="182" w:author="Rollins, Carmen" w:date="2025-05-12T18:32:00Z">
                          <w:r w:rsidRPr="00CD1E69">
                            <w:rPr>
                              <w:rFonts w:ascii="Arial" w:eastAsia="Arial" w:hAnsi="Arial" w:cs="Arial"/>
                              <w:sz w:val="22"/>
                            </w:rPr>
                            <w:t>Digital Money</w:t>
                          </w:r>
                        </w:ins>
                      </w:p>
                    </w:tc>
                    <w:tc>
                      <w:tcPr>
                        <w:tcW w:w="0" w:type="auto"/>
                        <w:tcMar>
                          <w:top w:w="80" w:type="dxa"/>
                          <w:bottom w:w="80" w:type="dxa"/>
                        </w:tcMar>
                        <w:vAlign w:val="center"/>
                      </w:tcPr>
                      <w:p w14:paraId="1D4CC089" w14:textId="77777777" w:rsidR="00D87983" w:rsidRDefault="00D87983" w:rsidP="00D87983">
                        <w:pPr>
                          <w:rPr>
                            <w:ins w:id="183" w:author="Rollins, Carmen" w:date="2025-05-12T18:31:00Z"/>
                            <w:rFonts w:ascii="Arial" w:eastAsia="Arial" w:hAnsi="Arial" w:cs="Arial"/>
                            <w:sz w:val="22"/>
                          </w:rPr>
                        </w:pPr>
                        <w:ins w:id="184" w:author="Rollins, Carmen" w:date="2025-05-12T18:31:00Z">
                          <w:r>
                            <w:rPr>
                              <w:rFonts w:ascii="Arial" w:eastAsia="Arial" w:hAnsi="Arial" w:cs="Arial"/>
                              <w:sz w:val="22"/>
                            </w:rPr>
                            <w:t>To a great extent</w:t>
                          </w:r>
                        </w:ins>
                      </w:p>
                    </w:tc>
                  </w:tr>
                  <w:tr w:rsidR="00EB70A9" w14:paraId="67271424" w14:textId="77777777" w:rsidTr="005B6FD4">
                    <w:trPr>
                      <w:ins w:id="185" w:author="Rollins, Carmen" w:date="2025-05-12T18:31:00Z"/>
                    </w:trPr>
                    <w:tc>
                      <w:tcPr>
                        <w:tcW w:w="0" w:type="auto"/>
                        <w:tcMar>
                          <w:top w:w="80" w:type="dxa"/>
                          <w:bottom w:w="80" w:type="dxa"/>
                        </w:tcMar>
                      </w:tcPr>
                      <w:p w14:paraId="523D96EB" w14:textId="77777777" w:rsidR="00D87983" w:rsidRDefault="00D87983" w:rsidP="00D87983">
                        <w:pPr>
                          <w:rPr>
                            <w:ins w:id="186" w:author="Rollins, Carmen" w:date="2025-05-12T18:31:00Z"/>
                            <w:noProof/>
                          </w:rPr>
                        </w:pPr>
                        <w:ins w:id="187" w:author="Rollins, Carmen" w:date="2025-05-12T18:31:00Z">
                          <w:r>
                            <w:rPr>
                              <w:noProof/>
                            </w:rPr>
                            <mc:AlternateContent>
                              <mc:Choice Requires="wps">
                                <w:drawing>
                                  <wp:anchor distT="0" distB="0" distL="114300" distR="114300" simplePos="0" relativeHeight="251658967" behindDoc="0" locked="1" layoutInCell="1" allowOverlap="1" wp14:anchorId="5298EEFE" wp14:editId="50155865">
                                    <wp:simplePos x="0" y="0"/>
                                    <wp:positionH relativeFrom="column">
                                      <wp:align>center</wp:align>
                                    </wp:positionH>
                                    <wp:positionV relativeFrom="paragraph">
                                      <wp:posOffset>25400</wp:posOffset>
                                    </wp:positionV>
                                    <wp:extent cx="88900" cy="88900"/>
                                    <wp:effectExtent l="12065" t="6350" r="13335" b="9525"/>
                                    <wp:wrapNone/>
                                    <wp:docPr id="259148676" name="Oval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C830E6F" id="Oval 684" o:spid="_x0000_s1026" style="position:absolute;margin-left:0;margin-top:2pt;width:7pt;height:7pt;z-index:2517070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r>
                            <w:rPr>
                              <w:noProof/>
                            </w:rPr>
                            <mc:AlternateContent>
                              <mc:Choice Requires="wps">
                                <w:drawing>
                                  <wp:anchor distT="0" distB="0" distL="114300" distR="114300" simplePos="0" relativeHeight="251658966" behindDoc="0" locked="1" layoutInCell="1" allowOverlap="1" wp14:anchorId="5DECF787" wp14:editId="66E0D1E7">
                                    <wp:simplePos x="0" y="0"/>
                                    <wp:positionH relativeFrom="column">
                                      <wp:align>center</wp:align>
                                    </wp:positionH>
                                    <wp:positionV relativeFrom="paragraph">
                                      <wp:posOffset>25400</wp:posOffset>
                                    </wp:positionV>
                                    <wp:extent cx="88900" cy="88900"/>
                                    <wp:effectExtent l="12065" t="6350" r="13335" b="9525"/>
                                    <wp:wrapNone/>
                                    <wp:docPr id="663017736" name="Oval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1EF816D" id="Oval 684" o:spid="_x0000_s1026" style="position:absolute;margin-left:0;margin-top:2pt;width:7pt;height:7pt;z-index:2517060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1FD389D1" w14:textId="693D0BAB" w:rsidR="00D87983" w:rsidRDefault="00D87983" w:rsidP="00D87983">
                        <w:pPr>
                          <w:rPr>
                            <w:ins w:id="188" w:author="Rollins, Carmen" w:date="2025-05-12T18:31:00Z"/>
                            <w:rFonts w:ascii="Arial" w:eastAsia="Arial" w:hAnsi="Arial" w:cs="Arial"/>
                            <w:sz w:val="22"/>
                          </w:rPr>
                        </w:pPr>
                        <w:ins w:id="189" w:author="Rollins, Carmen" w:date="2025-05-12T18:32:00Z">
                          <w:r w:rsidRPr="00CD1E69">
                            <w:rPr>
                              <w:rFonts w:ascii="Arial" w:eastAsia="Arial" w:hAnsi="Arial" w:cs="Arial"/>
                              <w:sz w:val="22"/>
                            </w:rPr>
                            <w:t>Digital Money</w:t>
                          </w:r>
                        </w:ins>
                      </w:p>
                    </w:tc>
                    <w:tc>
                      <w:tcPr>
                        <w:tcW w:w="0" w:type="auto"/>
                        <w:tcMar>
                          <w:top w:w="80" w:type="dxa"/>
                          <w:bottom w:w="80" w:type="dxa"/>
                        </w:tcMar>
                        <w:vAlign w:val="center"/>
                      </w:tcPr>
                      <w:p w14:paraId="115AE59B" w14:textId="77777777" w:rsidR="00D87983" w:rsidRDefault="00D87983" w:rsidP="00D87983">
                        <w:pPr>
                          <w:rPr>
                            <w:ins w:id="190" w:author="Rollins, Carmen" w:date="2025-05-12T18:31:00Z"/>
                            <w:rFonts w:ascii="Arial" w:eastAsia="Arial" w:hAnsi="Arial" w:cs="Arial"/>
                            <w:sz w:val="22"/>
                          </w:rPr>
                        </w:pPr>
                        <w:ins w:id="191" w:author="Rollins, Carmen" w:date="2025-05-12T18:31:00Z">
                          <w:r>
                            <w:rPr>
                              <w:rFonts w:ascii="Arial" w:eastAsia="Arial" w:hAnsi="Arial" w:cs="Arial"/>
                              <w:sz w:val="22"/>
                            </w:rPr>
                            <w:t>Don’t know or not applicable</w:t>
                          </w:r>
                        </w:ins>
                      </w:p>
                    </w:tc>
                  </w:tr>
                  <w:tr w:rsidR="00EB70A9" w14:paraId="7D0FD98B" w14:textId="77777777" w:rsidTr="005B6FD4">
                    <w:trPr>
                      <w:ins w:id="192" w:author="Rollins, Carmen" w:date="2025-05-12T18:31:00Z"/>
                    </w:trPr>
                    <w:tc>
                      <w:tcPr>
                        <w:tcW w:w="0" w:type="auto"/>
                        <w:tcMar>
                          <w:top w:w="80" w:type="dxa"/>
                          <w:bottom w:w="80" w:type="dxa"/>
                        </w:tcMar>
                      </w:tcPr>
                      <w:p w14:paraId="613CA90E" w14:textId="77777777" w:rsidR="00B4045A" w:rsidRDefault="00B4045A" w:rsidP="005B6FD4">
                        <w:pPr>
                          <w:rPr>
                            <w:ins w:id="193" w:author="Rollins, Carmen" w:date="2025-05-12T18:31:00Z"/>
                            <w:rFonts w:ascii="Arial" w:eastAsia="Arial" w:hAnsi="Arial" w:cs="Arial"/>
                            <w:sz w:val="22"/>
                          </w:rPr>
                        </w:pPr>
                        <w:ins w:id="194" w:author="Rollins, Carmen" w:date="2025-05-12T18:31:00Z">
                          <w:r>
                            <w:rPr>
                              <w:noProof/>
                            </w:rPr>
                            <mc:AlternateContent>
                              <mc:Choice Requires="wps">
                                <w:drawing>
                                  <wp:anchor distT="0" distB="0" distL="114300" distR="114300" simplePos="0" relativeHeight="251658956" behindDoc="0" locked="1" layoutInCell="1" allowOverlap="1" wp14:anchorId="59E17F48" wp14:editId="3ADCCA5E">
                                    <wp:simplePos x="0" y="0"/>
                                    <wp:positionH relativeFrom="column">
                                      <wp:align>center</wp:align>
                                    </wp:positionH>
                                    <wp:positionV relativeFrom="paragraph">
                                      <wp:posOffset>25400</wp:posOffset>
                                    </wp:positionV>
                                    <wp:extent cx="88900" cy="88900"/>
                                    <wp:effectExtent l="12065" t="8255" r="13335" b="7620"/>
                                    <wp:wrapNone/>
                                    <wp:docPr id="899724753" name="Oval 6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D5449D1" id="Oval 685" o:spid="_x0000_s1026" style="position:absolute;margin-left:0;margin-top:2pt;width:7pt;height:7pt;z-index:2516732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
                      <w:p w14:paraId="6F2E6137" w14:textId="4AD0B417" w:rsidR="00B4045A" w:rsidRDefault="00D87983" w:rsidP="005B6FD4">
                        <w:pPr>
                          <w:rPr>
                            <w:ins w:id="195" w:author="Rollins, Carmen" w:date="2025-05-12T18:31:00Z"/>
                            <w:rFonts w:ascii="Arial" w:eastAsia="Arial" w:hAnsi="Arial" w:cs="Arial"/>
                            <w:sz w:val="22"/>
                          </w:rPr>
                        </w:pPr>
                        <w:ins w:id="196" w:author="Rollins, Carmen" w:date="2025-05-12T18:32:00Z">
                          <w:r>
                            <w:rPr>
                              <w:rFonts w:ascii="Arial" w:eastAsia="Arial" w:hAnsi="Arial" w:cs="Arial"/>
                              <w:sz w:val="22"/>
                            </w:rPr>
                            <w:t>Gender</w:t>
                          </w:r>
                        </w:ins>
                      </w:p>
                    </w:tc>
                    <w:tc>
                      <w:tcPr>
                        <w:tcW w:w="0" w:type="auto"/>
                        <w:tcMar>
                          <w:top w:w="80" w:type="dxa"/>
                          <w:bottom w:w="80" w:type="dxa"/>
                        </w:tcMar>
                        <w:vAlign w:val="center"/>
                      </w:tcPr>
                      <w:p w14:paraId="615460BB" w14:textId="77777777" w:rsidR="00B4045A" w:rsidRDefault="00B4045A" w:rsidP="005B6FD4">
                        <w:pPr>
                          <w:rPr>
                            <w:ins w:id="197" w:author="Rollins, Carmen" w:date="2025-05-12T18:31:00Z"/>
                            <w:rFonts w:ascii="Arial" w:eastAsia="Arial" w:hAnsi="Arial" w:cs="Arial"/>
                            <w:sz w:val="22"/>
                          </w:rPr>
                        </w:pPr>
                        <w:ins w:id="198" w:author="Rollins, Carmen" w:date="2025-05-12T18:31:00Z">
                          <w:r>
                            <w:rPr>
                              <w:rFonts w:ascii="Arial" w:eastAsia="Arial" w:hAnsi="Arial" w:cs="Arial"/>
                              <w:sz w:val="22"/>
                            </w:rPr>
                            <w:t>Not at all</w:t>
                          </w:r>
                        </w:ins>
                      </w:p>
                    </w:tc>
                  </w:tr>
                  <w:tr w:rsidR="002F7DF5" w14:paraId="40C6C410" w14:textId="77777777" w:rsidTr="005B6F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99" w:author="Rollins, Carmen" w:date="2025-05-13T09:25: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200" w:author="Rollins, Carmen" w:date="2025-05-12T18:31:00Z"/>
                    </w:trPr>
                    <w:tc>
                      <w:tcPr>
                        <w:tcW w:w="0" w:type="auto"/>
                        <w:tcMar>
                          <w:top w:w="80" w:type="dxa"/>
                          <w:bottom w:w="80" w:type="dxa"/>
                        </w:tcMar>
                        <w:tcPrChange w:id="201" w:author="Rollins, Carmen" w:date="2025-05-13T09:25:00Z">
                          <w:tcPr>
                            <w:tcW w:w="0" w:type="auto"/>
                            <w:gridSpan w:val="2"/>
                            <w:tcMar>
                              <w:top w:w="80" w:type="dxa"/>
                              <w:bottom w:w="80" w:type="dxa"/>
                            </w:tcMar>
                          </w:tcPr>
                        </w:tcPrChange>
                      </w:tcPr>
                      <w:p w14:paraId="6419B41D" w14:textId="77777777" w:rsidR="002F7DF5" w:rsidRDefault="002F7DF5" w:rsidP="002F7DF5">
                        <w:pPr>
                          <w:rPr>
                            <w:ins w:id="202" w:author="Rollins, Carmen" w:date="2025-05-12T18:31:00Z"/>
                            <w:rFonts w:ascii="Arial" w:eastAsia="Arial" w:hAnsi="Arial" w:cs="Arial"/>
                            <w:sz w:val="22"/>
                          </w:rPr>
                        </w:pPr>
                        <w:ins w:id="203" w:author="Rollins, Carmen" w:date="2025-05-12T18:31:00Z">
                          <w:r>
                            <w:rPr>
                              <w:noProof/>
                            </w:rPr>
                            <mc:AlternateContent>
                              <mc:Choice Requires="wps">
                                <w:drawing>
                                  <wp:anchor distT="0" distB="0" distL="114300" distR="114300" simplePos="0" relativeHeight="251658982" behindDoc="0" locked="1" layoutInCell="1" allowOverlap="1" wp14:anchorId="434C507D" wp14:editId="61B8AB2B">
                                    <wp:simplePos x="0" y="0"/>
                                    <wp:positionH relativeFrom="column">
                                      <wp:align>center</wp:align>
                                    </wp:positionH>
                                    <wp:positionV relativeFrom="paragraph">
                                      <wp:posOffset>25400</wp:posOffset>
                                    </wp:positionV>
                                    <wp:extent cx="88900" cy="88900"/>
                                    <wp:effectExtent l="12065" t="6350" r="13335" b="9525"/>
                                    <wp:wrapNone/>
                                    <wp:docPr id="1595816046" name="Oval 6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6D7E88" id="Oval 686" o:spid="_x0000_s1026" style="position:absolute;margin-left:0;margin-top:2pt;width:7pt;height:7pt;z-index:2517500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Change w:id="204" w:author="Rollins, Carmen" w:date="2025-05-13T09:25:00Z">
                          <w:tcPr>
                            <w:tcW w:w="0" w:type="auto"/>
                            <w:tcMar>
                              <w:top w:w="80" w:type="dxa"/>
                              <w:bottom w:w="80" w:type="dxa"/>
                            </w:tcMar>
                          </w:tcPr>
                        </w:tcPrChange>
                      </w:tcPr>
                      <w:p w14:paraId="491F97DF" w14:textId="4585AFE8" w:rsidR="002F7DF5" w:rsidRDefault="002F7DF5" w:rsidP="002F7DF5">
                        <w:pPr>
                          <w:rPr>
                            <w:ins w:id="205" w:author="Rollins, Carmen" w:date="2025-05-12T18:31:00Z"/>
                            <w:rFonts w:ascii="Arial" w:eastAsia="Arial" w:hAnsi="Arial" w:cs="Arial"/>
                            <w:sz w:val="22"/>
                          </w:rPr>
                        </w:pPr>
                        <w:ins w:id="206" w:author="Rollins, Carmen" w:date="2025-05-13T09:25:00Z">
                          <w:r w:rsidRPr="00424087">
                            <w:rPr>
                              <w:rFonts w:ascii="Arial" w:eastAsia="Arial" w:hAnsi="Arial" w:cs="Arial"/>
                              <w:sz w:val="22"/>
                            </w:rPr>
                            <w:t>Gender</w:t>
                          </w:r>
                        </w:ins>
                      </w:p>
                    </w:tc>
                    <w:tc>
                      <w:tcPr>
                        <w:tcW w:w="0" w:type="auto"/>
                        <w:tcMar>
                          <w:top w:w="80" w:type="dxa"/>
                          <w:bottom w:w="80" w:type="dxa"/>
                        </w:tcMar>
                        <w:vAlign w:val="center"/>
                        <w:tcPrChange w:id="207" w:author="Rollins, Carmen" w:date="2025-05-13T09:25:00Z">
                          <w:tcPr>
                            <w:tcW w:w="0" w:type="auto"/>
                            <w:gridSpan w:val="2"/>
                            <w:tcMar>
                              <w:top w:w="80" w:type="dxa"/>
                              <w:bottom w:w="80" w:type="dxa"/>
                            </w:tcMar>
                            <w:vAlign w:val="center"/>
                          </w:tcPr>
                        </w:tcPrChange>
                      </w:tcPr>
                      <w:p w14:paraId="5C122FF5" w14:textId="77777777" w:rsidR="002F7DF5" w:rsidRDefault="002F7DF5" w:rsidP="002F7DF5">
                        <w:pPr>
                          <w:rPr>
                            <w:ins w:id="208" w:author="Rollins, Carmen" w:date="2025-05-12T18:31:00Z"/>
                            <w:rFonts w:ascii="Arial" w:eastAsia="Arial" w:hAnsi="Arial" w:cs="Arial"/>
                            <w:sz w:val="22"/>
                          </w:rPr>
                        </w:pPr>
                        <w:ins w:id="209" w:author="Rollins, Carmen" w:date="2025-05-12T18:31:00Z">
                          <w:r>
                            <w:rPr>
                              <w:rFonts w:ascii="Arial" w:eastAsia="Arial" w:hAnsi="Arial" w:cs="Arial"/>
                              <w:sz w:val="22"/>
                            </w:rPr>
                            <w:t>To a slight extent</w:t>
                          </w:r>
                        </w:ins>
                      </w:p>
                    </w:tc>
                  </w:tr>
                  <w:tr w:rsidR="002F7DF5" w14:paraId="3795BAB6" w14:textId="77777777" w:rsidTr="005B6F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210" w:author="Rollins, Carmen" w:date="2025-05-13T09:25: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211" w:author="Rollins, Carmen" w:date="2025-05-12T18:31:00Z"/>
                    </w:trPr>
                    <w:tc>
                      <w:tcPr>
                        <w:tcW w:w="0" w:type="auto"/>
                        <w:tcMar>
                          <w:top w:w="80" w:type="dxa"/>
                          <w:bottom w:w="80" w:type="dxa"/>
                        </w:tcMar>
                        <w:tcPrChange w:id="212" w:author="Rollins, Carmen" w:date="2025-05-13T09:25:00Z">
                          <w:tcPr>
                            <w:tcW w:w="0" w:type="auto"/>
                            <w:gridSpan w:val="2"/>
                            <w:tcMar>
                              <w:top w:w="80" w:type="dxa"/>
                              <w:bottom w:w="80" w:type="dxa"/>
                            </w:tcMar>
                          </w:tcPr>
                        </w:tcPrChange>
                      </w:tcPr>
                      <w:p w14:paraId="245C6F88" w14:textId="77777777" w:rsidR="002F7DF5" w:rsidRDefault="002F7DF5" w:rsidP="002F7DF5">
                        <w:pPr>
                          <w:rPr>
                            <w:ins w:id="213" w:author="Rollins, Carmen" w:date="2025-05-12T18:31:00Z"/>
                            <w:rFonts w:ascii="Arial" w:eastAsia="Arial" w:hAnsi="Arial" w:cs="Arial"/>
                            <w:sz w:val="22"/>
                          </w:rPr>
                        </w:pPr>
                        <w:ins w:id="214" w:author="Rollins, Carmen" w:date="2025-05-12T18:31:00Z">
                          <w:r>
                            <w:rPr>
                              <w:noProof/>
                            </w:rPr>
                            <mc:AlternateContent>
                              <mc:Choice Requires="wps">
                                <w:drawing>
                                  <wp:anchor distT="0" distB="0" distL="114300" distR="114300" simplePos="0" relativeHeight="251658983" behindDoc="0" locked="1" layoutInCell="1" allowOverlap="1" wp14:anchorId="048B6FB6" wp14:editId="7449397C">
                                    <wp:simplePos x="0" y="0"/>
                                    <wp:positionH relativeFrom="column">
                                      <wp:align>center</wp:align>
                                    </wp:positionH>
                                    <wp:positionV relativeFrom="paragraph">
                                      <wp:posOffset>25400</wp:posOffset>
                                    </wp:positionV>
                                    <wp:extent cx="88900" cy="88900"/>
                                    <wp:effectExtent l="12065" t="13970" r="13335" b="11430"/>
                                    <wp:wrapNone/>
                                    <wp:docPr id="1960544232" name="Oval 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E751C5B" id="Oval 687" o:spid="_x0000_s1026" style="position:absolute;margin-left:0;margin-top:2pt;width:7pt;height:7pt;z-index:2517511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Change w:id="215" w:author="Rollins, Carmen" w:date="2025-05-13T09:25:00Z">
                          <w:tcPr>
                            <w:tcW w:w="0" w:type="auto"/>
                            <w:tcMar>
                              <w:top w:w="80" w:type="dxa"/>
                              <w:bottom w:w="80" w:type="dxa"/>
                            </w:tcMar>
                          </w:tcPr>
                        </w:tcPrChange>
                      </w:tcPr>
                      <w:p w14:paraId="092F8675" w14:textId="2F703B40" w:rsidR="002F7DF5" w:rsidRDefault="002F7DF5" w:rsidP="002F7DF5">
                        <w:pPr>
                          <w:rPr>
                            <w:ins w:id="216" w:author="Rollins, Carmen" w:date="2025-05-12T18:31:00Z"/>
                            <w:rFonts w:ascii="Arial" w:eastAsia="Arial" w:hAnsi="Arial" w:cs="Arial"/>
                            <w:sz w:val="22"/>
                          </w:rPr>
                        </w:pPr>
                        <w:ins w:id="217" w:author="Rollins, Carmen" w:date="2025-05-13T09:25:00Z">
                          <w:r w:rsidRPr="00424087">
                            <w:rPr>
                              <w:rFonts w:ascii="Arial" w:eastAsia="Arial" w:hAnsi="Arial" w:cs="Arial"/>
                              <w:sz w:val="22"/>
                            </w:rPr>
                            <w:t>Gender</w:t>
                          </w:r>
                        </w:ins>
                      </w:p>
                    </w:tc>
                    <w:tc>
                      <w:tcPr>
                        <w:tcW w:w="0" w:type="auto"/>
                        <w:tcMar>
                          <w:top w:w="80" w:type="dxa"/>
                          <w:bottom w:w="80" w:type="dxa"/>
                        </w:tcMar>
                        <w:vAlign w:val="center"/>
                        <w:tcPrChange w:id="218" w:author="Rollins, Carmen" w:date="2025-05-13T09:25:00Z">
                          <w:tcPr>
                            <w:tcW w:w="0" w:type="auto"/>
                            <w:gridSpan w:val="2"/>
                            <w:tcMar>
                              <w:top w:w="80" w:type="dxa"/>
                              <w:bottom w:w="80" w:type="dxa"/>
                            </w:tcMar>
                            <w:vAlign w:val="center"/>
                          </w:tcPr>
                        </w:tcPrChange>
                      </w:tcPr>
                      <w:p w14:paraId="7F45E601" w14:textId="77777777" w:rsidR="002F7DF5" w:rsidRDefault="002F7DF5" w:rsidP="002F7DF5">
                        <w:pPr>
                          <w:rPr>
                            <w:ins w:id="219" w:author="Rollins, Carmen" w:date="2025-05-12T18:31:00Z"/>
                            <w:rFonts w:ascii="Arial" w:eastAsia="Arial" w:hAnsi="Arial" w:cs="Arial"/>
                            <w:sz w:val="22"/>
                          </w:rPr>
                        </w:pPr>
                        <w:ins w:id="220" w:author="Rollins, Carmen" w:date="2025-05-12T18:31:00Z">
                          <w:r>
                            <w:rPr>
                              <w:rFonts w:ascii="Arial" w:eastAsia="Arial" w:hAnsi="Arial" w:cs="Arial"/>
                              <w:sz w:val="22"/>
                            </w:rPr>
                            <w:t>To a moderate extent</w:t>
                          </w:r>
                        </w:ins>
                      </w:p>
                    </w:tc>
                  </w:tr>
                  <w:tr w:rsidR="002F7DF5" w14:paraId="52A45C89" w14:textId="77777777" w:rsidTr="005B6F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221" w:author="Rollins, Carmen" w:date="2025-05-13T09:25: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222" w:author="Rollins, Carmen" w:date="2025-05-12T18:31:00Z"/>
                    </w:trPr>
                    <w:tc>
                      <w:tcPr>
                        <w:tcW w:w="0" w:type="auto"/>
                        <w:tcMar>
                          <w:top w:w="80" w:type="dxa"/>
                          <w:bottom w:w="80" w:type="dxa"/>
                        </w:tcMar>
                        <w:tcPrChange w:id="223" w:author="Rollins, Carmen" w:date="2025-05-13T09:25:00Z">
                          <w:tcPr>
                            <w:tcW w:w="0" w:type="auto"/>
                            <w:gridSpan w:val="2"/>
                            <w:tcMar>
                              <w:top w:w="80" w:type="dxa"/>
                              <w:bottom w:w="80" w:type="dxa"/>
                            </w:tcMar>
                          </w:tcPr>
                        </w:tcPrChange>
                      </w:tcPr>
                      <w:p w14:paraId="0628A5D2" w14:textId="77777777" w:rsidR="002F7DF5" w:rsidRDefault="002F7DF5" w:rsidP="002F7DF5">
                        <w:pPr>
                          <w:rPr>
                            <w:ins w:id="224" w:author="Rollins, Carmen" w:date="2025-05-12T18:31:00Z"/>
                            <w:rFonts w:ascii="Arial" w:eastAsia="Arial" w:hAnsi="Arial" w:cs="Arial"/>
                            <w:sz w:val="22"/>
                          </w:rPr>
                        </w:pPr>
                        <w:ins w:id="225" w:author="Rollins, Carmen" w:date="2025-05-12T18:31:00Z">
                          <w:r>
                            <w:rPr>
                              <w:noProof/>
                            </w:rPr>
                            <mc:AlternateContent>
                              <mc:Choice Requires="wps">
                                <w:drawing>
                                  <wp:anchor distT="0" distB="0" distL="114300" distR="114300" simplePos="0" relativeHeight="251658984" behindDoc="0" locked="1" layoutInCell="1" allowOverlap="1" wp14:anchorId="382F35DF" wp14:editId="06326E2D">
                                    <wp:simplePos x="0" y="0"/>
                                    <wp:positionH relativeFrom="column">
                                      <wp:align>center</wp:align>
                                    </wp:positionH>
                                    <wp:positionV relativeFrom="paragraph">
                                      <wp:posOffset>25400</wp:posOffset>
                                    </wp:positionV>
                                    <wp:extent cx="88900" cy="88900"/>
                                    <wp:effectExtent l="12065" t="12065" r="13335" b="13335"/>
                                    <wp:wrapNone/>
                                    <wp:docPr id="424321504" name="Oval 6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B2C57B4" id="Oval 688" o:spid="_x0000_s1026" style="position:absolute;margin-left:0;margin-top:2pt;width:7pt;height:7pt;z-index:2517521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Change w:id="226" w:author="Rollins, Carmen" w:date="2025-05-13T09:25:00Z">
                          <w:tcPr>
                            <w:tcW w:w="0" w:type="auto"/>
                            <w:tcMar>
                              <w:top w:w="80" w:type="dxa"/>
                              <w:bottom w:w="80" w:type="dxa"/>
                            </w:tcMar>
                          </w:tcPr>
                        </w:tcPrChange>
                      </w:tcPr>
                      <w:p w14:paraId="606E2AA0" w14:textId="253C580A" w:rsidR="002F7DF5" w:rsidRDefault="002F7DF5" w:rsidP="002F7DF5">
                        <w:pPr>
                          <w:rPr>
                            <w:ins w:id="227" w:author="Rollins, Carmen" w:date="2025-05-12T18:31:00Z"/>
                            <w:rFonts w:ascii="Arial" w:eastAsia="Arial" w:hAnsi="Arial" w:cs="Arial"/>
                            <w:sz w:val="22"/>
                          </w:rPr>
                        </w:pPr>
                        <w:ins w:id="228" w:author="Rollins, Carmen" w:date="2025-05-13T09:25:00Z">
                          <w:r w:rsidRPr="00424087">
                            <w:rPr>
                              <w:rFonts w:ascii="Arial" w:eastAsia="Arial" w:hAnsi="Arial" w:cs="Arial"/>
                              <w:sz w:val="22"/>
                            </w:rPr>
                            <w:t>Gender</w:t>
                          </w:r>
                        </w:ins>
                      </w:p>
                    </w:tc>
                    <w:tc>
                      <w:tcPr>
                        <w:tcW w:w="0" w:type="auto"/>
                        <w:tcMar>
                          <w:top w:w="80" w:type="dxa"/>
                          <w:bottom w:w="80" w:type="dxa"/>
                        </w:tcMar>
                        <w:vAlign w:val="center"/>
                        <w:tcPrChange w:id="229" w:author="Rollins, Carmen" w:date="2025-05-13T09:25:00Z">
                          <w:tcPr>
                            <w:tcW w:w="0" w:type="auto"/>
                            <w:gridSpan w:val="2"/>
                            <w:tcMar>
                              <w:top w:w="80" w:type="dxa"/>
                              <w:bottom w:w="80" w:type="dxa"/>
                            </w:tcMar>
                            <w:vAlign w:val="center"/>
                          </w:tcPr>
                        </w:tcPrChange>
                      </w:tcPr>
                      <w:p w14:paraId="7D6624F2" w14:textId="77777777" w:rsidR="002F7DF5" w:rsidRDefault="002F7DF5" w:rsidP="002F7DF5">
                        <w:pPr>
                          <w:rPr>
                            <w:ins w:id="230" w:author="Rollins, Carmen" w:date="2025-05-12T18:31:00Z"/>
                            <w:rFonts w:ascii="Arial" w:eastAsia="Arial" w:hAnsi="Arial" w:cs="Arial"/>
                            <w:sz w:val="22"/>
                          </w:rPr>
                        </w:pPr>
                        <w:ins w:id="231" w:author="Rollins, Carmen" w:date="2025-05-12T18:31:00Z">
                          <w:r>
                            <w:rPr>
                              <w:rFonts w:ascii="Arial" w:eastAsia="Arial" w:hAnsi="Arial" w:cs="Arial"/>
                              <w:sz w:val="22"/>
                            </w:rPr>
                            <w:t>To a great extent</w:t>
                          </w:r>
                        </w:ins>
                      </w:p>
                    </w:tc>
                  </w:tr>
                  <w:tr w:rsidR="002F7DF5" w14:paraId="285E945E" w14:textId="77777777" w:rsidTr="005B6F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232" w:author="Rollins, Carmen" w:date="2025-05-13T09:25: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233" w:author="Rollins, Carmen" w:date="2025-05-12T18:31:00Z"/>
                    </w:trPr>
                    <w:tc>
                      <w:tcPr>
                        <w:tcW w:w="0" w:type="auto"/>
                        <w:tcMar>
                          <w:top w:w="80" w:type="dxa"/>
                          <w:bottom w:w="80" w:type="dxa"/>
                        </w:tcMar>
                        <w:tcPrChange w:id="234" w:author="Rollins, Carmen" w:date="2025-05-13T09:25:00Z">
                          <w:tcPr>
                            <w:tcW w:w="0" w:type="auto"/>
                            <w:gridSpan w:val="2"/>
                            <w:tcMar>
                              <w:top w:w="80" w:type="dxa"/>
                              <w:bottom w:w="80" w:type="dxa"/>
                            </w:tcMar>
                          </w:tcPr>
                        </w:tcPrChange>
                      </w:tcPr>
                      <w:p w14:paraId="067EE118" w14:textId="77777777" w:rsidR="002F7DF5" w:rsidRDefault="002F7DF5" w:rsidP="002F7DF5">
                        <w:pPr>
                          <w:rPr>
                            <w:ins w:id="235" w:author="Rollins, Carmen" w:date="2025-05-12T18:31:00Z"/>
                            <w:noProof/>
                          </w:rPr>
                        </w:pPr>
                        <w:ins w:id="236" w:author="Rollins, Carmen" w:date="2025-05-12T18:31:00Z">
                          <w:r>
                            <w:rPr>
                              <w:noProof/>
                            </w:rPr>
                            <mc:AlternateContent>
                              <mc:Choice Requires="wps">
                                <w:drawing>
                                  <wp:anchor distT="0" distB="0" distL="114300" distR="114300" simplePos="0" relativeHeight="251658986" behindDoc="0" locked="1" layoutInCell="1" allowOverlap="1" wp14:anchorId="57B976BC" wp14:editId="010CE198">
                                    <wp:simplePos x="0" y="0"/>
                                    <wp:positionH relativeFrom="column">
                                      <wp:align>center</wp:align>
                                    </wp:positionH>
                                    <wp:positionV relativeFrom="paragraph">
                                      <wp:posOffset>25400</wp:posOffset>
                                    </wp:positionV>
                                    <wp:extent cx="88900" cy="88900"/>
                                    <wp:effectExtent l="12065" t="12065" r="13335" b="13335"/>
                                    <wp:wrapNone/>
                                    <wp:docPr id="1257636176" name="Oval 6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7C2EC044" id="Oval 688" o:spid="_x0000_s1026" style="position:absolute;margin-left:0;margin-top:2pt;width:7pt;height:7pt;z-index:251754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r>
                            <w:rPr>
                              <w:noProof/>
                            </w:rPr>
                            <mc:AlternateContent>
                              <mc:Choice Requires="wps">
                                <w:drawing>
                                  <wp:anchor distT="0" distB="0" distL="114300" distR="114300" simplePos="0" relativeHeight="251658985" behindDoc="0" locked="1" layoutInCell="1" allowOverlap="1" wp14:anchorId="663728C8" wp14:editId="6D247312">
                                    <wp:simplePos x="0" y="0"/>
                                    <wp:positionH relativeFrom="column">
                                      <wp:align>center</wp:align>
                                    </wp:positionH>
                                    <wp:positionV relativeFrom="paragraph">
                                      <wp:posOffset>25400</wp:posOffset>
                                    </wp:positionV>
                                    <wp:extent cx="88900" cy="88900"/>
                                    <wp:effectExtent l="12065" t="12065" r="13335" b="13335"/>
                                    <wp:wrapNone/>
                                    <wp:docPr id="1093380047" name="Oval 6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649838B" id="Oval 688" o:spid="_x0000_s1026" style="position:absolute;margin-left:0;margin-top:2pt;width:7pt;height:7pt;z-index:2517531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Change w:id="237" w:author="Rollins, Carmen" w:date="2025-05-13T09:25:00Z">
                          <w:tcPr>
                            <w:tcW w:w="0" w:type="auto"/>
                            <w:tcMar>
                              <w:top w:w="80" w:type="dxa"/>
                              <w:bottom w:w="80" w:type="dxa"/>
                            </w:tcMar>
                          </w:tcPr>
                        </w:tcPrChange>
                      </w:tcPr>
                      <w:p w14:paraId="4C8E09B8" w14:textId="7022D3B2" w:rsidR="002F7DF5" w:rsidRDefault="002F7DF5" w:rsidP="002F7DF5">
                        <w:pPr>
                          <w:rPr>
                            <w:ins w:id="238" w:author="Rollins, Carmen" w:date="2025-05-12T18:31:00Z"/>
                            <w:rFonts w:ascii="Arial" w:eastAsia="Arial" w:hAnsi="Arial" w:cs="Arial"/>
                            <w:sz w:val="22"/>
                          </w:rPr>
                        </w:pPr>
                        <w:ins w:id="239" w:author="Rollins, Carmen" w:date="2025-05-13T09:25:00Z">
                          <w:r w:rsidRPr="00424087">
                            <w:rPr>
                              <w:rFonts w:ascii="Arial" w:eastAsia="Arial" w:hAnsi="Arial" w:cs="Arial"/>
                              <w:sz w:val="22"/>
                            </w:rPr>
                            <w:t>Gender</w:t>
                          </w:r>
                        </w:ins>
                      </w:p>
                    </w:tc>
                    <w:tc>
                      <w:tcPr>
                        <w:tcW w:w="0" w:type="auto"/>
                        <w:tcMar>
                          <w:top w:w="80" w:type="dxa"/>
                          <w:bottom w:w="80" w:type="dxa"/>
                        </w:tcMar>
                        <w:vAlign w:val="center"/>
                        <w:tcPrChange w:id="240" w:author="Rollins, Carmen" w:date="2025-05-13T09:25:00Z">
                          <w:tcPr>
                            <w:tcW w:w="0" w:type="auto"/>
                            <w:gridSpan w:val="2"/>
                            <w:tcMar>
                              <w:top w:w="80" w:type="dxa"/>
                              <w:bottom w:w="80" w:type="dxa"/>
                            </w:tcMar>
                            <w:vAlign w:val="center"/>
                          </w:tcPr>
                        </w:tcPrChange>
                      </w:tcPr>
                      <w:p w14:paraId="0017B3EF" w14:textId="77777777" w:rsidR="002F7DF5" w:rsidRDefault="002F7DF5" w:rsidP="002F7DF5">
                        <w:pPr>
                          <w:rPr>
                            <w:ins w:id="241" w:author="Rollins, Carmen" w:date="2025-05-12T18:31:00Z"/>
                            <w:rFonts w:ascii="Arial" w:eastAsia="Arial" w:hAnsi="Arial" w:cs="Arial"/>
                            <w:sz w:val="22"/>
                          </w:rPr>
                        </w:pPr>
                        <w:ins w:id="242" w:author="Rollins, Carmen" w:date="2025-05-12T18:31:00Z">
                          <w:r>
                            <w:rPr>
                              <w:rFonts w:ascii="Arial" w:eastAsia="Arial" w:hAnsi="Arial" w:cs="Arial"/>
                              <w:sz w:val="22"/>
                            </w:rPr>
                            <w:t>Don’t know or not applicable</w:t>
                          </w:r>
                        </w:ins>
                      </w:p>
                    </w:tc>
                  </w:tr>
                  <w:tr w:rsidR="00EB70A9" w14:paraId="6FC5174F" w14:textId="77777777" w:rsidTr="005B6FD4">
                    <w:trPr>
                      <w:ins w:id="243" w:author="Rollins, Carmen" w:date="2025-05-12T18:31:00Z"/>
                    </w:trPr>
                    <w:tc>
                      <w:tcPr>
                        <w:tcW w:w="0" w:type="auto"/>
                        <w:tcMar>
                          <w:top w:w="80" w:type="dxa"/>
                          <w:bottom w:w="80" w:type="dxa"/>
                        </w:tcMar>
                      </w:tcPr>
                      <w:p w14:paraId="4F6EAAFF" w14:textId="77777777" w:rsidR="00B4045A" w:rsidRDefault="00B4045A" w:rsidP="005B6FD4">
                        <w:pPr>
                          <w:rPr>
                            <w:ins w:id="244" w:author="Rollins, Carmen" w:date="2025-05-12T18:31:00Z"/>
                            <w:rFonts w:ascii="Arial" w:eastAsia="Arial" w:hAnsi="Arial" w:cs="Arial"/>
                            <w:sz w:val="22"/>
                          </w:rPr>
                        </w:pPr>
                        <w:ins w:id="245" w:author="Rollins, Carmen" w:date="2025-05-12T18:31:00Z">
                          <w:r>
                            <w:rPr>
                              <w:noProof/>
                            </w:rPr>
                            <mc:AlternateContent>
                              <mc:Choice Requires="wps">
                                <w:drawing>
                                  <wp:anchor distT="0" distB="0" distL="114300" distR="114300" simplePos="0" relativeHeight="251658957" behindDoc="0" locked="1" layoutInCell="1" allowOverlap="1" wp14:anchorId="2A5F6CDB" wp14:editId="29DFD604">
                                    <wp:simplePos x="0" y="0"/>
                                    <wp:positionH relativeFrom="column">
                                      <wp:align>center</wp:align>
                                    </wp:positionH>
                                    <wp:positionV relativeFrom="paragraph">
                                      <wp:posOffset>25400</wp:posOffset>
                                    </wp:positionV>
                                    <wp:extent cx="88900" cy="88900"/>
                                    <wp:effectExtent l="12065" t="8255" r="13335" b="7620"/>
                                    <wp:wrapNone/>
                                    <wp:docPr id="1844642733" name="Oval 6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8E95AD3" id="Oval 689" o:spid="_x0000_s1026" style="position:absolute;margin-left:0;margin-top:2pt;width:7pt;height:7pt;z-index:2516773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
                      <w:p w14:paraId="63A2DFBC" w14:textId="6C1B213D" w:rsidR="00B4045A" w:rsidRDefault="00D87983" w:rsidP="005B6FD4">
                        <w:pPr>
                          <w:rPr>
                            <w:ins w:id="246" w:author="Rollins, Carmen" w:date="2025-05-12T18:31:00Z"/>
                            <w:rFonts w:ascii="Arial" w:eastAsia="Arial" w:hAnsi="Arial" w:cs="Arial"/>
                            <w:sz w:val="22"/>
                          </w:rPr>
                        </w:pPr>
                        <w:ins w:id="247" w:author="Rollins, Carmen" w:date="2025-05-12T18:33:00Z">
                          <w:r>
                            <w:rPr>
                              <w:rFonts w:ascii="Arial" w:eastAsia="Arial" w:hAnsi="Arial" w:cs="Arial"/>
                              <w:sz w:val="22"/>
                            </w:rPr>
                            <w:t>Governance</w:t>
                          </w:r>
                        </w:ins>
                      </w:p>
                    </w:tc>
                    <w:tc>
                      <w:tcPr>
                        <w:tcW w:w="0" w:type="auto"/>
                        <w:tcMar>
                          <w:top w:w="80" w:type="dxa"/>
                          <w:bottom w:w="80" w:type="dxa"/>
                        </w:tcMar>
                        <w:vAlign w:val="center"/>
                      </w:tcPr>
                      <w:p w14:paraId="7A6E2D19" w14:textId="77777777" w:rsidR="00B4045A" w:rsidRDefault="00B4045A" w:rsidP="005B6FD4">
                        <w:pPr>
                          <w:rPr>
                            <w:ins w:id="248" w:author="Rollins, Carmen" w:date="2025-05-12T18:31:00Z"/>
                            <w:rFonts w:ascii="Arial" w:eastAsia="Arial" w:hAnsi="Arial" w:cs="Arial"/>
                            <w:sz w:val="22"/>
                          </w:rPr>
                        </w:pPr>
                        <w:ins w:id="249" w:author="Rollins, Carmen" w:date="2025-05-12T18:31:00Z">
                          <w:r>
                            <w:rPr>
                              <w:rFonts w:ascii="Arial" w:eastAsia="Arial" w:hAnsi="Arial" w:cs="Arial"/>
                              <w:sz w:val="22"/>
                            </w:rPr>
                            <w:t>Not at all</w:t>
                          </w:r>
                        </w:ins>
                      </w:p>
                    </w:tc>
                  </w:tr>
                  <w:tr w:rsidR="00EB70A9" w14:paraId="51597BAA" w14:textId="77777777" w:rsidTr="005B6FD4">
                    <w:trPr>
                      <w:ins w:id="250" w:author="Rollins, Carmen" w:date="2025-05-12T18:31:00Z"/>
                    </w:trPr>
                    <w:tc>
                      <w:tcPr>
                        <w:tcW w:w="0" w:type="auto"/>
                        <w:tcMar>
                          <w:top w:w="80" w:type="dxa"/>
                          <w:bottom w:w="80" w:type="dxa"/>
                        </w:tcMar>
                      </w:tcPr>
                      <w:p w14:paraId="771C1C05" w14:textId="77777777" w:rsidR="00D87983" w:rsidRDefault="00D87983" w:rsidP="00D87983">
                        <w:pPr>
                          <w:rPr>
                            <w:ins w:id="251" w:author="Rollins, Carmen" w:date="2025-05-12T18:31:00Z"/>
                            <w:rFonts w:ascii="Arial" w:eastAsia="Arial" w:hAnsi="Arial" w:cs="Arial"/>
                            <w:sz w:val="22"/>
                          </w:rPr>
                        </w:pPr>
                        <w:ins w:id="252" w:author="Rollins, Carmen" w:date="2025-05-12T18:31:00Z">
                          <w:r>
                            <w:rPr>
                              <w:noProof/>
                            </w:rPr>
                            <mc:AlternateContent>
                              <mc:Choice Requires="wps">
                                <w:drawing>
                                  <wp:anchor distT="0" distB="0" distL="114300" distR="114300" simplePos="0" relativeHeight="251658968" behindDoc="0" locked="1" layoutInCell="1" allowOverlap="1" wp14:anchorId="0B2223BC" wp14:editId="37C19354">
                                    <wp:simplePos x="0" y="0"/>
                                    <wp:positionH relativeFrom="column">
                                      <wp:align>center</wp:align>
                                    </wp:positionH>
                                    <wp:positionV relativeFrom="paragraph">
                                      <wp:posOffset>25400</wp:posOffset>
                                    </wp:positionV>
                                    <wp:extent cx="88900" cy="88900"/>
                                    <wp:effectExtent l="12065" t="13970" r="13335" b="11430"/>
                                    <wp:wrapNone/>
                                    <wp:docPr id="1667083056" name="Oval 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9E6789C" id="Oval 690" o:spid="_x0000_s1026" style="position:absolute;margin-left:0;margin-top:2pt;width:7pt;height:7pt;z-index:2517152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0C6BE26E" w14:textId="6B12B5B0" w:rsidR="00D87983" w:rsidRDefault="00D87983" w:rsidP="00D87983">
                        <w:pPr>
                          <w:rPr>
                            <w:ins w:id="253" w:author="Rollins, Carmen" w:date="2025-05-12T18:31:00Z"/>
                            <w:rFonts w:ascii="Arial" w:eastAsia="Arial" w:hAnsi="Arial" w:cs="Arial"/>
                            <w:sz w:val="22"/>
                          </w:rPr>
                        </w:pPr>
                        <w:ins w:id="254" w:author="Rollins, Carmen" w:date="2025-05-12T18:33:00Z">
                          <w:r w:rsidRPr="00951327">
                            <w:rPr>
                              <w:rFonts w:ascii="Arial" w:eastAsia="Arial" w:hAnsi="Arial" w:cs="Arial"/>
                              <w:sz w:val="22"/>
                            </w:rPr>
                            <w:t>Governance</w:t>
                          </w:r>
                        </w:ins>
                      </w:p>
                    </w:tc>
                    <w:tc>
                      <w:tcPr>
                        <w:tcW w:w="0" w:type="auto"/>
                        <w:tcMar>
                          <w:top w:w="80" w:type="dxa"/>
                          <w:bottom w:w="80" w:type="dxa"/>
                        </w:tcMar>
                        <w:vAlign w:val="center"/>
                      </w:tcPr>
                      <w:p w14:paraId="21DA5E1E" w14:textId="77777777" w:rsidR="00D87983" w:rsidRDefault="00D87983" w:rsidP="00D87983">
                        <w:pPr>
                          <w:rPr>
                            <w:ins w:id="255" w:author="Rollins, Carmen" w:date="2025-05-12T18:31:00Z"/>
                            <w:rFonts w:ascii="Arial" w:eastAsia="Arial" w:hAnsi="Arial" w:cs="Arial"/>
                            <w:sz w:val="22"/>
                          </w:rPr>
                        </w:pPr>
                        <w:ins w:id="256" w:author="Rollins, Carmen" w:date="2025-05-12T18:31:00Z">
                          <w:r>
                            <w:rPr>
                              <w:rFonts w:ascii="Arial" w:eastAsia="Arial" w:hAnsi="Arial" w:cs="Arial"/>
                              <w:sz w:val="22"/>
                            </w:rPr>
                            <w:t>To a slight extent</w:t>
                          </w:r>
                        </w:ins>
                      </w:p>
                    </w:tc>
                  </w:tr>
                  <w:tr w:rsidR="00EB70A9" w14:paraId="6AC053DE" w14:textId="77777777" w:rsidTr="005B6FD4">
                    <w:trPr>
                      <w:ins w:id="257" w:author="Rollins, Carmen" w:date="2025-05-12T18:31:00Z"/>
                    </w:trPr>
                    <w:tc>
                      <w:tcPr>
                        <w:tcW w:w="0" w:type="auto"/>
                        <w:tcMar>
                          <w:top w:w="80" w:type="dxa"/>
                          <w:bottom w:w="80" w:type="dxa"/>
                        </w:tcMar>
                      </w:tcPr>
                      <w:p w14:paraId="70EA0FA2" w14:textId="77777777" w:rsidR="00D87983" w:rsidRDefault="00D87983" w:rsidP="00D87983">
                        <w:pPr>
                          <w:rPr>
                            <w:ins w:id="258" w:author="Rollins, Carmen" w:date="2025-05-12T18:31:00Z"/>
                            <w:rFonts w:ascii="Arial" w:eastAsia="Arial" w:hAnsi="Arial" w:cs="Arial"/>
                            <w:sz w:val="22"/>
                          </w:rPr>
                        </w:pPr>
                        <w:ins w:id="259" w:author="Rollins, Carmen" w:date="2025-05-12T18:31:00Z">
                          <w:r>
                            <w:rPr>
                              <w:noProof/>
                            </w:rPr>
                            <mc:AlternateContent>
                              <mc:Choice Requires="wps">
                                <w:drawing>
                                  <wp:anchor distT="0" distB="0" distL="114300" distR="114300" simplePos="0" relativeHeight="251658969" behindDoc="0" locked="1" layoutInCell="1" allowOverlap="1" wp14:anchorId="183DC18E" wp14:editId="1437155E">
                                    <wp:simplePos x="0" y="0"/>
                                    <wp:positionH relativeFrom="column">
                                      <wp:align>center</wp:align>
                                    </wp:positionH>
                                    <wp:positionV relativeFrom="paragraph">
                                      <wp:posOffset>25400</wp:posOffset>
                                    </wp:positionV>
                                    <wp:extent cx="88900" cy="88900"/>
                                    <wp:effectExtent l="12065" t="6350" r="13335" b="9525"/>
                                    <wp:wrapNone/>
                                    <wp:docPr id="1480292739" name="Oval 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0815DA89" id="Oval 691" o:spid="_x0000_s1026" style="position:absolute;margin-left:0;margin-top:2pt;width:7pt;height:7pt;z-index:2517163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5E66A2C0" w14:textId="3B7B84A3" w:rsidR="00D87983" w:rsidRDefault="00D87983" w:rsidP="00D87983">
                        <w:pPr>
                          <w:rPr>
                            <w:ins w:id="260" w:author="Rollins, Carmen" w:date="2025-05-12T18:31:00Z"/>
                            <w:rFonts w:ascii="Arial" w:eastAsia="Arial" w:hAnsi="Arial" w:cs="Arial"/>
                            <w:sz w:val="22"/>
                          </w:rPr>
                        </w:pPr>
                        <w:ins w:id="261" w:author="Rollins, Carmen" w:date="2025-05-12T18:33:00Z">
                          <w:r w:rsidRPr="00951327">
                            <w:rPr>
                              <w:rFonts w:ascii="Arial" w:eastAsia="Arial" w:hAnsi="Arial" w:cs="Arial"/>
                              <w:sz w:val="22"/>
                            </w:rPr>
                            <w:t>Governance</w:t>
                          </w:r>
                        </w:ins>
                      </w:p>
                    </w:tc>
                    <w:tc>
                      <w:tcPr>
                        <w:tcW w:w="0" w:type="auto"/>
                        <w:tcMar>
                          <w:top w:w="80" w:type="dxa"/>
                          <w:bottom w:w="80" w:type="dxa"/>
                        </w:tcMar>
                        <w:vAlign w:val="center"/>
                      </w:tcPr>
                      <w:p w14:paraId="227E84FB" w14:textId="77777777" w:rsidR="00D87983" w:rsidRDefault="00D87983" w:rsidP="00D87983">
                        <w:pPr>
                          <w:rPr>
                            <w:ins w:id="262" w:author="Rollins, Carmen" w:date="2025-05-12T18:31:00Z"/>
                            <w:rFonts w:ascii="Arial" w:eastAsia="Arial" w:hAnsi="Arial" w:cs="Arial"/>
                            <w:sz w:val="22"/>
                          </w:rPr>
                        </w:pPr>
                        <w:ins w:id="263" w:author="Rollins, Carmen" w:date="2025-05-12T18:31:00Z">
                          <w:r>
                            <w:rPr>
                              <w:rFonts w:ascii="Arial" w:eastAsia="Arial" w:hAnsi="Arial" w:cs="Arial"/>
                              <w:sz w:val="22"/>
                            </w:rPr>
                            <w:t>To a moderate extent</w:t>
                          </w:r>
                        </w:ins>
                      </w:p>
                    </w:tc>
                  </w:tr>
                  <w:tr w:rsidR="00EB70A9" w14:paraId="26172394" w14:textId="77777777" w:rsidTr="005B6FD4">
                    <w:trPr>
                      <w:ins w:id="264" w:author="Rollins, Carmen" w:date="2025-05-12T18:31:00Z"/>
                    </w:trPr>
                    <w:tc>
                      <w:tcPr>
                        <w:tcW w:w="0" w:type="auto"/>
                        <w:tcMar>
                          <w:top w:w="80" w:type="dxa"/>
                          <w:bottom w:w="80" w:type="dxa"/>
                        </w:tcMar>
                      </w:tcPr>
                      <w:p w14:paraId="6F5E5ED0" w14:textId="77777777" w:rsidR="00D87983" w:rsidRDefault="00D87983" w:rsidP="00D87983">
                        <w:pPr>
                          <w:rPr>
                            <w:ins w:id="265" w:author="Rollins, Carmen" w:date="2025-05-12T18:31:00Z"/>
                            <w:rFonts w:ascii="Arial" w:eastAsia="Arial" w:hAnsi="Arial" w:cs="Arial"/>
                            <w:sz w:val="22"/>
                          </w:rPr>
                        </w:pPr>
                        <w:ins w:id="266" w:author="Rollins, Carmen" w:date="2025-05-12T18:31:00Z">
                          <w:r>
                            <w:rPr>
                              <w:noProof/>
                            </w:rPr>
                            <mc:AlternateContent>
                              <mc:Choice Requires="wps">
                                <w:drawing>
                                  <wp:anchor distT="0" distB="0" distL="114300" distR="114300" simplePos="0" relativeHeight="251658970" behindDoc="0" locked="1" layoutInCell="1" allowOverlap="1" wp14:anchorId="203B7424" wp14:editId="23E35D60">
                                    <wp:simplePos x="0" y="0"/>
                                    <wp:positionH relativeFrom="column">
                                      <wp:align>center</wp:align>
                                    </wp:positionH>
                                    <wp:positionV relativeFrom="paragraph">
                                      <wp:posOffset>25400</wp:posOffset>
                                    </wp:positionV>
                                    <wp:extent cx="88900" cy="88900"/>
                                    <wp:effectExtent l="12065" t="13970" r="13335" b="11430"/>
                                    <wp:wrapNone/>
                                    <wp:docPr id="1188030137" name="Oval 6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8BB1B9D" id="Oval 692" o:spid="_x0000_s1026" style="position:absolute;margin-left:0;margin-top:2pt;width:7pt;height:7pt;z-index:2517173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1268325F" w14:textId="6158B0D5" w:rsidR="00D87983" w:rsidRDefault="00D87983" w:rsidP="00D87983">
                        <w:pPr>
                          <w:rPr>
                            <w:ins w:id="267" w:author="Rollins, Carmen" w:date="2025-05-12T18:31:00Z"/>
                            <w:rFonts w:ascii="Arial" w:eastAsia="Arial" w:hAnsi="Arial" w:cs="Arial"/>
                            <w:sz w:val="22"/>
                          </w:rPr>
                        </w:pPr>
                        <w:ins w:id="268" w:author="Rollins, Carmen" w:date="2025-05-12T18:33:00Z">
                          <w:r w:rsidRPr="00951327">
                            <w:rPr>
                              <w:rFonts w:ascii="Arial" w:eastAsia="Arial" w:hAnsi="Arial" w:cs="Arial"/>
                              <w:sz w:val="22"/>
                            </w:rPr>
                            <w:t>Governance</w:t>
                          </w:r>
                        </w:ins>
                      </w:p>
                    </w:tc>
                    <w:tc>
                      <w:tcPr>
                        <w:tcW w:w="0" w:type="auto"/>
                        <w:tcMar>
                          <w:top w:w="80" w:type="dxa"/>
                          <w:bottom w:w="80" w:type="dxa"/>
                        </w:tcMar>
                        <w:vAlign w:val="center"/>
                      </w:tcPr>
                      <w:p w14:paraId="42613410" w14:textId="77777777" w:rsidR="00D87983" w:rsidRDefault="00D87983" w:rsidP="00D87983">
                        <w:pPr>
                          <w:rPr>
                            <w:ins w:id="269" w:author="Rollins, Carmen" w:date="2025-05-12T18:31:00Z"/>
                            <w:rFonts w:ascii="Arial" w:eastAsia="Arial" w:hAnsi="Arial" w:cs="Arial"/>
                            <w:sz w:val="22"/>
                          </w:rPr>
                        </w:pPr>
                        <w:ins w:id="270" w:author="Rollins, Carmen" w:date="2025-05-12T18:31:00Z">
                          <w:r>
                            <w:rPr>
                              <w:rFonts w:ascii="Arial" w:eastAsia="Arial" w:hAnsi="Arial" w:cs="Arial"/>
                              <w:sz w:val="22"/>
                            </w:rPr>
                            <w:t>To a great extent</w:t>
                          </w:r>
                        </w:ins>
                      </w:p>
                    </w:tc>
                  </w:tr>
                  <w:tr w:rsidR="00EB70A9" w14:paraId="724FC3AA" w14:textId="77777777" w:rsidTr="005B6FD4">
                    <w:trPr>
                      <w:ins w:id="271" w:author="Rollins, Carmen" w:date="2025-05-12T18:31:00Z"/>
                    </w:trPr>
                    <w:tc>
                      <w:tcPr>
                        <w:tcW w:w="0" w:type="auto"/>
                        <w:tcMar>
                          <w:top w:w="80" w:type="dxa"/>
                          <w:bottom w:w="80" w:type="dxa"/>
                        </w:tcMar>
                      </w:tcPr>
                      <w:p w14:paraId="60BCAF78" w14:textId="77777777" w:rsidR="00D87983" w:rsidRDefault="00D87983" w:rsidP="00D87983">
                        <w:pPr>
                          <w:rPr>
                            <w:ins w:id="272" w:author="Rollins, Carmen" w:date="2025-05-12T18:31:00Z"/>
                            <w:noProof/>
                          </w:rPr>
                        </w:pPr>
                        <w:ins w:id="273" w:author="Rollins, Carmen" w:date="2025-05-12T18:31:00Z">
                          <w:r>
                            <w:rPr>
                              <w:noProof/>
                            </w:rPr>
                            <mc:AlternateContent>
                              <mc:Choice Requires="wps">
                                <w:drawing>
                                  <wp:anchor distT="0" distB="0" distL="114300" distR="114300" simplePos="0" relativeHeight="251658971" behindDoc="0" locked="1" layoutInCell="1" allowOverlap="1" wp14:anchorId="6481EC9C" wp14:editId="675F1A79">
                                    <wp:simplePos x="0" y="0"/>
                                    <wp:positionH relativeFrom="column">
                                      <wp:align>center</wp:align>
                                    </wp:positionH>
                                    <wp:positionV relativeFrom="paragraph">
                                      <wp:posOffset>25400</wp:posOffset>
                                    </wp:positionV>
                                    <wp:extent cx="88900" cy="88900"/>
                                    <wp:effectExtent l="12065" t="13970" r="13335" b="11430"/>
                                    <wp:wrapNone/>
                                    <wp:docPr id="2061241820" name="Oval 6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86FB9B6" id="Oval 692" o:spid="_x0000_s1026" style="position:absolute;margin-left:0;margin-top:2pt;width:7pt;height:7pt;z-index:2517183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41A46C1B" w14:textId="5B78F0DD" w:rsidR="00D87983" w:rsidRDefault="00D87983" w:rsidP="00D87983">
                        <w:pPr>
                          <w:rPr>
                            <w:ins w:id="274" w:author="Rollins, Carmen" w:date="2025-05-12T18:31:00Z"/>
                            <w:rFonts w:ascii="Arial" w:eastAsia="Arial" w:hAnsi="Arial" w:cs="Arial"/>
                            <w:sz w:val="22"/>
                          </w:rPr>
                        </w:pPr>
                        <w:ins w:id="275" w:author="Rollins, Carmen" w:date="2025-05-12T18:33:00Z">
                          <w:r w:rsidRPr="00951327">
                            <w:rPr>
                              <w:rFonts w:ascii="Arial" w:eastAsia="Arial" w:hAnsi="Arial" w:cs="Arial"/>
                              <w:sz w:val="22"/>
                            </w:rPr>
                            <w:t>Governance</w:t>
                          </w:r>
                        </w:ins>
                      </w:p>
                    </w:tc>
                    <w:tc>
                      <w:tcPr>
                        <w:tcW w:w="0" w:type="auto"/>
                        <w:tcMar>
                          <w:top w:w="80" w:type="dxa"/>
                          <w:bottom w:w="80" w:type="dxa"/>
                        </w:tcMar>
                        <w:vAlign w:val="center"/>
                      </w:tcPr>
                      <w:p w14:paraId="5BD415A8" w14:textId="77777777" w:rsidR="00D87983" w:rsidRDefault="00D87983" w:rsidP="00D87983">
                        <w:pPr>
                          <w:rPr>
                            <w:ins w:id="276" w:author="Rollins, Carmen" w:date="2025-05-12T18:31:00Z"/>
                            <w:rFonts w:ascii="Arial" w:eastAsia="Arial" w:hAnsi="Arial" w:cs="Arial"/>
                            <w:sz w:val="22"/>
                          </w:rPr>
                        </w:pPr>
                        <w:ins w:id="277" w:author="Rollins, Carmen" w:date="2025-05-12T18:31:00Z">
                          <w:r>
                            <w:rPr>
                              <w:rFonts w:ascii="Arial" w:eastAsia="Arial" w:hAnsi="Arial" w:cs="Arial"/>
                              <w:sz w:val="22"/>
                            </w:rPr>
                            <w:t>Don’t know or not applicable</w:t>
                          </w:r>
                        </w:ins>
                      </w:p>
                    </w:tc>
                  </w:tr>
                  <w:tr w:rsidR="00B351CF" w14:paraId="202BADD4" w14:textId="77777777" w:rsidTr="005B6F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278" w:author="Rollins, Carmen" w:date="2025-05-12T18:49: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279" w:author="Rollins, Carmen" w:date="2025-05-12T18:49:00Z"/>
                    </w:trPr>
                    <w:tc>
                      <w:tcPr>
                        <w:tcW w:w="0" w:type="auto"/>
                        <w:tcMar>
                          <w:top w:w="80" w:type="dxa"/>
                          <w:bottom w:w="80" w:type="dxa"/>
                        </w:tcMar>
                        <w:tcPrChange w:id="280" w:author="Rollins, Carmen" w:date="2025-05-12T18:49:00Z">
                          <w:tcPr>
                            <w:tcW w:w="0" w:type="auto"/>
                            <w:gridSpan w:val="2"/>
                            <w:tcMar>
                              <w:top w:w="80" w:type="dxa"/>
                              <w:bottom w:w="80" w:type="dxa"/>
                            </w:tcMar>
                          </w:tcPr>
                        </w:tcPrChange>
                      </w:tcPr>
                      <w:p w14:paraId="39A8DDF4" w14:textId="05E6C0DE" w:rsidR="00B351CF" w:rsidRPr="00B351CF" w:rsidRDefault="00B351CF" w:rsidP="00B351CF">
                        <w:pPr>
                          <w:rPr>
                            <w:ins w:id="281" w:author="Rollins, Carmen" w:date="2025-05-12T18:49:00Z"/>
                            <w:b/>
                            <w:bCs/>
                            <w:noProof/>
                            <w:rPrChange w:id="282" w:author="Rollins, Carmen" w:date="2025-05-12T18:49:00Z">
                              <w:rPr>
                                <w:ins w:id="283" w:author="Rollins, Carmen" w:date="2025-05-12T18:49:00Z"/>
                                <w:noProof/>
                              </w:rPr>
                            </w:rPrChange>
                          </w:rPr>
                        </w:pPr>
                        <w:ins w:id="284" w:author="Rollins, Carmen" w:date="2025-05-12T18:49:00Z">
                          <w:r>
                            <w:rPr>
                              <w:noProof/>
                            </w:rPr>
                            <mc:AlternateContent>
                              <mc:Choice Requires="wps">
                                <w:drawing>
                                  <wp:anchor distT="0" distB="0" distL="114300" distR="114300" simplePos="0" relativeHeight="251658972" behindDoc="0" locked="1" layoutInCell="1" allowOverlap="1" wp14:anchorId="0081C7DD" wp14:editId="0DDD1A24">
                                    <wp:simplePos x="0" y="0"/>
                                    <wp:positionH relativeFrom="column">
                                      <wp:align>center</wp:align>
                                    </wp:positionH>
                                    <wp:positionV relativeFrom="paragraph">
                                      <wp:posOffset>25400</wp:posOffset>
                                    </wp:positionV>
                                    <wp:extent cx="88900" cy="88900"/>
                                    <wp:effectExtent l="12065" t="8255" r="13335" b="7620"/>
                                    <wp:wrapNone/>
                                    <wp:docPr id="2069352620" name="Oval 6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EE1A6A2" id="Oval 689" o:spid="_x0000_s1026" style="position:absolute;margin-left:0;margin-top:2pt;width:7pt;height:7pt;z-index:2517326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vAlign w:val="center"/>
                        <w:tcPrChange w:id="285" w:author="Rollins, Carmen" w:date="2025-05-12T18:49:00Z">
                          <w:tcPr>
                            <w:tcW w:w="0" w:type="auto"/>
                            <w:tcMar>
                              <w:top w:w="80" w:type="dxa"/>
                              <w:bottom w:w="80" w:type="dxa"/>
                            </w:tcMar>
                          </w:tcPr>
                        </w:tcPrChange>
                      </w:tcPr>
                      <w:p w14:paraId="1E57BA13" w14:textId="38D19083" w:rsidR="00B351CF" w:rsidRPr="00B351CF" w:rsidRDefault="00B351CF" w:rsidP="00B351CF">
                        <w:pPr>
                          <w:rPr>
                            <w:ins w:id="286" w:author="Rollins, Carmen" w:date="2025-05-12T18:49:00Z"/>
                            <w:rFonts w:ascii="Arial" w:eastAsia="Arial" w:hAnsi="Arial" w:cs="Arial"/>
                            <w:b/>
                            <w:bCs/>
                            <w:sz w:val="22"/>
                            <w:rPrChange w:id="287" w:author="Rollins, Carmen" w:date="2025-05-12T18:49:00Z">
                              <w:rPr>
                                <w:ins w:id="288" w:author="Rollins, Carmen" w:date="2025-05-12T18:49:00Z"/>
                                <w:rFonts w:ascii="Arial" w:eastAsia="Arial" w:hAnsi="Arial" w:cs="Arial"/>
                                <w:sz w:val="22"/>
                              </w:rPr>
                            </w:rPrChange>
                          </w:rPr>
                        </w:pPr>
                        <w:ins w:id="289" w:author="Rollins, Carmen" w:date="2025-05-12T18:49:00Z">
                          <w:r>
                            <w:rPr>
                              <w:rFonts w:ascii="Arial" w:eastAsia="Arial" w:hAnsi="Arial" w:cs="Arial"/>
                              <w:sz w:val="22"/>
                            </w:rPr>
                            <w:t>Social spending</w:t>
                          </w:r>
                        </w:ins>
                      </w:p>
                    </w:tc>
                    <w:tc>
                      <w:tcPr>
                        <w:tcW w:w="0" w:type="auto"/>
                        <w:tcMar>
                          <w:top w:w="80" w:type="dxa"/>
                          <w:bottom w:w="80" w:type="dxa"/>
                        </w:tcMar>
                        <w:vAlign w:val="center"/>
                        <w:tcPrChange w:id="290" w:author="Rollins, Carmen" w:date="2025-05-12T18:49:00Z">
                          <w:tcPr>
                            <w:tcW w:w="0" w:type="auto"/>
                            <w:gridSpan w:val="2"/>
                            <w:tcMar>
                              <w:top w:w="80" w:type="dxa"/>
                              <w:bottom w:w="80" w:type="dxa"/>
                            </w:tcMar>
                            <w:vAlign w:val="center"/>
                          </w:tcPr>
                        </w:tcPrChange>
                      </w:tcPr>
                      <w:p w14:paraId="268A3BFA" w14:textId="2788AA4F" w:rsidR="00B351CF" w:rsidRPr="00B351CF" w:rsidRDefault="00B351CF" w:rsidP="00B351CF">
                        <w:pPr>
                          <w:rPr>
                            <w:ins w:id="291" w:author="Rollins, Carmen" w:date="2025-05-12T18:49:00Z"/>
                            <w:rFonts w:ascii="Arial" w:eastAsia="Arial" w:hAnsi="Arial" w:cs="Arial"/>
                            <w:b/>
                            <w:bCs/>
                            <w:sz w:val="22"/>
                            <w:rPrChange w:id="292" w:author="Rollins, Carmen" w:date="2025-05-12T18:49:00Z">
                              <w:rPr>
                                <w:ins w:id="293" w:author="Rollins, Carmen" w:date="2025-05-12T18:49:00Z"/>
                                <w:rFonts w:ascii="Arial" w:eastAsia="Arial" w:hAnsi="Arial" w:cs="Arial"/>
                                <w:sz w:val="22"/>
                              </w:rPr>
                            </w:rPrChange>
                          </w:rPr>
                        </w:pPr>
                        <w:ins w:id="294" w:author="Rollins, Carmen" w:date="2025-05-12T18:49:00Z">
                          <w:r>
                            <w:rPr>
                              <w:rFonts w:ascii="Arial" w:eastAsia="Arial" w:hAnsi="Arial" w:cs="Arial"/>
                              <w:sz w:val="22"/>
                            </w:rPr>
                            <w:t>Not at all</w:t>
                          </w:r>
                        </w:ins>
                      </w:p>
                    </w:tc>
                  </w:tr>
                  <w:tr w:rsidR="00B351CF" w14:paraId="76408CD9" w14:textId="77777777" w:rsidTr="005B6FD4">
                    <w:trPr>
                      <w:ins w:id="295" w:author="Rollins, Carmen" w:date="2025-05-12T18:49:00Z"/>
                    </w:trPr>
                    <w:tc>
                      <w:tcPr>
                        <w:tcW w:w="0" w:type="auto"/>
                        <w:tcMar>
                          <w:top w:w="80" w:type="dxa"/>
                          <w:bottom w:w="80" w:type="dxa"/>
                        </w:tcMar>
                      </w:tcPr>
                      <w:p w14:paraId="46B866D9" w14:textId="40FA6880" w:rsidR="00B351CF" w:rsidRPr="00B351CF" w:rsidRDefault="00B351CF" w:rsidP="00B351CF">
                        <w:pPr>
                          <w:rPr>
                            <w:ins w:id="296" w:author="Rollins, Carmen" w:date="2025-05-12T18:49:00Z"/>
                            <w:b/>
                            <w:bCs/>
                            <w:noProof/>
                            <w:rPrChange w:id="297" w:author="Rollins, Carmen" w:date="2025-05-12T18:49:00Z">
                              <w:rPr>
                                <w:ins w:id="298" w:author="Rollins, Carmen" w:date="2025-05-12T18:49:00Z"/>
                                <w:noProof/>
                              </w:rPr>
                            </w:rPrChange>
                          </w:rPr>
                        </w:pPr>
                        <w:ins w:id="299" w:author="Rollins, Carmen" w:date="2025-05-12T18:49:00Z">
                          <w:r>
                            <w:rPr>
                              <w:noProof/>
                            </w:rPr>
                            <mc:AlternateContent>
                              <mc:Choice Requires="wps">
                                <w:drawing>
                                  <wp:anchor distT="0" distB="0" distL="114300" distR="114300" simplePos="0" relativeHeight="251658973" behindDoc="0" locked="1" layoutInCell="1" allowOverlap="1" wp14:anchorId="6187BB22" wp14:editId="2F22EFE1">
                                    <wp:simplePos x="0" y="0"/>
                                    <wp:positionH relativeFrom="column">
                                      <wp:align>center</wp:align>
                                    </wp:positionH>
                                    <wp:positionV relativeFrom="paragraph">
                                      <wp:posOffset>25400</wp:posOffset>
                                    </wp:positionV>
                                    <wp:extent cx="88900" cy="88900"/>
                                    <wp:effectExtent l="12065" t="13970" r="13335" b="11430"/>
                                    <wp:wrapNone/>
                                    <wp:docPr id="249943540" name="Oval 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31A26AB1" id="Oval 690" o:spid="_x0000_s1026" style="position:absolute;margin-left:0;margin-top:2pt;width:7pt;height:7pt;z-index:2517388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2B4E5B97" w14:textId="7D869464" w:rsidR="00B351CF" w:rsidRPr="00B351CF" w:rsidRDefault="00B351CF" w:rsidP="00B351CF">
                        <w:pPr>
                          <w:rPr>
                            <w:ins w:id="300" w:author="Rollins, Carmen" w:date="2025-05-12T18:49:00Z"/>
                            <w:rFonts w:ascii="Arial" w:eastAsia="Arial" w:hAnsi="Arial" w:cs="Arial"/>
                            <w:b/>
                            <w:bCs/>
                            <w:sz w:val="22"/>
                            <w:rPrChange w:id="301" w:author="Rollins, Carmen" w:date="2025-05-12T18:49:00Z">
                              <w:rPr>
                                <w:ins w:id="302" w:author="Rollins, Carmen" w:date="2025-05-12T18:49:00Z"/>
                                <w:rFonts w:ascii="Arial" w:eastAsia="Arial" w:hAnsi="Arial" w:cs="Arial"/>
                                <w:sz w:val="22"/>
                              </w:rPr>
                            </w:rPrChange>
                          </w:rPr>
                        </w:pPr>
                        <w:ins w:id="303" w:author="Rollins, Carmen" w:date="2025-05-12T18:49:00Z">
                          <w:r w:rsidRPr="008F76AD">
                            <w:rPr>
                              <w:rFonts w:ascii="Arial" w:eastAsia="Arial" w:hAnsi="Arial" w:cs="Arial"/>
                              <w:sz w:val="22"/>
                            </w:rPr>
                            <w:t>Social spending</w:t>
                          </w:r>
                        </w:ins>
                      </w:p>
                    </w:tc>
                    <w:tc>
                      <w:tcPr>
                        <w:tcW w:w="0" w:type="auto"/>
                        <w:tcMar>
                          <w:top w:w="80" w:type="dxa"/>
                          <w:bottom w:w="80" w:type="dxa"/>
                        </w:tcMar>
                        <w:vAlign w:val="center"/>
                      </w:tcPr>
                      <w:p w14:paraId="781C71A4" w14:textId="7EF09BEA" w:rsidR="00B351CF" w:rsidRPr="00B351CF" w:rsidRDefault="00B351CF" w:rsidP="00B351CF">
                        <w:pPr>
                          <w:rPr>
                            <w:ins w:id="304" w:author="Rollins, Carmen" w:date="2025-05-12T18:49:00Z"/>
                            <w:rFonts w:ascii="Arial" w:eastAsia="Arial" w:hAnsi="Arial" w:cs="Arial"/>
                            <w:b/>
                            <w:bCs/>
                            <w:sz w:val="22"/>
                            <w:rPrChange w:id="305" w:author="Rollins, Carmen" w:date="2025-05-12T18:49:00Z">
                              <w:rPr>
                                <w:ins w:id="306" w:author="Rollins, Carmen" w:date="2025-05-12T18:49:00Z"/>
                                <w:rFonts w:ascii="Arial" w:eastAsia="Arial" w:hAnsi="Arial" w:cs="Arial"/>
                                <w:sz w:val="22"/>
                              </w:rPr>
                            </w:rPrChange>
                          </w:rPr>
                        </w:pPr>
                        <w:ins w:id="307" w:author="Rollins, Carmen" w:date="2025-05-12T18:49:00Z">
                          <w:r>
                            <w:rPr>
                              <w:rFonts w:ascii="Arial" w:eastAsia="Arial" w:hAnsi="Arial" w:cs="Arial"/>
                              <w:sz w:val="22"/>
                            </w:rPr>
                            <w:t>To a slight extent</w:t>
                          </w:r>
                        </w:ins>
                      </w:p>
                    </w:tc>
                  </w:tr>
                  <w:tr w:rsidR="00B351CF" w14:paraId="773AFBEB" w14:textId="77777777" w:rsidTr="005B6FD4">
                    <w:trPr>
                      <w:ins w:id="308" w:author="Rollins, Carmen" w:date="2025-05-12T18:49:00Z"/>
                    </w:trPr>
                    <w:tc>
                      <w:tcPr>
                        <w:tcW w:w="0" w:type="auto"/>
                        <w:tcMar>
                          <w:top w:w="80" w:type="dxa"/>
                          <w:bottom w:w="80" w:type="dxa"/>
                        </w:tcMar>
                      </w:tcPr>
                      <w:p w14:paraId="25684CCE" w14:textId="6F9A514C" w:rsidR="00B351CF" w:rsidRPr="00B351CF" w:rsidRDefault="00B351CF" w:rsidP="00B351CF">
                        <w:pPr>
                          <w:rPr>
                            <w:ins w:id="309" w:author="Rollins, Carmen" w:date="2025-05-12T18:49:00Z"/>
                            <w:b/>
                            <w:bCs/>
                            <w:noProof/>
                            <w:rPrChange w:id="310" w:author="Rollins, Carmen" w:date="2025-05-12T18:49:00Z">
                              <w:rPr>
                                <w:ins w:id="311" w:author="Rollins, Carmen" w:date="2025-05-12T18:49:00Z"/>
                                <w:noProof/>
                              </w:rPr>
                            </w:rPrChange>
                          </w:rPr>
                        </w:pPr>
                        <w:ins w:id="312" w:author="Rollins, Carmen" w:date="2025-05-12T18:49:00Z">
                          <w:r>
                            <w:rPr>
                              <w:noProof/>
                            </w:rPr>
                            <mc:AlternateContent>
                              <mc:Choice Requires="wps">
                                <w:drawing>
                                  <wp:anchor distT="0" distB="0" distL="114300" distR="114300" simplePos="0" relativeHeight="251658974" behindDoc="0" locked="1" layoutInCell="1" allowOverlap="1" wp14:anchorId="0E2DC307" wp14:editId="0C9FA51C">
                                    <wp:simplePos x="0" y="0"/>
                                    <wp:positionH relativeFrom="column">
                                      <wp:align>center</wp:align>
                                    </wp:positionH>
                                    <wp:positionV relativeFrom="paragraph">
                                      <wp:posOffset>25400</wp:posOffset>
                                    </wp:positionV>
                                    <wp:extent cx="88900" cy="88900"/>
                                    <wp:effectExtent l="12065" t="6350" r="13335" b="9525"/>
                                    <wp:wrapNone/>
                                    <wp:docPr id="739583899" name="Oval 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2F59C21" id="Oval 691" o:spid="_x0000_s1026" style="position:absolute;margin-left:0;margin-top:2pt;width:7pt;height:7pt;z-index:2517398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2D574AF0" w14:textId="71FDEF03" w:rsidR="00B351CF" w:rsidRPr="00B351CF" w:rsidRDefault="00B351CF" w:rsidP="00B351CF">
                        <w:pPr>
                          <w:rPr>
                            <w:ins w:id="313" w:author="Rollins, Carmen" w:date="2025-05-12T18:49:00Z"/>
                            <w:rFonts w:ascii="Arial" w:eastAsia="Arial" w:hAnsi="Arial" w:cs="Arial"/>
                            <w:b/>
                            <w:bCs/>
                            <w:sz w:val="22"/>
                            <w:rPrChange w:id="314" w:author="Rollins, Carmen" w:date="2025-05-12T18:49:00Z">
                              <w:rPr>
                                <w:ins w:id="315" w:author="Rollins, Carmen" w:date="2025-05-12T18:49:00Z"/>
                                <w:rFonts w:ascii="Arial" w:eastAsia="Arial" w:hAnsi="Arial" w:cs="Arial"/>
                                <w:sz w:val="22"/>
                              </w:rPr>
                            </w:rPrChange>
                          </w:rPr>
                        </w:pPr>
                        <w:ins w:id="316" w:author="Rollins, Carmen" w:date="2025-05-12T18:49:00Z">
                          <w:r w:rsidRPr="008F76AD">
                            <w:rPr>
                              <w:rFonts w:ascii="Arial" w:eastAsia="Arial" w:hAnsi="Arial" w:cs="Arial"/>
                              <w:sz w:val="22"/>
                            </w:rPr>
                            <w:t>Social spending</w:t>
                          </w:r>
                        </w:ins>
                      </w:p>
                    </w:tc>
                    <w:tc>
                      <w:tcPr>
                        <w:tcW w:w="0" w:type="auto"/>
                        <w:tcMar>
                          <w:top w:w="80" w:type="dxa"/>
                          <w:bottom w:w="80" w:type="dxa"/>
                        </w:tcMar>
                        <w:vAlign w:val="center"/>
                      </w:tcPr>
                      <w:p w14:paraId="08E29356" w14:textId="5311943E" w:rsidR="00B351CF" w:rsidRPr="00B351CF" w:rsidRDefault="00B351CF" w:rsidP="00B351CF">
                        <w:pPr>
                          <w:rPr>
                            <w:ins w:id="317" w:author="Rollins, Carmen" w:date="2025-05-12T18:49:00Z"/>
                            <w:rFonts w:ascii="Arial" w:eastAsia="Arial" w:hAnsi="Arial" w:cs="Arial"/>
                            <w:b/>
                            <w:bCs/>
                            <w:sz w:val="22"/>
                            <w:rPrChange w:id="318" w:author="Rollins, Carmen" w:date="2025-05-12T18:49:00Z">
                              <w:rPr>
                                <w:ins w:id="319" w:author="Rollins, Carmen" w:date="2025-05-12T18:49:00Z"/>
                                <w:rFonts w:ascii="Arial" w:eastAsia="Arial" w:hAnsi="Arial" w:cs="Arial"/>
                                <w:sz w:val="22"/>
                              </w:rPr>
                            </w:rPrChange>
                          </w:rPr>
                        </w:pPr>
                        <w:ins w:id="320" w:author="Rollins, Carmen" w:date="2025-05-12T18:49:00Z">
                          <w:r>
                            <w:rPr>
                              <w:rFonts w:ascii="Arial" w:eastAsia="Arial" w:hAnsi="Arial" w:cs="Arial"/>
                              <w:sz w:val="22"/>
                            </w:rPr>
                            <w:t>To a moderate extent</w:t>
                          </w:r>
                        </w:ins>
                      </w:p>
                    </w:tc>
                  </w:tr>
                  <w:tr w:rsidR="00B351CF" w14:paraId="440B1CD8" w14:textId="77777777" w:rsidTr="005B6FD4">
                    <w:trPr>
                      <w:ins w:id="321" w:author="Rollins, Carmen" w:date="2025-05-12T18:49:00Z"/>
                    </w:trPr>
                    <w:tc>
                      <w:tcPr>
                        <w:tcW w:w="0" w:type="auto"/>
                        <w:tcMar>
                          <w:top w:w="80" w:type="dxa"/>
                          <w:bottom w:w="80" w:type="dxa"/>
                        </w:tcMar>
                      </w:tcPr>
                      <w:p w14:paraId="2CDF509F" w14:textId="6470FCD1" w:rsidR="00B351CF" w:rsidRPr="00B351CF" w:rsidRDefault="00B351CF" w:rsidP="00B351CF">
                        <w:pPr>
                          <w:rPr>
                            <w:ins w:id="322" w:author="Rollins, Carmen" w:date="2025-05-12T18:49:00Z"/>
                            <w:b/>
                            <w:bCs/>
                            <w:noProof/>
                            <w:rPrChange w:id="323" w:author="Rollins, Carmen" w:date="2025-05-12T18:49:00Z">
                              <w:rPr>
                                <w:ins w:id="324" w:author="Rollins, Carmen" w:date="2025-05-12T18:49:00Z"/>
                                <w:noProof/>
                              </w:rPr>
                            </w:rPrChange>
                          </w:rPr>
                        </w:pPr>
                        <w:ins w:id="325" w:author="Rollins, Carmen" w:date="2025-05-12T18:49:00Z">
                          <w:r>
                            <w:rPr>
                              <w:noProof/>
                            </w:rPr>
                            <mc:AlternateContent>
                              <mc:Choice Requires="wps">
                                <w:drawing>
                                  <wp:anchor distT="0" distB="0" distL="114300" distR="114300" simplePos="0" relativeHeight="251658975" behindDoc="0" locked="1" layoutInCell="1" allowOverlap="1" wp14:anchorId="5D9FC626" wp14:editId="5581930B">
                                    <wp:simplePos x="0" y="0"/>
                                    <wp:positionH relativeFrom="column">
                                      <wp:align>center</wp:align>
                                    </wp:positionH>
                                    <wp:positionV relativeFrom="paragraph">
                                      <wp:posOffset>25400</wp:posOffset>
                                    </wp:positionV>
                                    <wp:extent cx="88900" cy="88900"/>
                                    <wp:effectExtent l="12065" t="13970" r="13335" b="11430"/>
                                    <wp:wrapNone/>
                                    <wp:docPr id="1199287152" name="Oval 6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4C647A55" id="Oval 692" o:spid="_x0000_s1026" style="position:absolute;margin-left:0;margin-top:2pt;width:7pt;height:7pt;z-index:2517408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0E24AD1F" w14:textId="3756AEC9" w:rsidR="00B351CF" w:rsidRPr="00B351CF" w:rsidRDefault="00B351CF" w:rsidP="00B351CF">
                        <w:pPr>
                          <w:rPr>
                            <w:ins w:id="326" w:author="Rollins, Carmen" w:date="2025-05-12T18:49:00Z"/>
                            <w:rFonts w:ascii="Arial" w:eastAsia="Arial" w:hAnsi="Arial" w:cs="Arial"/>
                            <w:b/>
                            <w:bCs/>
                            <w:sz w:val="22"/>
                            <w:rPrChange w:id="327" w:author="Rollins, Carmen" w:date="2025-05-12T18:49:00Z">
                              <w:rPr>
                                <w:ins w:id="328" w:author="Rollins, Carmen" w:date="2025-05-12T18:49:00Z"/>
                                <w:rFonts w:ascii="Arial" w:eastAsia="Arial" w:hAnsi="Arial" w:cs="Arial"/>
                                <w:sz w:val="22"/>
                              </w:rPr>
                            </w:rPrChange>
                          </w:rPr>
                        </w:pPr>
                        <w:ins w:id="329" w:author="Rollins, Carmen" w:date="2025-05-12T18:49:00Z">
                          <w:r w:rsidRPr="008F76AD">
                            <w:rPr>
                              <w:rFonts w:ascii="Arial" w:eastAsia="Arial" w:hAnsi="Arial" w:cs="Arial"/>
                              <w:sz w:val="22"/>
                            </w:rPr>
                            <w:t>Social spending</w:t>
                          </w:r>
                        </w:ins>
                      </w:p>
                    </w:tc>
                    <w:tc>
                      <w:tcPr>
                        <w:tcW w:w="0" w:type="auto"/>
                        <w:tcMar>
                          <w:top w:w="80" w:type="dxa"/>
                          <w:bottom w:w="80" w:type="dxa"/>
                        </w:tcMar>
                        <w:vAlign w:val="center"/>
                      </w:tcPr>
                      <w:p w14:paraId="30122B12" w14:textId="11A5195D" w:rsidR="00B351CF" w:rsidRPr="00B351CF" w:rsidRDefault="00B351CF" w:rsidP="00B351CF">
                        <w:pPr>
                          <w:rPr>
                            <w:ins w:id="330" w:author="Rollins, Carmen" w:date="2025-05-12T18:49:00Z"/>
                            <w:rFonts w:ascii="Arial" w:eastAsia="Arial" w:hAnsi="Arial" w:cs="Arial"/>
                            <w:b/>
                            <w:bCs/>
                            <w:sz w:val="22"/>
                            <w:rPrChange w:id="331" w:author="Rollins, Carmen" w:date="2025-05-12T18:49:00Z">
                              <w:rPr>
                                <w:ins w:id="332" w:author="Rollins, Carmen" w:date="2025-05-12T18:49:00Z"/>
                                <w:rFonts w:ascii="Arial" w:eastAsia="Arial" w:hAnsi="Arial" w:cs="Arial"/>
                                <w:sz w:val="22"/>
                              </w:rPr>
                            </w:rPrChange>
                          </w:rPr>
                        </w:pPr>
                        <w:ins w:id="333" w:author="Rollins, Carmen" w:date="2025-05-12T18:49:00Z">
                          <w:r>
                            <w:rPr>
                              <w:rFonts w:ascii="Arial" w:eastAsia="Arial" w:hAnsi="Arial" w:cs="Arial"/>
                              <w:sz w:val="22"/>
                            </w:rPr>
                            <w:t>To a great extent</w:t>
                          </w:r>
                        </w:ins>
                      </w:p>
                    </w:tc>
                  </w:tr>
                  <w:tr w:rsidR="00B351CF" w14:paraId="5AA66A2C" w14:textId="77777777" w:rsidTr="005B6FD4">
                    <w:trPr>
                      <w:ins w:id="334" w:author="Rollins, Carmen" w:date="2025-05-12T18:49:00Z"/>
                    </w:trPr>
                    <w:tc>
                      <w:tcPr>
                        <w:tcW w:w="0" w:type="auto"/>
                        <w:tcMar>
                          <w:top w:w="80" w:type="dxa"/>
                          <w:bottom w:w="80" w:type="dxa"/>
                        </w:tcMar>
                      </w:tcPr>
                      <w:p w14:paraId="795E52FF" w14:textId="05CAB891" w:rsidR="00B351CF" w:rsidRPr="00B351CF" w:rsidRDefault="00B351CF" w:rsidP="00B351CF">
                        <w:pPr>
                          <w:rPr>
                            <w:ins w:id="335" w:author="Rollins, Carmen" w:date="2025-05-12T18:49:00Z"/>
                            <w:b/>
                            <w:bCs/>
                            <w:noProof/>
                            <w:rPrChange w:id="336" w:author="Rollins, Carmen" w:date="2025-05-12T18:49:00Z">
                              <w:rPr>
                                <w:ins w:id="337" w:author="Rollins, Carmen" w:date="2025-05-12T18:49:00Z"/>
                                <w:noProof/>
                              </w:rPr>
                            </w:rPrChange>
                          </w:rPr>
                        </w:pPr>
                        <w:ins w:id="338" w:author="Rollins, Carmen" w:date="2025-05-12T18:49:00Z">
                          <w:r>
                            <w:rPr>
                              <w:noProof/>
                            </w:rPr>
                            <mc:AlternateContent>
                              <mc:Choice Requires="wps">
                                <w:drawing>
                                  <wp:anchor distT="0" distB="0" distL="114300" distR="114300" simplePos="0" relativeHeight="251658976" behindDoc="0" locked="1" layoutInCell="1" allowOverlap="1" wp14:anchorId="4D17337E" wp14:editId="0E1F580C">
                                    <wp:simplePos x="0" y="0"/>
                                    <wp:positionH relativeFrom="column">
                                      <wp:align>center</wp:align>
                                    </wp:positionH>
                                    <wp:positionV relativeFrom="paragraph">
                                      <wp:posOffset>25400</wp:posOffset>
                                    </wp:positionV>
                                    <wp:extent cx="88900" cy="88900"/>
                                    <wp:effectExtent l="12065" t="13970" r="13335" b="11430"/>
                                    <wp:wrapNone/>
                                    <wp:docPr id="1375603631" name="Oval 6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2DCC4B20" id="Oval 692" o:spid="_x0000_s1026" style="position:absolute;margin-left:0;margin-top:2pt;width:7pt;height:7pt;z-index:251741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">
                                    <w10:anchorlock/>
                                  </v:oval>
                                </w:pict>
                              </mc:Fallback>
                            </mc:AlternateContent>
                          </w:r>
                        </w:ins>
                      </w:p>
                    </w:tc>
                    <w:tc>
                      <w:tcPr>
                        <w:tcW w:w="0" w:type="auto"/>
                        <w:tcMar>
                          <w:top w:w="80" w:type="dxa"/>
                          <w:bottom w:w="80" w:type="dxa"/>
                        </w:tcMar>
                      </w:tcPr>
                      <w:p w14:paraId="32A2FA3F" w14:textId="1E831B12" w:rsidR="00B351CF" w:rsidRPr="00B351CF" w:rsidRDefault="00B351CF" w:rsidP="00B351CF">
                        <w:pPr>
                          <w:rPr>
                            <w:ins w:id="339" w:author="Rollins, Carmen" w:date="2025-05-12T18:49:00Z"/>
                            <w:rFonts w:ascii="Arial" w:eastAsia="Arial" w:hAnsi="Arial" w:cs="Arial"/>
                            <w:b/>
                            <w:bCs/>
                            <w:sz w:val="22"/>
                            <w:rPrChange w:id="340" w:author="Rollins, Carmen" w:date="2025-05-12T18:49:00Z">
                              <w:rPr>
                                <w:ins w:id="341" w:author="Rollins, Carmen" w:date="2025-05-12T18:49:00Z"/>
                                <w:rFonts w:ascii="Arial" w:eastAsia="Arial" w:hAnsi="Arial" w:cs="Arial"/>
                                <w:sz w:val="22"/>
                              </w:rPr>
                            </w:rPrChange>
                          </w:rPr>
                        </w:pPr>
                        <w:ins w:id="342" w:author="Rollins, Carmen" w:date="2025-05-12T18:49:00Z">
                          <w:r w:rsidRPr="008F76AD">
                            <w:rPr>
                              <w:rFonts w:ascii="Arial" w:eastAsia="Arial" w:hAnsi="Arial" w:cs="Arial"/>
                              <w:sz w:val="22"/>
                            </w:rPr>
                            <w:t>Social spending</w:t>
                          </w:r>
                        </w:ins>
                      </w:p>
                    </w:tc>
                    <w:tc>
                      <w:tcPr>
                        <w:tcW w:w="0" w:type="auto"/>
                        <w:tcMar>
                          <w:top w:w="80" w:type="dxa"/>
                          <w:bottom w:w="80" w:type="dxa"/>
                        </w:tcMar>
                        <w:vAlign w:val="center"/>
                      </w:tcPr>
                      <w:p w14:paraId="3167153C" w14:textId="775B0FDF" w:rsidR="00B351CF" w:rsidRPr="00B351CF" w:rsidRDefault="00B351CF" w:rsidP="00B351CF">
                        <w:pPr>
                          <w:rPr>
                            <w:ins w:id="343" w:author="Rollins, Carmen" w:date="2025-05-12T18:49:00Z"/>
                            <w:rFonts w:ascii="Arial" w:eastAsia="Arial" w:hAnsi="Arial" w:cs="Arial"/>
                            <w:b/>
                            <w:bCs/>
                            <w:sz w:val="22"/>
                            <w:rPrChange w:id="344" w:author="Rollins, Carmen" w:date="2025-05-12T18:49:00Z">
                              <w:rPr>
                                <w:ins w:id="345" w:author="Rollins, Carmen" w:date="2025-05-12T18:49:00Z"/>
                                <w:rFonts w:ascii="Arial" w:eastAsia="Arial" w:hAnsi="Arial" w:cs="Arial"/>
                                <w:sz w:val="22"/>
                              </w:rPr>
                            </w:rPrChange>
                          </w:rPr>
                        </w:pPr>
                        <w:ins w:id="346" w:author="Rollins, Carmen" w:date="2025-05-12T18:49:00Z">
                          <w:r>
                            <w:rPr>
                              <w:rFonts w:ascii="Arial" w:eastAsia="Arial" w:hAnsi="Arial" w:cs="Arial"/>
                              <w:sz w:val="22"/>
                            </w:rPr>
                            <w:t>Don’t know or not applicable</w:t>
                          </w:r>
                        </w:ins>
                      </w:p>
                    </w:tc>
                  </w:tr>
                </w:tbl>
                <w:p w14:paraId="791257B3" w14:textId="77777777" w:rsidR="00B4045A" w:rsidRDefault="00B4045A" w:rsidP="005B6FD4">
                  <w:pPr>
                    <w:rPr>
                      <w:ins w:id="347" w:author="Rollins, Carmen" w:date="2025-05-12T18:31:00Z"/>
                      <w:rFonts w:ascii="Arial" w:eastAsia="Arial" w:hAnsi="Arial" w:cs="Arial"/>
                      <w:sz w:val="22"/>
                    </w:rPr>
                  </w:pPr>
                </w:p>
              </w:tc>
            </w:tr>
          </w:tbl>
          <w:p w14:paraId="6549D620" w14:textId="77777777" w:rsidR="00B4045A" w:rsidRDefault="00B4045A" w:rsidP="005B6FD4">
            <w:pPr>
              <w:rPr>
                <w:ins w:id="348" w:author="Rollins, Carmen" w:date="2025-05-12T18:31:00Z"/>
                <w:rFonts w:ascii="Arial" w:eastAsia="Arial" w:hAnsi="Arial" w:cs="Arial"/>
                <w:sz w:val="22"/>
              </w:rPr>
            </w:pPr>
          </w:p>
        </w:tc>
      </w:tr>
    </w:tbl>
    <w:p w14:paraId="6E08CD50" w14:textId="77777777" w:rsidR="007B17EE" w:rsidRDefault="007B17EE">
      <w:pPr>
        <w:rPr>
          <w:ins w:id="349" w:author="Rollins, Carmen" w:date="2025-05-12T18:30:00Z"/>
          <w:rFonts w:ascii="Arial" w:eastAsia="Arial" w:hAnsi="Arial" w:cs="Arial"/>
          <w:sz w:val="22"/>
        </w:rPr>
      </w:pPr>
    </w:p>
    <w:p w14:paraId="18136473" w14:textId="77777777" w:rsidR="007B17EE" w:rsidRDefault="007B17EE">
      <w:pPr>
        <w:rPr>
          <w:ins w:id="350" w:author="Rollins, Carmen" w:date="2025-05-12T18:30:00Z"/>
          <w:rFonts w:ascii="Arial" w:eastAsia="Arial" w:hAnsi="Arial" w:cs="Arial"/>
          <w:sz w:val="22"/>
        </w:rPr>
      </w:pPr>
    </w:p>
    <w:p w14:paraId="3BDF3301" w14:textId="77777777" w:rsidR="007B17EE" w:rsidRDefault="007B17EE">
      <w:pPr>
        <w:rPr>
          <w:ins w:id="351" w:author="Rollins, Carmen" w:date="2025-05-12T18:30:00Z"/>
          <w:rFonts w:ascii="Arial" w:eastAsia="Arial" w:hAnsi="Arial" w:cs="Arial"/>
          <w:sz w:val="22"/>
        </w:rPr>
      </w:pPr>
    </w:p>
    <w:p w14:paraId="4702CC6F" w14:textId="77777777" w:rsidR="007B17EE" w:rsidRDefault="007B17EE">
      <w:pPr>
        <w:rPr>
          <w:rFonts w:ascii="Arial" w:eastAsia="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96CF5" w14:paraId="5FBFF089" w14:textId="77777777">
        <w:tc>
          <w:tcPr>
            <w:tcW w:w="0" w:type="auto"/>
            <w:tcMar>
              <w:top w:w="80" w:type="dxa"/>
              <w:bottom w:w="80" w:type="dxa"/>
            </w:tcMar>
          </w:tcPr>
          <w:p w14:paraId="132724EA" w14:textId="5E297B99" w:rsidR="00F96CF5" w:rsidRDefault="00F96CF5">
            <w:pPr>
              <w:keepNext/>
              <w:rPr>
                <w:rFonts w:ascii="Arial" w:eastAsia="Arial" w:hAnsi="Arial" w:cs="Arial"/>
                <w:b/>
                <w:sz w:val="22"/>
              </w:rPr>
            </w:pPr>
            <w:r>
              <w:rPr>
                <w:rFonts w:ascii="Arial" w:eastAsia="Arial" w:hAnsi="Arial" w:cs="Arial"/>
                <w:b/>
                <w:sz w:val="22"/>
              </w:rPr>
              <w:t>1</w:t>
            </w:r>
            <w:del w:id="352" w:author="Rollins, Carmen" w:date="2025-05-12T18:31:00Z">
              <w:r w:rsidDel="00B4045A">
                <w:rPr>
                  <w:rFonts w:ascii="Arial" w:eastAsia="Arial" w:hAnsi="Arial" w:cs="Arial"/>
                  <w:b/>
                  <w:sz w:val="22"/>
                </w:rPr>
                <w:delText>8</w:delText>
              </w:r>
            </w:del>
            <w:ins w:id="353" w:author="Rollins, Carmen" w:date="2025-05-12T18:31:00Z">
              <w:r w:rsidR="00B4045A">
                <w:rPr>
                  <w:rFonts w:ascii="Arial" w:eastAsia="Arial" w:hAnsi="Arial" w:cs="Arial"/>
                  <w:b/>
                  <w:sz w:val="22"/>
                </w:rPr>
                <w:t>9</w:t>
              </w:r>
            </w:ins>
            <w:r>
              <w:rPr>
                <w:rFonts w:ascii="Arial" w:eastAsia="Arial" w:hAnsi="Arial" w:cs="Arial"/>
                <w:b/>
                <w:sz w:val="22"/>
              </w:rPr>
              <w:t>. Please share any other views you have regarding how the IMF has or should engage on climate change-related issues.</w:t>
            </w:r>
          </w:p>
        </w:tc>
      </w:tr>
      <w:tr w:rsidR="00F96CF5" w14:paraId="02E4DDF1" w14:textId="77777777">
        <w:tc>
          <w:tcPr>
            <w:tcW w:w="0" w:type="auto"/>
            <w:tcMar>
              <w:top w:w="80" w:type="dxa"/>
              <w:bottom w:w="8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F96CF5" w14:paraId="393BFD61" w14:textId="77777777">
              <w:trPr>
                <w:trHeight w:val="660"/>
              </w:trPr>
              <w:tc>
                <w:tcPr>
                  <w:tcW w:w="0" w:type="auto"/>
                  <w:tcBorders>
                    <w:top w:val="nil"/>
                    <w:left w:val="nil"/>
                    <w:bottom w:val="nil"/>
                    <w:right w:val="nil"/>
                  </w:tcBorders>
                  <w:tcMar>
                    <w:top w:w="80" w:type="dxa"/>
                    <w:bottom w:w="8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F96CF5" w14:paraId="5D17D922" w14:textId="77777777">
                    <w:trPr>
                      <w:trHeight w:hRule="exact" w:val="1000"/>
                    </w:trPr>
                    <w:tc>
                      <w:tcPr>
                        <w:tcW w:w="0" w:type="auto"/>
                        <w:tcBorders>
                          <w:bottom w:val="single" w:sz="12" w:space="0" w:color="000000"/>
                        </w:tcBorders>
                      </w:tcPr>
                      <w:p w14:paraId="617B9534" w14:textId="77777777" w:rsidR="00F96CF5" w:rsidRDefault="00F96CF5">
                        <w:pPr>
                          <w:rPr>
                            <w:rFonts w:ascii="Arial" w:eastAsia="Arial" w:hAnsi="Arial" w:cs="Arial"/>
                            <w:sz w:val="22"/>
                          </w:rPr>
                        </w:pPr>
                      </w:p>
                    </w:tc>
                  </w:tr>
                </w:tbl>
                <w:p w14:paraId="76F1E71B" w14:textId="77777777" w:rsidR="00F96CF5" w:rsidRDefault="00F96CF5">
                  <w:pPr>
                    <w:rPr>
                      <w:rFonts w:ascii="Arial" w:eastAsia="Arial" w:hAnsi="Arial" w:cs="Arial"/>
                      <w:sz w:val="22"/>
                    </w:rPr>
                  </w:pPr>
                </w:p>
              </w:tc>
            </w:tr>
          </w:tbl>
          <w:p w14:paraId="4D7454C5" w14:textId="77777777" w:rsidR="00F96CF5" w:rsidRDefault="00F96CF5">
            <w:pPr>
              <w:rPr>
                <w:rFonts w:ascii="Arial" w:eastAsia="Arial" w:hAnsi="Arial" w:cs="Arial"/>
                <w:sz w:val="22"/>
              </w:rPr>
            </w:pPr>
          </w:p>
        </w:tc>
      </w:tr>
    </w:tbl>
    <w:p w14:paraId="212307E5" w14:textId="77777777" w:rsidR="00F96CF5" w:rsidRDefault="00F96CF5">
      <w:pPr>
        <w:rPr>
          <w:rFonts w:ascii="Arial" w:eastAsia="Arial" w:hAnsi="Arial" w:cs="Arial"/>
          <w:sz w:val="22"/>
        </w:rPr>
      </w:pPr>
    </w:p>
    <w:sectPr w:rsidR="00F96CF5">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ollins, Carmen" w:date="2025-05-12T16:19:00Z" w:initials="CR">
    <w:p w14:paraId="6E39A0B9" w14:textId="77777777" w:rsidR="008F12DC" w:rsidRDefault="00FE7D2C" w:rsidP="008F12DC">
      <w:pPr>
        <w:pStyle w:val="CommentText"/>
      </w:pPr>
      <w:r>
        <w:rPr>
          <w:rStyle w:val="CommentReference"/>
        </w:rPr>
        <w:annotationRef/>
      </w:r>
      <w:r w:rsidR="008F12DC">
        <w:t>See updated name</w:t>
      </w:r>
    </w:p>
  </w:comment>
  <w:comment w:id="17" w:author="Rollins, Carmen" w:date="2025-05-12T16:26:00Z" w:initials="CR">
    <w:p w14:paraId="49268446" w14:textId="4595A5A0" w:rsidR="00EF5519" w:rsidRDefault="00EF5519" w:rsidP="00EF5519">
      <w:pPr>
        <w:pStyle w:val="CommentText"/>
      </w:pPr>
      <w:r>
        <w:rPr>
          <w:rStyle w:val="CommentReference"/>
        </w:rPr>
        <w:annotationRef/>
      </w:r>
      <w:r>
        <w:t>See updated (combined) PDF</w:t>
      </w:r>
    </w:p>
  </w:comment>
  <w:comment w:id="28" w:author="Rollins, Carmen" w:date="2025-05-12T12:18:00Z" w:initials="CR">
    <w:p w14:paraId="77B531E4" w14:textId="25545482" w:rsidR="00FF33C4" w:rsidRDefault="00FF33C4" w:rsidP="00FF33C4">
      <w:pPr>
        <w:pStyle w:val="CommentText"/>
      </w:pPr>
      <w:r>
        <w:rPr>
          <w:rStyle w:val="CommentReference"/>
        </w:rPr>
        <w:annotationRef/>
      </w:r>
      <w:r>
        <w:t>Pls update these</w:t>
      </w:r>
    </w:p>
  </w:comment>
  <w:comment w:id="34" w:author="Rollins, Carmen" w:date="2025-05-09T16:38:00Z" w:initials="CR">
    <w:p w14:paraId="49ED1E9C" w14:textId="4BECAE87" w:rsidR="00D74FC4" w:rsidRDefault="00D74FC4" w:rsidP="00D74FC4">
      <w:pPr>
        <w:pStyle w:val="CommentText"/>
      </w:pPr>
      <w:r>
        <w:rPr>
          <w:rStyle w:val="CommentReference"/>
        </w:rPr>
        <w:annotationRef/>
      </w:r>
      <w:r>
        <w:t>Please make it required to write something in the textbox</w:t>
      </w:r>
    </w:p>
  </w:comment>
  <w:comment w:id="35" w:author="Rollins, Carmen" w:date="2025-05-09T16:39:00Z" w:initials="CR">
    <w:p w14:paraId="06FC2236" w14:textId="77777777" w:rsidR="008B27FC" w:rsidRDefault="008B27FC" w:rsidP="008B27FC">
      <w:pPr>
        <w:pStyle w:val="CommentText"/>
      </w:pPr>
      <w:r>
        <w:rPr>
          <w:rStyle w:val="CommentReference"/>
        </w:rPr>
        <w:annotationRef/>
      </w:r>
      <w:r>
        <w:t>Please make it required for them to write something in the open text box.</w:t>
      </w:r>
    </w:p>
  </w:comment>
  <w:comment w:id="37" w:author="Rollins, Carmen" w:date="2025-05-12T16:42:00Z" w:initials="CR">
    <w:p w14:paraId="751D5CA7" w14:textId="77777777" w:rsidR="00DB1D37" w:rsidRDefault="00DB1D37" w:rsidP="00DB1D37">
      <w:pPr>
        <w:pStyle w:val="CommentText"/>
      </w:pPr>
      <w:r>
        <w:rPr>
          <w:rStyle w:val="CommentReference"/>
        </w:rPr>
        <w:annotationRef/>
      </w:r>
      <w:r>
        <w:t>See updated PDF (combined for both)</w:t>
      </w:r>
    </w:p>
  </w:comment>
  <w:comment w:id="41" w:author="Rollins, Carmen" w:date="2025-05-12T16:42:00Z" w:initials="CR">
    <w:p w14:paraId="08E50793" w14:textId="77777777" w:rsidR="00DB1D37" w:rsidRDefault="00DB1D37" w:rsidP="00DB1D37">
      <w:pPr>
        <w:pStyle w:val="CommentText"/>
      </w:pPr>
      <w:r>
        <w:rPr>
          <w:rStyle w:val="CommentReference"/>
        </w:rPr>
        <w:annotationRef/>
      </w:r>
      <w:r>
        <w:t>Update pls</w:t>
      </w:r>
    </w:p>
  </w:comment>
  <w:comment w:id="45" w:author="Rollins, Carmen" w:date="2025-05-09T16:41:00Z" w:initials="CR">
    <w:p w14:paraId="6A9E5CBC" w14:textId="77777777" w:rsidR="00956AB7" w:rsidRDefault="00956AB7" w:rsidP="00956AB7">
      <w:pPr>
        <w:pStyle w:val="CommentText"/>
      </w:pPr>
      <w:r>
        <w:rPr>
          <w:rStyle w:val="CommentReference"/>
        </w:rPr>
        <w:annotationRef/>
      </w:r>
      <w:r>
        <w:t>Please make it required for them to write something in the open text box.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39A0B9" w15:done="0"/>
  <w15:commentEx w15:paraId="49268446" w15:done="0"/>
  <w15:commentEx w15:paraId="77B531E4" w15:done="0"/>
  <w15:commentEx w15:paraId="49ED1E9C" w15:done="0"/>
  <w15:commentEx w15:paraId="06FC2236" w15:done="0"/>
  <w15:commentEx w15:paraId="751D5CA7" w15:done="0"/>
  <w15:commentEx w15:paraId="08E50793" w15:done="0"/>
  <w15:commentEx w15:paraId="6A9E5C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9AB1D6" w16cex:dateUtc="2025-05-12T20:19:00Z"/>
  <w16cex:commentExtensible w16cex:durableId="2001B8F4" w16cex:dateUtc="2025-05-12T20:26:00Z"/>
  <w16cex:commentExtensible w16cex:durableId="614BCEA6" w16cex:dateUtc="2025-05-12T16:18:00Z"/>
  <w16cex:commentExtensible w16cex:durableId="57A5CA7E" w16cex:dateUtc="2025-05-09T20:38:00Z"/>
  <w16cex:commentExtensible w16cex:durableId="769D5D45" w16cex:dateUtc="2025-05-09T20:39:00Z"/>
  <w16cex:commentExtensible w16cex:durableId="7A613ED7" w16cex:dateUtc="2025-05-12T20:42:00Z"/>
  <w16cex:commentExtensible w16cex:durableId="159A862A" w16cex:dateUtc="2025-05-12T20:42:00Z"/>
  <w16cex:commentExtensible w16cex:durableId="60661EE3" w16cex:dateUtc="2025-05-09T2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39A0B9" w16cid:durableId="6A9AB1D6"/>
  <w16cid:commentId w16cid:paraId="49268446" w16cid:durableId="2001B8F4"/>
  <w16cid:commentId w16cid:paraId="77B531E4" w16cid:durableId="614BCEA6"/>
  <w16cid:commentId w16cid:paraId="49ED1E9C" w16cid:durableId="57A5CA7E"/>
  <w16cid:commentId w16cid:paraId="06FC2236" w16cid:durableId="769D5D45"/>
  <w16cid:commentId w16cid:paraId="751D5CA7" w16cid:durableId="7A613ED7"/>
  <w16cid:commentId w16cid:paraId="08E50793" w16cid:durableId="159A862A"/>
  <w16cid:commentId w16cid:paraId="6A9E5CBC" w16cid:durableId="60661E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8"/>
    <w:multiLevelType w:val="hybridMultilevel"/>
    <w:tmpl w:val="00000018"/>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4" w15:restartNumberingAfterBreak="0">
    <w:nsid w:val="00000019"/>
    <w:multiLevelType w:val="hybridMultilevel"/>
    <w:tmpl w:val="00000019"/>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5" w15:restartNumberingAfterBreak="0">
    <w:nsid w:val="0000001A"/>
    <w:multiLevelType w:val="hybridMultilevel"/>
    <w:tmpl w:val="0000001A"/>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B"/>
    <w:multiLevelType w:val="hybridMultilevel"/>
    <w:tmpl w:val="0000001B"/>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C"/>
    <w:multiLevelType w:val="hybridMultilevel"/>
    <w:tmpl w:val="0000001C"/>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8" w15:restartNumberingAfterBreak="0">
    <w:nsid w:val="0000001D"/>
    <w:multiLevelType w:val="hybridMultilevel"/>
    <w:tmpl w:val="0000001D"/>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E"/>
    <w:multiLevelType w:val="hybridMultilevel"/>
    <w:tmpl w:val="0000001E"/>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F"/>
    <w:multiLevelType w:val="hybridMultilevel"/>
    <w:tmpl w:val="0000001F"/>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1" w15:restartNumberingAfterBreak="0">
    <w:nsid w:val="00000020"/>
    <w:multiLevelType w:val="hybridMultilevel"/>
    <w:tmpl w:val="00000020"/>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2" w15:restartNumberingAfterBreak="0">
    <w:nsid w:val="00000021"/>
    <w:multiLevelType w:val="hybridMultilevel"/>
    <w:tmpl w:val="0000002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3" w15:restartNumberingAfterBreak="0">
    <w:nsid w:val="00000022"/>
    <w:multiLevelType w:val="hybridMultilevel"/>
    <w:tmpl w:val="0000002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4" w15:restartNumberingAfterBreak="0">
    <w:nsid w:val="00000023"/>
    <w:multiLevelType w:val="hybridMultilevel"/>
    <w:tmpl w:val="0000002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5" w15:restartNumberingAfterBreak="0">
    <w:nsid w:val="00000024"/>
    <w:multiLevelType w:val="hybridMultilevel"/>
    <w:tmpl w:val="0000002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6" w15:restartNumberingAfterBreak="0">
    <w:nsid w:val="00000025"/>
    <w:multiLevelType w:val="hybridMultilevel"/>
    <w:tmpl w:val="00000025"/>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7" w15:restartNumberingAfterBreak="0">
    <w:nsid w:val="00000026"/>
    <w:multiLevelType w:val="hybridMultilevel"/>
    <w:tmpl w:val="00000026"/>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8" w15:restartNumberingAfterBreak="0">
    <w:nsid w:val="00000027"/>
    <w:multiLevelType w:val="hybridMultilevel"/>
    <w:tmpl w:val="00000027"/>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9" w15:restartNumberingAfterBreak="0">
    <w:nsid w:val="00000028"/>
    <w:multiLevelType w:val="hybridMultilevel"/>
    <w:tmpl w:val="00000028"/>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0" w15:restartNumberingAfterBreak="0">
    <w:nsid w:val="00000029"/>
    <w:multiLevelType w:val="hybridMultilevel"/>
    <w:tmpl w:val="00000029"/>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1" w15:restartNumberingAfterBreak="0">
    <w:nsid w:val="0000002A"/>
    <w:multiLevelType w:val="hybridMultilevel"/>
    <w:tmpl w:val="0000002A"/>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2" w15:restartNumberingAfterBreak="0">
    <w:nsid w:val="0000002B"/>
    <w:multiLevelType w:val="hybridMultilevel"/>
    <w:tmpl w:val="0000002B"/>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3" w15:restartNumberingAfterBreak="0">
    <w:nsid w:val="0000002C"/>
    <w:multiLevelType w:val="hybridMultilevel"/>
    <w:tmpl w:val="0000002C"/>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4" w15:restartNumberingAfterBreak="0">
    <w:nsid w:val="0000002D"/>
    <w:multiLevelType w:val="hybridMultilevel"/>
    <w:tmpl w:val="0000002D"/>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5" w15:restartNumberingAfterBreak="0">
    <w:nsid w:val="0000002E"/>
    <w:multiLevelType w:val="hybridMultilevel"/>
    <w:tmpl w:val="0000002E"/>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6" w15:restartNumberingAfterBreak="0">
    <w:nsid w:val="0000002F"/>
    <w:multiLevelType w:val="hybridMultilevel"/>
    <w:tmpl w:val="0000002F"/>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16cid:durableId="896670457">
    <w:abstractNumId w:val="0"/>
  </w:num>
  <w:num w:numId="2" w16cid:durableId="149834144">
    <w:abstractNumId w:val="1"/>
  </w:num>
  <w:num w:numId="3" w16cid:durableId="1281565856">
    <w:abstractNumId w:val="2"/>
  </w:num>
  <w:num w:numId="4" w16cid:durableId="1000888393">
    <w:abstractNumId w:val="3"/>
  </w:num>
  <w:num w:numId="5" w16cid:durableId="742140629">
    <w:abstractNumId w:val="4"/>
  </w:num>
  <w:num w:numId="6" w16cid:durableId="1464469531">
    <w:abstractNumId w:val="5"/>
  </w:num>
  <w:num w:numId="7" w16cid:durableId="499930463">
    <w:abstractNumId w:val="6"/>
  </w:num>
  <w:num w:numId="8" w16cid:durableId="1513645808">
    <w:abstractNumId w:val="7"/>
  </w:num>
  <w:num w:numId="9" w16cid:durableId="1604726763">
    <w:abstractNumId w:val="8"/>
  </w:num>
  <w:num w:numId="10" w16cid:durableId="2136559258">
    <w:abstractNumId w:val="9"/>
  </w:num>
  <w:num w:numId="11" w16cid:durableId="526330759">
    <w:abstractNumId w:val="10"/>
  </w:num>
  <w:num w:numId="12" w16cid:durableId="254097631">
    <w:abstractNumId w:val="11"/>
  </w:num>
  <w:num w:numId="13" w16cid:durableId="98768860">
    <w:abstractNumId w:val="12"/>
  </w:num>
  <w:num w:numId="14" w16cid:durableId="64687690">
    <w:abstractNumId w:val="13"/>
  </w:num>
  <w:num w:numId="15" w16cid:durableId="1918902225">
    <w:abstractNumId w:val="14"/>
  </w:num>
  <w:num w:numId="16" w16cid:durableId="1389955983">
    <w:abstractNumId w:val="15"/>
  </w:num>
  <w:num w:numId="17" w16cid:durableId="544488731">
    <w:abstractNumId w:val="16"/>
  </w:num>
  <w:num w:numId="18" w16cid:durableId="1787918955">
    <w:abstractNumId w:val="17"/>
  </w:num>
  <w:num w:numId="19" w16cid:durableId="746003214">
    <w:abstractNumId w:val="18"/>
  </w:num>
  <w:num w:numId="20" w16cid:durableId="815951511">
    <w:abstractNumId w:val="19"/>
  </w:num>
  <w:num w:numId="21" w16cid:durableId="1821652296">
    <w:abstractNumId w:val="20"/>
  </w:num>
  <w:num w:numId="22" w16cid:durableId="1032456887">
    <w:abstractNumId w:val="21"/>
  </w:num>
  <w:num w:numId="23" w16cid:durableId="786313819">
    <w:abstractNumId w:val="22"/>
  </w:num>
  <w:num w:numId="24" w16cid:durableId="476919998">
    <w:abstractNumId w:val="23"/>
  </w:num>
  <w:num w:numId="25" w16cid:durableId="47726883">
    <w:abstractNumId w:val="24"/>
  </w:num>
  <w:num w:numId="26" w16cid:durableId="761074257">
    <w:abstractNumId w:val="25"/>
  </w:num>
  <w:num w:numId="27" w16cid:durableId="1457219555">
    <w:abstractNumId w:val="26"/>
  </w:num>
  <w:num w:numId="28" w16cid:durableId="1040126468">
    <w:abstractNumId w:val="27"/>
  </w:num>
  <w:num w:numId="29" w16cid:durableId="1239097330">
    <w:abstractNumId w:val="28"/>
  </w:num>
  <w:num w:numId="30" w16cid:durableId="1316764162">
    <w:abstractNumId w:val="29"/>
  </w:num>
  <w:num w:numId="31" w16cid:durableId="689530061">
    <w:abstractNumId w:val="30"/>
  </w:num>
  <w:num w:numId="32" w16cid:durableId="1361855768">
    <w:abstractNumId w:val="31"/>
  </w:num>
  <w:num w:numId="33" w16cid:durableId="1802723382">
    <w:abstractNumId w:val="32"/>
  </w:num>
  <w:num w:numId="34" w16cid:durableId="1133907366">
    <w:abstractNumId w:val="33"/>
  </w:num>
  <w:num w:numId="35" w16cid:durableId="1189903743">
    <w:abstractNumId w:val="34"/>
  </w:num>
  <w:num w:numId="36" w16cid:durableId="1288972263">
    <w:abstractNumId w:val="35"/>
  </w:num>
  <w:num w:numId="37" w16cid:durableId="1915511849">
    <w:abstractNumId w:val="36"/>
  </w:num>
  <w:num w:numId="38" w16cid:durableId="1183323936">
    <w:abstractNumId w:val="37"/>
  </w:num>
  <w:num w:numId="39" w16cid:durableId="1239442863">
    <w:abstractNumId w:val="38"/>
  </w:num>
  <w:num w:numId="40" w16cid:durableId="993686311">
    <w:abstractNumId w:val="39"/>
  </w:num>
  <w:num w:numId="41" w16cid:durableId="2092697067">
    <w:abstractNumId w:val="40"/>
  </w:num>
  <w:num w:numId="42" w16cid:durableId="973753773">
    <w:abstractNumId w:val="41"/>
  </w:num>
  <w:num w:numId="43" w16cid:durableId="732971648">
    <w:abstractNumId w:val="42"/>
  </w:num>
  <w:num w:numId="44" w16cid:durableId="2090498373">
    <w:abstractNumId w:val="43"/>
  </w:num>
  <w:num w:numId="45" w16cid:durableId="644044045">
    <w:abstractNumId w:val="44"/>
  </w:num>
  <w:num w:numId="46" w16cid:durableId="467548179">
    <w:abstractNumId w:val="45"/>
  </w:num>
  <w:num w:numId="47" w16cid:durableId="1870218441">
    <w:abstractNumId w:val="4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llins, Carmen">
    <w15:presenceInfo w15:providerId="AD" w15:userId="S::CROLLINS@imf.org::d6cbc162-e965-4157-8311-9760d02f9eef"/>
  </w15:person>
  <w15:person w15:author="Gentle, Kelsie J">
    <w15:presenceInfo w15:providerId="AD" w15:userId="S::kgentle@imf.org::8ce62c33-c6bf-4788-86dc-1488f1c53e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ShadeFormData/>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497D"/>
    <w:rsid w:val="00011DEA"/>
    <w:rsid w:val="00034A62"/>
    <w:rsid w:val="00076BEF"/>
    <w:rsid w:val="000945A1"/>
    <w:rsid w:val="00095BAE"/>
    <w:rsid w:val="000970E2"/>
    <w:rsid w:val="000A1066"/>
    <w:rsid w:val="000C1A56"/>
    <w:rsid w:val="000C1C88"/>
    <w:rsid w:val="000D45E7"/>
    <w:rsid w:val="00110E94"/>
    <w:rsid w:val="00127499"/>
    <w:rsid w:val="001745F5"/>
    <w:rsid w:val="00187FEC"/>
    <w:rsid w:val="001B1D7E"/>
    <w:rsid w:val="001C3859"/>
    <w:rsid w:val="001F0699"/>
    <w:rsid w:val="001F2870"/>
    <w:rsid w:val="001F5D07"/>
    <w:rsid w:val="001F645D"/>
    <w:rsid w:val="002266BF"/>
    <w:rsid w:val="00237A5B"/>
    <w:rsid w:val="0028145A"/>
    <w:rsid w:val="00293B93"/>
    <w:rsid w:val="002954C3"/>
    <w:rsid w:val="002A47F6"/>
    <w:rsid w:val="002F7DF5"/>
    <w:rsid w:val="00327A1D"/>
    <w:rsid w:val="00360EE8"/>
    <w:rsid w:val="003E13F5"/>
    <w:rsid w:val="003E42D2"/>
    <w:rsid w:val="003F2444"/>
    <w:rsid w:val="003F4776"/>
    <w:rsid w:val="003F688F"/>
    <w:rsid w:val="0040294F"/>
    <w:rsid w:val="00405683"/>
    <w:rsid w:val="0043604D"/>
    <w:rsid w:val="00441DFC"/>
    <w:rsid w:val="00462D7A"/>
    <w:rsid w:val="004715D9"/>
    <w:rsid w:val="004A35F1"/>
    <w:rsid w:val="004B2207"/>
    <w:rsid w:val="004B360F"/>
    <w:rsid w:val="004D0C78"/>
    <w:rsid w:val="004D6D2D"/>
    <w:rsid w:val="004D78E7"/>
    <w:rsid w:val="004E45EC"/>
    <w:rsid w:val="00511CBD"/>
    <w:rsid w:val="00524036"/>
    <w:rsid w:val="00536AF6"/>
    <w:rsid w:val="005421C4"/>
    <w:rsid w:val="005577D9"/>
    <w:rsid w:val="005A07A5"/>
    <w:rsid w:val="005A7679"/>
    <w:rsid w:val="005B6FD4"/>
    <w:rsid w:val="005D4740"/>
    <w:rsid w:val="005F4057"/>
    <w:rsid w:val="005F7455"/>
    <w:rsid w:val="0063150A"/>
    <w:rsid w:val="00640BFC"/>
    <w:rsid w:val="00695A5A"/>
    <w:rsid w:val="006A1794"/>
    <w:rsid w:val="006B0B17"/>
    <w:rsid w:val="006B132D"/>
    <w:rsid w:val="006C30CB"/>
    <w:rsid w:val="006D307F"/>
    <w:rsid w:val="006D47E8"/>
    <w:rsid w:val="006E075C"/>
    <w:rsid w:val="006F2AE5"/>
    <w:rsid w:val="0070539B"/>
    <w:rsid w:val="00722BB7"/>
    <w:rsid w:val="00735A32"/>
    <w:rsid w:val="0073767F"/>
    <w:rsid w:val="007420D9"/>
    <w:rsid w:val="007465E6"/>
    <w:rsid w:val="00760D69"/>
    <w:rsid w:val="007615EA"/>
    <w:rsid w:val="00762BDD"/>
    <w:rsid w:val="00773C45"/>
    <w:rsid w:val="007B17EE"/>
    <w:rsid w:val="007C3B3F"/>
    <w:rsid w:val="007C4D1B"/>
    <w:rsid w:val="007D40B9"/>
    <w:rsid w:val="007E3F9F"/>
    <w:rsid w:val="0080000A"/>
    <w:rsid w:val="00814F94"/>
    <w:rsid w:val="00816619"/>
    <w:rsid w:val="0082700A"/>
    <w:rsid w:val="0083216B"/>
    <w:rsid w:val="008337C3"/>
    <w:rsid w:val="008407A5"/>
    <w:rsid w:val="008435EB"/>
    <w:rsid w:val="008575C3"/>
    <w:rsid w:val="00866EE6"/>
    <w:rsid w:val="00871E1F"/>
    <w:rsid w:val="008B27FC"/>
    <w:rsid w:val="008B45CE"/>
    <w:rsid w:val="008C5722"/>
    <w:rsid w:val="008D1451"/>
    <w:rsid w:val="008E06E3"/>
    <w:rsid w:val="008E50B5"/>
    <w:rsid w:val="008F12DC"/>
    <w:rsid w:val="00904B61"/>
    <w:rsid w:val="00924E92"/>
    <w:rsid w:val="00945112"/>
    <w:rsid w:val="00951894"/>
    <w:rsid w:val="009547A2"/>
    <w:rsid w:val="00956AB7"/>
    <w:rsid w:val="0097402C"/>
    <w:rsid w:val="00984437"/>
    <w:rsid w:val="009844DA"/>
    <w:rsid w:val="0098690C"/>
    <w:rsid w:val="0099085D"/>
    <w:rsid w:val="00996C06"/>
    <w:rsid w:val="009B685D"/>
    <w:rsid w:val="00A07861"/>
    <w:rsid w:val="00A258DA"/>
    <w:rsid w:val="00A44903"/>
    <w:rsid w:val="00A5039F"/>
    <w:rsid w:val="00A5160F"/>
    <w:rsid w:val="00A76076"/>
    <w:rsid w:val="00A77B3E"/>
    <w:rsid w:val="00A90BA9"/>
    <w:rsid w:val="00AB6DD9"/>
    <w:rsid w:val="00AD7635"/>
    <w:rsid w:val="00B008F1"/>
    <w:rsid w:val="00B03E3B"/>
    <w:rsid w:val="00B10B4E"/>
    <w:rsid w:val="00B334B6"/>
    <w:rsid w:val="00B351CF"/>
    <w:rsid w:val="00B4045A"/>
    <w:rsid w:val="00B406A1"/>
    <w:rsid w:val="00B6262D"/>
    <w:rsid w:val="00B77D6C"/>
    <w:rsid w:val="00B84080"/>
    <w:rsid w:val="00B84B96"/>
    <w:rsid w:val="00B951F8"/>
    <w:rsid w:val="00B9597F"/>
    <w:rsid w:val="00BA6C90"/>
    <w:rsid w:val="00BD166C"/>
    <w:rsid w:val="00BE626F"/>
    <w:rsid w:val="00BF090C"/>
    <w:rsid w:val="00C33B42"/>
    <w:rsid w:val="00C34F43"/>
    <w:rsid w:val="00C91B00"/>
    <w:rsid w:val="00CB74F8"/>
    <w:rsid w:val="00CD0088"/>
    <w:rsid w:val="00CD592E"/>
    <w:rsid w:val="00D0394F"/>
    <w:rsid w:val="00D16400"/>
    <w:rsid w:val="00D24B89"/>
    <w:rsid w:val="00D30E2D"/>
    <w:rsid w:val="00D366ED"/>
    <w:rsid w:val="00D51D44"/>
    <w:rsid w:val="00D74FC4"/>
    <w:rsid w:val="00D76D82"/>
    <w:rsid w:val="00D82A19"/>
    <w:rsid w:val="00D87983"/>
    <w:rsid w:val="00DB1D37"/>
    <w:rsid w:val="00DC1D03"/>
    <w:rsid w:val="00DC437F"/>
    <w:rsid w:val="00E00585"/>
    <w:rsid w:val="00E03538"/>
    <w:rsid w:val="00E24024"/>
    <w:rsid w:val="00E26F5F"/>
    <w:rsid w:val="00E37E27"/>
    <w:rsid w:val="00E554F0"/>
    <w:rsid w:val="00E75BB8"/>
    <w:rsid w:val="00E77988"/>
    <w:rsid w:val="00E808B0"/>
    <w:rsid w:val="00E80FC4"/>
    <w:rsid w:val="00E8319B"/>
    <w:rsid w:val="00E850B8"/>
    <w:rsid w:val="00EB61AF"/>
    <w:rsid w:val="00EB70A9"/>
    <w:rsid w:val="00EC091E"/>
    <w:rsid w:val="00EE20F4"/>
    <w:rsid w:val="00EF5519"/>
    <w:rsid w:val="00F13211"/>
    <w:rsid w:val="00F13F53"/>
    <w:rsid w:val="00F400BA"/>
    <w:rsid w:val="00F62C0A"/>
    <w:rsid w:val="00F630C8"/>
    <w:rsid w:val="00F71368"/>
    <w:rsid w:val="00F96CF5"/>
    <w:rsid w:val="00FA42FE"/>
    <w:rsid w:val="00FB159A"/>
    <w:rsid w:val="00FB2D79"/>
    <w:rsid w:val="00FE7D2C"/>
    <w:rsid w:val="00FF33C4"/>
    <w:rsid w:val="00FF61FC"/>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99FC41"/>
  <w15:chartTrackingRefBased/>
  <w15:docId w15:val="{B8FEC080-49E7-4391-A1D1-5FF6731FC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045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30E2D"/>
    <w:rPr>
      <w:sz w:val="24"/>
      <w:szCs w:val="24"/>
    </w:rPr>
  </w:style>
  <w:style w:type="character" w:styleId="CommentReference">
    <w:name w:val="annotation reference"/>
    <w:basedOn w:val="DefaultParagraphFont"/>
    <w:rsid w:val="00B84B96"/>
    <w:rPr>
      <w:sz w:val="16"/>
      <w:szCs w:val="16"/>
    </w:rPr>
  </w:style>
  <w:style w:type="paragraph" w:styleId="CommentText">
    <w:name w:val="annotation text"/>
    <w:basedOn w:val="Normal"/>
    <w:link w:val="CommentTextChar"/>
    <w:rsid w:val="00B84B96"/>
    <w:rPr>
      <w:sz w:val="20"/>
      <w:szCs w:val="20"/>
    </w:rPr>
  </w:style>
  <w:style w:type="character" w:customStyle="1" w:styleId="CommentTextChar">
    <w:name w:val="Comment Text Char"/>
    <w:basedOn w:val="DefaultParagraphFont"/>
    <w:link w:val="CommentText"/>
    <w:rsid w:val="00B84B96"/>
  </w:style>
  <w:style w:type="paragraph" w:styleId="CommentSubject">
    <w:name w:val="annotation subject"/>
    <w:basedOn w:val="CommentText"/>
    <w:next w:val="CommentText"/>
    <w:link w:val="CommentSubjectChar"/>
    <w:rsid w:val="00B84B96"/>
    <w:rPr>
      <w:b/>
      <w:bCs/>
    </w:rPr>
  </w:style>
  <w:style w:type="character" w:customStyle="1" w:styleId="CommentSubjectChar">
    <w:name w:val="Comment Subject Char"/>
    <w:basedOn w:val="CommentTextChar"/>
    <w:link w:val="CommentSubject"/>
    <w:rsid w:val="00B84B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80535">
      <w:bodyDiv w:val="1"/>
      <w:marLeft w:val="0"/>
      <w:marRight w:val="0"/>
      <w:marTop w:val="0"/>
      <w:marBottom w:val="0"/>
      <w:divBdr>
        <w:top w:val="none" w:sz="0" w:space="0" w:color="auto"/>
        <w:left w:val="none" w:sz="0" w:space="0" w:color="auto"/>
        <w:bottom w:val="none" w:sz="0" w:space="0" w:color="auto"/>
        <w:right w:val="none" w:sz="0" w:space="0" w:color="auto"/>
      </w:divBdr>
    </w:div>
    <w:div w:id="499735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940</TotalTime>
  <Pages>33</Pages>
  <Words>11818</Words>
  <Characters>67603</Characters>
  <Application>Microsoft Office Word</Application>
  <DocSecurity>0</DocSecurity>
  <Lines>3755</Lines>
  <Paragraphs>1937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Rollins, Carmen</dc:creator>
  <cp:keywords/>
  <cp:lastModifiedBy>SOTO ORTIZ, GABRIEL ANDRES</cp:lastModifiedBy>
  <cp:revision>56</cp:revision>
  <cp:lastPrinted>1900-01-01T08:00:00Z</cp:lastPrinted>
  <dcterms:created xsi:type="dcterms:W3CDTF">2025-05-12T23:14:00Z</dcterms:created>
  <dcterms:modified xsi:type="dcterms:W3CDTF">2026-01-20T14:18:00Z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2025-05-06T20:05:23Z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fdf487ff-9f3c-4251-8eaf-ee74e60c4310</vt:lpwstr>
  </property>
  <property fmtid="{D5CDD505-2E9C-101B-9397-08002B2CF9AE}" pid="8" name="MSIP_Label_0c07ed86-5dc5-4593-ad03-a8684b843815_ContentBits">
    <vt:lpwstr>0</vt:lpwstr>
  </property>
</Properties>
</file>