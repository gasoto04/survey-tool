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0BA6" w14:textId="09AAD8D0" w:rsidR="00A77494" w:rsidRPr="00A77494" w:rsidRDefault="00A77494" w:rsidP="006D7792">
      <w:pPr>
        <w:rPr>
          <w:rFonts w:ascii="Segoe UI" w:hAnsi="Segoe UI" w:cs="Segoe UI"/>
          <w:b/>
          <w:bCs/>
        </w:rPr>
      </w:pPr>
      <w:r w:rsidRPr="00A77494">
        <w:rPr>
          <w:rFonts w:ascii="Segoe UI" w:hAnsi="Segoe UI" w:cs="Segoe UI"/>
          <w:b/>
          <w:bCs/>
        </w:rPr>
        <w:t>Opening Section.</w:t>
      </w:r>
    </w:p>
    <w:p w14:paraId="200C4FF7" w14:textId="0429E39F" w:rsidR="00347D08" w:rsidRDefault="00347D08" w:rsidP="006D7792">
      <w:pPr>
        <w:rPr>
          <w:rFonts w:ascii="Segoe UI" w:hAnsi="Segoe UI" w:cs="Segoe UI"/>
        </w:rPr>
      </w:pPr>
      <w:r>
        <w:rPr>
          <w:rFonts w:ascii="Segoe UI" w:hAnsi="Segoe UI" w:cs="Segoe UI"/>
        </w:rPr>
        <w:t>Thank you for expressing your interest in being an IEO consultant</w:t>
      </w:r>
      <w:r w:rsidR="006D7792" w:rsidRPr="006D7792">
        <w:rPr>
          <w:rFonts w:ascii="Segoe UI" w:hAnsi="Segoe UI" w:cs="Segoe UI"/>
        </w:rPr>
        <w:t xml:space="preserve">. </w:t>
      </w:r>
      <w:r>
        <w:rPr>
          <w:rFonts w:ascii="Segoe UI" w:hAnsi="Segoe UI" w:cs="Segoe UI"/>
        </w:rPr>
        <w:t xml:space="preserve">Your responses </w:t>
      </w:r>
      <w:r w:rsidR="006D7792" w:rsidRPr="006D7792">
        <w:rPr>
          <w:rFonts w:ascii="Segoe UI" w:hAnsi="Segoe UI" w:cs="Segoe UI"/>
        </w:rPr>
        <w:t xml:space="preserve">will be </w:t>
      </w:r>
      <w:r>
        <w:rPr>
          <w:rFonts w:ascii="Segoe UI" w:hAnsi="Segoe UI" w:cs="Segoe UI"/>
        </w:rPr>
        <w:t>stored in</w:t>
      </w:r>
      <w:r w:rsidR="006D7792" w:rsidRPr="006D7792">
        <w:rPr>
          <w:rFonts w:ascii="Segoe UI" w:hAnsi="Segoe UI" w:cs="Segoe UI"/>
        </w:rPr>
        <w:t xml:space="preserve"> the IEO’s </w:t>
      </w:r>
      <w:r>
        <w:rPr>
          <w:rFonts w:ascii="Segoe UI" w:hAnsi="Segoe UI" w:cs="Segoe UI"/>
        </w:rPr>
        <w:t>institutional database on consultants.</w:t>
      </w:r>
      <w:r w:rsidR="006D7792" w:rsidRPr="006D7792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The information</w:t>
      </w:r>
      <w:r w:rsidR="006D7792" w:rsidRPr="006D7792">
        <w:rPr>
          <w:rFonts w:ascii="Segoe UI" w:hAnsi="Segoe UI" w:cs="Segoe UI"/>
        </w:rPr>
        <w:t xml:space="preserve"> will </w:t>
      </w:r>
      <w:r>
        <w:rPr>
          <w:rFonts w:ascii="Segoe UI" w:hAnsi="Segoe UI" w:cs="Segoe UI"/>
        </w:rPr>
        <w:t>only be used internally and will not be shared with any external parties</w:t>
      </w:r>
      <w:r w:rsidR="006D7792" w:rsidRPr="006D7792">
        <w:rPr>
          <w:rFonts w:ascii="Segoe UI" w:hAnsi="Segoe UI" w:cs="Segoe UI"/>
        </w:rPr>
        <w:t>.</w:t>
      </w:r>
    </w:p>
    <w:p w14:paraId="1C47504A" w14:textId="046151C1" w:rsidR="00347D08" w:rsidRDefault="00347D08" w:rsidP="006D7792">
      <w:pPr>
        <w:rPr>
          <w:rFonts w:ascii="Segoe UI" w:hAnsi="Segoe UI" w:cs="Segoe UI"/>
        </w:rPr>
      </w:pPr>
      <w:r w:rsidRPr="006D7792">
        <w:rPr>
          <w:rFonts w:ascii="Segoe UI" w:hAnsi="Segoe UI" w:cs="Segoe UI"/>
        </w:rPr>
        <w:t xml:space="preserve">Completing the survey is estimated to take </w:t>
      </w:r>
      <w:r>
        <w:rPr>
          <w:rFonts w:ascii="Segoe UI" w:hAnsi="Segoe UI" w:cs="Segoe UI"/>
        </w:rPr>
        <w:t>5 to 10</w:t>
      </w:r>
      <w:r w:rsidRPr="006D7792">
        <w:rPr>
          <w:rFonts w:ascii="Segoe UI" w:hAnsi="Segoe UI" w:cs="Segoe UI"/>
        </w:rPr>
        <w:t xml:space="preserve"> minutes. Your participation is greatly appreciated. Click the Start Survey button to begin.</w:t>
      </w:r>
    </w:p>
    <w:p w14:paraId="66E09B4D" w14:textId="77777777" w:rsidR="006D7792" w:rsidRDefault="006D7792" w:rsidP="00061154">
      <w:pPr>
        <w:rPr>
          <w:rFonts w:ascii="Segoe UI" w:hAnsi="Segoe UI" w:cs="Segoe UI"/>
        </w:rPr>
      </w:pPr>
    </w:p>
    <w:p w14:paraId="28AB20E6" w14:textId="5CC2772B" w:rsidR="00347D08" w:rsidRPr="00347D08" w:rsidRDefault="006D7792" w:rsidP="00061154">
      <w:pPr>
        <w:rPr>
          <w:rFonts w:ascii="Segoe UI" w:hAnsi="Segoe UI" w:cs="Segoe UI"/>
          <w:b/>
          <w:bCs/>
        </w:rPr>
      </w:pPr>
      <w:r w:rsidRPr="00347D08">
        <w:rPr>
          <w:rFonts w:ascii="Segoe UI" w:hAnsi="Segoe UI" w:cs="Segoe UI"/>
          <w:b/>
          <w:bCs/>
        </w:rPr>
        <w:t xml:space="preserve">A. Demographic </w:t>
      </w:r>
      <w:r w:rsidR="00A77494">
        <w:rPr>
          <w:rFonts w:ascii="Segoe UI" w:hAnsi="Segoe UI" w:cs="Segoe UI"/>
          <w:b/>
          <w:bCs/>
        </w:rPr>
        <w:t>Q</w:t>
      </w:r>
      <w:r w:rsidRPr="00347D08">
        <w:rPr>
          <w:rFonts w:ascii="Segoe UI" w:hAnsi="Segoe UI" w:cs="Segoe UI"/>
          <w:b/>
          <w:bCs/>
        </w:rPr>
        <w:t>uestions</w:t>
      </w:r>
    </w:p>
    <w:p w14:paraId="67FB2991" w14:textId="28EB29CB" w:rsidR="00061154" w:rsidRDefault="0006115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1. </w:t>
      </w:r>
      <w:r w:rsidR="00347D08">
        <w:rPr>
          <w:rFonts w:ascii="Segoe UI" w:hAnsi="Segoe UI" w:cs="Segoe UI"/>
        </w:rPr>
        <w:t xml:space="preserve">Full </w:t>
      </w:r>
      <w:r>
        <w:rPr>
          <w:rFonts w:ascii="Segoe UI" w:hAnsi="Segoe UI" w:cs="Segoe UI"/>
        </w:rPr>
        <w:t>Name</w:t>
      </w:r>
      <w:r w:rsidR="00A77494">
        <w:rPr>
          <w:rFonts w:ascii="Segoe UI" w:hAnsi="Segoe UI" w:cs="Segoe UI"/>
        </w:rPr>
        <w:t>.</w:t>
      </w:r>
    </w:p>
    <w:p w14:paraId="44EC22EA" w14:textId="58148B6A" w:rsidR="00061154" w:rsidRDefault="00061154" w:rsidP="00061154">
      <w:pPr>
        <w:rPr>
          <w:rFonts w:ascii="Segoe UI" w:hAnsi="Segoe UI" w:cs="Segoe UI"/>
        </w:rPr>
      </w:pPr>
    </w:p>
    <w:p w14:paraId="03B8ABE2" w14:textId="60AF2AE2" w:rsidR="00061154" w:rsidRDefault="00347D08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>2.</w:t>
      </w:r>
      <w:r w:rsidR="00061154">
        <w:rPr>
          <w:rFonts w:ascii="Segoe UI" w:hAnsi="Segoe UI" w:cs="Segoe UI"/>
        </w:rPr>
        <w:t xml:space="preserve"> </w:t>
      </w:r>
      <w:r w:rsidRPr="00347D08">
        <w:rPr>
          <w:rFonts w:ascii="Segoe UI" w:hAnsi="Segoe UI" w:cs="Segoe UI"/>
        </w:rPr>
        <w:t>Country of Citizenship / Nationality</w:t>
      </w:r>
      <w:r w:rsidR="00A77494">
        <w:rPr>
          <w:rFonts w:ascii="Segoe UI" w:hAnsi="Segoe UI" w:cs="Segoe UI"/>
        </w:rPr>
        <w:t>.</w:t>
      </w:r>
    </w:p>
    <w:p w14:paraId="3D7D3C2B" w14:textId="77777777" w:rsidR="00061154" w:rsidRDefault="00061154" w:rsidP="00061154">
      <w:pPr>
        <w:rPr>
          <w:rFonts w:ascii="Segoe UI" w:hAnsi="Segoe UI" w:cs="Segoe UI"/>
        </w:rPr>
      </w:pPr>
    </w:p>
    <w:p w14:paraId="5B173BF9" w14:textId="3B0D0DA6" w:rsidR="00061154" w:rsidRDefault="00347D08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>3.</w:t>
      </w:r>
      <w:r w:rsidR="00061154">
        <w:rPr>
          <w:rFonts w:ascii="Segoe UI" w:hAnsi="Segoe UI" w:cs="Segoe UI"/>
        </w:rPr>
        <w:t xml:space="preserve"> Gender</w:t>
      </w:r>
      <w:r w:rsidR="00A77494">
        <w:rPr>
          <w:rFonts w:ascii="Segoe UI" w:hAnsi="Segoe UI" w:cs="Segoe UI"/>
        </w:rPr>
        <w:t>.</w:t>
      </w:r>
    </w:p>
    <w:p w14:paraId="22FEF666" w14:textId="77777777" w:rsidR="00061154" w:rsidRDefault="00061154" w:rsidP="00061154">
      <w:pPr>
        <w:rPr>
          <w:rFonts w:ascii="Segoe UI" w:hAnsi="Segoe UI" w:cs="Segoe UI"/>
        </w:rPr>
      </w:pPr>
    </w:p>
    <w:p w14:paraId="0808ED10" w14:textId="15FC982B" w:rsidR="00347D08" w:rsidRDefault="00347D08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>4. Employment.</w:t>
      </w:r>
    </w:p>
    <w:p w14:paraId="51713E83" w14:textId="714D6B65" w:rsidR="00061154" w:rsidRDefault="00347D08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>4</w:t>
      </w:r>
      <w:r w:rsidR="00061154">
        <w:rPr>
          <w:rFonts w:ascii="Segoe UI" w:hAnsi="Segoe UI" w:cs="Segoe UI"/>
        </w:rPr>
        <w:t xml:space="preserve">.a </w:t>
      </w:r>
      <w:r w:rsidRPr="00347D08">
        <w:rPr>
          <w:rFonts w:ascii="Segoe UI" w:hAnsi="Segoe UI" w:cs="Segoe UI"/>
        </w:rPr>
        <w:t>Current Employer</w:t>
      </w:r>
      <w:r w:rsidR="00061154">
        <w:rPr>
          <w:rFonts w:ascii="Segoe UI" w:hAnsi="Segoe UI" w:cs="Segoe UI"/>
        </w:rPr>
        <w:t>.</w:t>
      </w:r>
      <w:r w:rsidR="00061154" w:rsidRPr="00061154">
        <w:rPr>
          <w:rFonts w:ascii="Segoe UI" w:hAnsi="Segoe UI" w:cs="Segoe UI"/>
        </w:rPr>
        <w:t xml:space="preserve"> </w:t>
      </w:r>
    </w:p>
    <w:p w14:paraId="1859F96F" w14:textId="77777777" w:rsidR="00061154" w:rsidRDefault="00061154" w:rsidP="00061154">
      <w:pPr>
        <w:rPr>
          <w:rFonts w:ascii="Segoe UI" w:hAnsi="Segoe UI" w:cs="Segoe UI"/>
        </w:rPr>
      </w:pPr>
    </w:p>
    <w:p w14:paraId="5DF7A872" w14:textId="149A5B99" w:rsidR="00061154" w:rsidRPr="00061154" w:rsidRDefault="00347D08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>4</w:t>
      </w:r>
      <w:r w:rsidR="00061154">
        <w:rPr>
          <w:rFonts w:ascii="Segoe UI" w:hAnsi="Segoe UI" w:cs="Segoe UI"/>
        </w:rPr>
        <w:t xml:space="preserve">.b </w:t>
      </w:r>
      <w:r>
        <w:rPr>
          <w:rFonts w:ascii="Segoe UI" w:hAnsi="Segoe UI" w:cs="Segoe UI"/>
        </w:rPr>
        <w:t>Position</w:t>
      </w:r>
      <w:r w:rsidR="00061154">
        <w:rPr>
          <w:rFonts w:ascii="Segoe UI" w:hAnsi="Segoe UI" w:cs="Segoe UI"/>
        </w:rPr>
        <w:t>.</w:t>
      </w:r>
    </w:p>
    <w:p w14:paraId="010610F5" w14:textId="77777777" w:rsidR="00061154" w:rsidRDefault="00061154" w:rsidP="00061154">
      <w:pPr>
        <w:rPr>
          <w:rFonts w:ascii="Segoe UI" w:hAnsi="Segoe UI" w:cs="Segoe UI"/>
        </w:rPr>
      </w:pPr>
    </w:p>
    <w:p w14:paraId="69FB08DC" w14:textId="2B4BFFB6" w:rsidR="006D7792" w:rsidRPr="00347D08" w:rsidRDefault="006D7792" w:rsidP="00061154">
      <w:pPr>
        <w:rPr>
          <w:rFonts w:ascii="Segoe UI" w:hAnsi="Segoe UI" w:cs="Segoe UI"/>
          <w:b/>
          <w:bCs/>
        </w:rPr>
      </w:pPr>
      <w:r w:rsidRPr="00347D08">
        <w:rPr>
          <w:rFonts w:ascii="Segoe UI" w:hAnsi="Segoe UI" w:cs="Segoe UI"/>
          <w:b/>
          <w:bCs/>
        </w:rPr>
        <w:t>B. Qualifications</w:t>
      </w:r>
    </w:p>
    <w:p w14:paraId="3D236A33" w14:textId="0720E47F" w:rsidR="00347D08" w:rsidRDefault="00347D08" w:rsidP="00347D08">
      <w:pPr>
        <w:rPr>
          <w:rFonts w:ascii="Segoe UI" w:hAnsi="Segoe UI" w:cs="Segoe UI"/>
        </w:rPr>
      </w:pPr>
      <w:r>
        <w:rPr>
          <w:rFonts w:ascii="Segoe UI" w:hAnsi="Segoe UI" w:cs="Segoe UI"/>
        </w:rPr>
        <w:t>1</w:t>
      </w:r>
      <w:r w:rsidRPr="00347D08">
        <w:rPr>
          <w:rFonts w:ascii="Segoe UI" w:hAnsi="Segoe UI" w:cs="Segoe UI"/>
        </w:rPr>
        <w:t>. Please indicate your areas of expertise. (Please select all that apply)</w:t>
      </w:r>
    </w:p>
    <w:p w14:paraId="2A53C63F" w14:textId="2F452E11" w:rsidR="00347D08" w:rsidRPr="00347D08" w:rsidRDefault="00347D08" w:rsidP="00347D08">
      <w:pPr>
        <w:rPr>
          <w:rFonts w:ascii="Segoe UI" w:hAnsi="Segoe UI" w:cs="Segoe UI"/>
        </w:rPr>
      </w:pPr>
      <w:r>
        <w:rPr>
          <w:rFonts w:ascii="Segoe UI" w:hAnsi="Segoe UI" w:cs="Segoe UI"/>
        </w:rPr>
        <w:t>1</w:t>
      </w:r>
      <w:r w:rsidRPr="00347D08">
        <w:rPr>
          <w:rFonts w:ascii="Segoe UI" w:hAnsi="Segoe UI" w:cs="Segoe UI"/>
        </w:rPr>
        <w:t xml:space="preserve">.a. Country Groups: </w:t>
      </w:r>
    </w:p>
    <w:p w14:paraId="6AE9398C" w14:textId="77777777" w:rsidR="00347D08" w:rsidRPr="00347D08" w:rsidRDefault="00347D08" w:rsidP="00A77494">
      <w:pPr>
        <w:ind w:firstLine="720"/>
        <w:rPr>
          <w:rFonts w:ascii="Segoe UI" w:hAnsi="Segoe UI" w:cs="Segoe UI"/>
        </w:rPr>
      </w:pPr>
      <w:r w:rsidRPr="00347D08">
        <w:rPr>
          <w:rFonts w:ascii="Segoe UI" w:hAnsi="Segoe UI" w:cs="Segoe UI"/>
        </w:rPr>
        <w:t>Advanced Economies</w:t>
      </w:r>
    </w:p>
    <w:p w14:paraId="1051A7D3" w14:textId="77777777" w:rsidR="00347D08" w:rsidRPr="00347D08" w:rsidRDefault="00347D08" w:rsidP="00A77494">
      <w:pPr>
        <w:ind w:firstLine="720"/>
        <w:rPr>
          <w:rFonts w:ascii="Segoe UI" w:hAnsi="Segoe UI" w:cs="Segoe UI"/>
        </w:rPr>
      </w:pPr>
      <w:r w:rsidRPr="00347D08">
        <w:rPr>
          <w:rFonts w:ascii="Segoe UI" w:hAnsi="Segoe UI" w:cs="Segoe UI"/>
        </w:rPr>
        <w:t>Middle-income Countries</w:t>
      </w:r>
    </w:p>
    <w:p w14:paraId="279FF5C9" w14:textId="77777777" w:rsidR="00347D08" w:rsidRPr="00347D08" w:rsidRDefault="00347D08" w:rsidP="00A77494">
      <w:pPr>
        <w:ind w:firstLine="720"/>
        <w:rPr>
          <w:rFonts w:ascii="Segoe UI" w:hAnsi="Segoe UI" w:cs="Segoe UI"/>
        </w:rPr>
      </w:pPr>
      <w:r w:rsidRPr="00347D08">
        <w:rPr>
          <w:rFonts w:ascii="Segoe UI" w:hAnsi="Segoe UI" w:cs="Segoe UI"/>
        </w:rPr>
        <w:t>Low-income Countries</w:t>
      </w:r>
    </w:p>
    <w:p w14:paraId="3EA4F956" w14:textId="77777777" w:rsidR="00347D08" w:rsidRPr="00347D08" w:rsidRDefault="00347D08" w:rsidP="00A77494">
      <w:pPr>
        <w:ind w:firstLine="720"/>
        <w:rPr>
          <w:rFonts w:ascii="Segoe UI" w:hAnsi="Segoe UI" w:cs="Segoe UI"/>
        </w:rPr>
      </w:pPr>
      <w:r w:rsidRPr="00347D08">
        <w:rPr>
          <w:rFonts w:ascii="Segoe UI" w:hAnsi="Segoe UI" w:cs="Segoe UI"/>
        </w:rPr>
        <w:t>Small Developing States</w:t>
      </w:r>
    </w:p>
    <w:p w14:paraId="1BD7CB7B" w14:textId="77777777" w:rsidR="00347D08" w:rsidRDefault="00347D08" w:rsidP="00A77494">
      <w:pPr>
        <w:ind w:firstLine="720"/>
        <w:rPr>
          <w:rFonts w:ascii="Segoe UI" w:hAnsi="Segoe UI" w:cs="Segoe UI"/>
        </w:rPr>
      </w:pPr>
      <w:r w:rsidRPr="00347D08">
        <w:rPr>
          <w:rFonts w:ascii="Segoe UI" w:hAnsi="Segoe UI" w:cs="Segoe UI"/>
        </w:rPr>
        <w:t>Fragile and Conflict-Affected States</w:t>
      </w:r>
    </w:p>
    <w:p w14:paraId="5B785DC5" w14:textId="77777777" w:rsidR="00347D08" w:rsidRDefault="00347D08" w:rsidP="00347D08">
      <w:pPr>
        <w:rPr>
          <w:rFonts w:ascii="Segoe UI" w:hAnsi="Segoe UI" w:cs="Segoe UI"/>
        </w:rPr>
      </w:pPr>
    </w:p>
    <w:p w14:paraId="6792AE2D" w14:textId="54FF13A7" w:rsidR="00061154" w:rsidRDefault="00347D08" w:rsidP="00347D08">
      <w:pPr>
        <w:rPr>
          <w:rFonts w:ascii="Segoe UI" w:hAnsi="Segoe UI" w:cs="Segoe UI"/>
        </w:rPr>
      </w:pPr>
      <w:r>
        <w:rPr>
          <w:rFonts w:ascii="Segoe UI" w:hAnsi="Segoe UI" w:cs="Segoe UI"/>
        </w:rPr>
        <w:t>1</w:t>
      </w:r>
      <w:r w:rsidR="00061154">
        <w:rPr>
          <w:rFonts w:ascii="Segoe UI" w:hAnsi="Segoe UI" w:cs="Segoe UI"/>
        </w:rPr>
        <w:t>.b</w:t>
      </w:r>
      <w:r>
        <w:rPr>
          <w:rFonts w:ascii="Segoe UI" w:hAnsi="Segoe UI" w:cs="Segoe UI"/>
        </w:rPr>
        <w:t>.</w:t>
      </w:r>
      <w:r w:rsidR="00061154">
        <w:rPr>
          <w:rFonts w:ascii="Segoe UI" w:hAnsi="Segoe UI" w:cs="Segoe UI"/>
        </w:rPr>
        <w:t xml:space="preserve"> Macroeconomic </w:t>
      </w:r>
      <w:r>
        <w:rPr>
          <w:rFonts w:ascii="Segoe UI" w:hAnsi="Segoe UI" w:cs="Segoe UI"/>
        </w:rPr>
        <w:t>P</w:t>
      </w:r>
      <w:r w:rsidR="00061154">
        <w:rPr>
          <w:rFonts w:ascii="Segoe UI" w:hAnsi="Segoe UI" w:cs="Segoe UI"/>
        </w:rPr>
        <w:t>olicies</w:t>
      </w:r>
      <w:r w:rsidR="00A77494">
        <w:rPr>
          <w:rFonts w:ascii="Segoe UI" w:hAnsi="Segoe UI" w:cs="Segoe UI"/>
        </w:rPr>
        <w:t>.</w:t>
      </w:r>
    </w:p>
    <w:p w14:paraId="589C0339" w14:textId="1993D0E9" w:rsidR="00347D08" w:rsidRDefault="00A77494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Fiscal and Debt</w:t>
      </w:r>
    </w:p>
    <w:p w14:paraId="71875768" w14:textId="3562D911" w:rsidR="00A77494" w:rsidRDefault="00A77494" w:rsidP="00A77494">
      <w:pPr>
        <w:ind w:left="720"/>
        <w:rPr>
          <w:rFonts w:ascii="Segoe UI" w:hAnsi="Segoe UI" w:cs="Segoe UI"/>
        </w:rPr>
      </w:pPr>
      <w:r w:rsidRPr="6BF44D5A">
        <w:rPr>
          <w:rFonts w:ascii="Segoe UI" w:hAnsi="Segoe UI" w:cs="Segoe UI"/>
        </w:rPr>
        <w:t>Financial Sector Policies</w:t>
      </w:r>
    </w:p>
    <w:p w14:paraId="1144DD31" w14:textId="747EA485" w:rsidR="00A77494" w:rsidRDefault="20C56C31" w:rsidP="6BF44D5A">
      <w:pPr>
        <w:ind w:left="720"/>
        <w:rPr>
          <w:ins w:id="0" w:author="Guerra, Alfonso" w:date="2025-08-20T18:31:00Z" w16du:dateUtc="2025-08-20T18:31:43Z"/>
          <w:rFonts w:ascii="Segoe UI" w:hAnsi="Segoe UI" w:cs="Segoe UI"/>
        </w:rPr>
      </w:pPr>
      <w:ins w:id="1" w:author="Guerra, Alfonso" w:date="2025-08-20T18:31:00Z">
        <w:r w:rsidRPr="6BF44D5A">
          <w:rPr>
            <w:rFonts w:ascii="Segoe UI" w:hAnsi="Segoe UI" w:cs="Segoe UI"/>
          </w:rPr>
          <w:t xml:space="preserve">Monetary, Exchange Rate, and Capital Account </w:t>
        </w:r>
      </w:ins>
    </w:p>
    <w:p w14:paraId="4CDE777E" w14:textId="70FBBA9B" w:rsidR="00A77494" w:rsidRDefault="00A77494" w:rsidP="00A77494">
      <w:pPr>
        <w:ind w:left="720"/>
        <w:rPr>
          <w:rFonts w:ascii="Segoe UI" w:hAnsi="Segoe UI" w:cs="Segoe UI"/>
        </w:rPr>
      </w:pPr>
      <w:r w:rsidRPr="6BF44D5A">
        <w:rPr>
          <w:rFonts w:ascii="Segoe UI" w:hAnsi="Segoe UI" w:cs="Segoe UI"/>
        </w:rPr>
        <w:t>Inclusive Growth and Structural Policies</w:t>
      </w:r>
    </w:p>
    <w:p w14:paraId="00706A1C" w14:textId="0B208100" w:rsidR="00A77494" w:rsidRDefault="00A77494" w:rsidP="00A77494">
      <w:pPr>
        <w:ind w:left="720"/>
        <w:rPr>
          <w:del w:id="2" w:author="Guerra, Alfonso" w:date="2025-08-20T18:31:00Z" w16du:dateUtc="2025-08-20T18:31:43Z"/>
          <w:rFonts w:ascii="Segoe UI" w:hAnsi="Segoe UI" w:cs="Segoe UI"/>
        </w:rPr>
      </w:pPr>
      <w:del w:id="3" w:author="Guerra, Alfonso" w:date="2025-08-20T18:31:00Z">
        <w:r w:rsidRPr="6BF44D5A" w:rsidDel="00A77494">
          <w:rPr>
            <w:rFonts w:ascii="Segoe UI" w:hAnsi="Segoe UI" w:cs="Segoe UI"/>
          </w:rPr>
          <w:delText>Monetary, Exchange Rate, and Capital Account</w:delText>
        </w:r>
      </w:del>
    </w:p>
    <w:p w14:paraId="4085E209" w14:textId="77777777" w:rsidR="00A77494" w:rsidRDefault="00A77494" w:rsidP="00347D08">
      <w:pPr>
        <w:rPr>
          <w:rFonts w:ascii="Segoe UI" w:hAnsi="Segoe UI" w:cs="Segoe UI"/>
        </w:rPr>
      </w:pPr>
    </w:p>
    <w:p w14:paraId="43F80F8C" w14:textId="6F716E9F" w:rsidR="00061154" w:rsidRDefault="00347D08" w:rsidP="00061154">
      <w:pPr>
        <w:rPr>
          <w:rFonts w:ascii="Segoe UI" w:hAnsi="Segoe UI" w:cs="Segoe UI"/>
        </w:rPr>
      </w:pPr>
      <w:r w:rsidRPr="6BF44D5A">
        <w:rPr>
          <w:rFonts w:ascii="Segoe UI" w:hAnsi="Segoe UI" w:cs="Segoe UI"/>
        </w:rPr>
        <w:t>1</w:t>
      </w:r>
      <w:r w:rsidR="00A77494" w:rsidRPr="6BF44D5A">
        <w:rPr>
          <w:rFonts w:ascii="Segoe UI" w:hAnsi="Segoe UI" w:cs="Segoe UI"/>
        </w:rPr>
        <w:t>.</w:t>
      </w:r>
      <w:r w:rsidR="00061154" w:rsidRPr="6BF44D5A">
        <w:rPr>
          <w:rFonts w:ascii="Segoe UI" w:hAnsi="Segoe UI" w:cs="Segoe UI"/>
        </w:rPr>
        <w:t>c</w:t>
      </w:r>
      <w:r w:rsidRPr="6BF44D5A">
        <w:rPr>
          <w:rFonts w:ascii="Segoe UI" w:hAnsi="Segoe UI" w:cs="Segoe UI"/>
        </w:rPr>
        <w:t>.</w:t>
      </w:r>
      <w:r w:rsidR="00061154" w:rsidRPr="6BF44D5A">
        <w:rPr>
          <w:rFonts w:ascii="Segoe UI" w:hAnsi="Segoe UI" w:cs="Segoe UI"/>
        </w:rPr>
        <w:t xml:space="preserve"> </w:t>
      </w:r>
      <w:del w:id="4" w:author="Guerra, Alfonso" w:date="2025-08-12T14:26:00Z">
        <w:r w:rsidRPr="6BF44D5A" w:rsidDel="00347D08">
          <w:rPr>
            <w:rFonts w:ascii="Segoe UI" w:hAnsi="Segoe UI" w:cs="Segoe UI"/>
          </w:rPr>
          <w:delText xml:space="preserve">Fund </w:delText>
        </w:r>
      </w:del>
      <w:ins w:id="5" w:author="Guerra, Alfonso" w:date="2025-08-12T14:26:00Z">
        <w:r w:rsidR="7D7C842A" w:rsidRPr="6BF44D5A">
          <w:rPr>
            <w:rFonts w:ascii="Segoe UI" w:hAnsi="Segoe UI" w:cs="Segoe UI"/>
          </w:rPr>
          <w:t>IMF</w:t>
        </w:r>
      </w:ins>
      <w:ins w:id="6" w:author="Guerra, Alfonso" w:date="2025-08-12T14:27:00Z">
        <w:r w:rsidR="7D7C842A" w:rsidRPr="6BF44D5A">
          <w:rPr>
            <w:rFonts w:ascii="Segoe UI" w:hAnsi="Segoe UI" w:cs="Segoe UI"/>
          </w:rPr>
          <w:t xml:space="preserve"> </w:t>
        </w:r>
      </w:ins>
      <w:r w:rsidRPr="6BF44D5A">
        <w:rPr>
          <w:rFonts w:ascii="Segoe UI" w:hAnsi="Segoe UI" w:cs="Segoe UI"/>
        </w:rPr>
        <w:t>Activities</w:t>
      </w:r>
      <w:r w:rsidR="00A77494" w:rsidRPr="6BF44D5A">
        <w:rPr>
          <w:rFonts w:ascii="Segoe UI" w:hAnsi="Segoe UI" w:cs="Segoe UI"/>
        </w:rPr>
        <w:t>.</w:t>
      </w:r>
    </w:p>
    <w:p w14:paraId="44AAC979" w14:textId="7E524BE9" w:rsidR="00347D08" w:rsidRDefault="00347D08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Surveillance</w:t>
      </w:r>
    </w:p>
    <w:p w14:paraId="7D52FB51" w14:textId="67E67DC8" w:rsidR="00347D08" w:rsidRDefault="00347D08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Lending</w:t>
      </w:r>
    </w:p>
    <w:p w14:paraId="5B2BAE7B" w14:textId="0800CAD5" w:rsidR="00347D08" w:rsidRDefault="00347D08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Capacity Development</w:t>
      </w:r>
    </w:p>
    <w:p w14:paraId="1DE46AFB" w14:textId="77777777" w:rsidR="00347D08" w:rsidRDefault="00347D08" w:rsidP="00061154">
      <w:pPr>
        <w:rPr>
          <w:rFonts w:ascii="Segoe UI" w:hAnsi="Segoe UI" w:cs="Segoe UI"/>
        </w:rPr>
      </w:pPr>
    </w:p>
    <w:p w14:paraId="7141766E" w14:textId="2D61459D" w:rsidR="00061154" w:rsidRDefault="00A77494" w:rsidP="00061154">
      <w:pPr>
        <w:rPr>
          <w:rFonts w:ascii="Segoe UI" w:hAnsi="Segoe UI" w:cs="Segoe UI"/>
        </w:rPr>
      </w:pPr>
      <w:r w:rsidRPr="70B4C8F7">
        <w:rPr>
          <w:rFonts w:ascii="Segoe UI" w:hAnsi="Segoe UI" w:cs="Segoe UI"/>
        </w:rPr>
        <w:t>1</w:t>
      </w:r>
      <w:r w:rsidR="00061154" w:rsidRPr="70B4C8F7">
        <w:rPr>
          <w:rFonts w:ascii="Segoe UI" w:hAnsi="Segoe UI" w:cs="Segoe UI"/>
        </w:rPr>
        <w:t>.d</w:t>
      </w:r>
      <w:r w:rsidR="00347D08" w:rsidRPr="70B4C8F7">
        <w:rPr>
          <w:rFonts w:ascii="Segoe UI" w:hAnsi="Segoe UI" w:cs="Segoe UI"/>
        </w:rPr>
        <w:t>.</w:t>
      </w:r>
      <w:r w:rsidR="00061154" w:rsidRPr="70B4C8F7">
        <w:rPr>
          <w:rFonts w:ascii="Segoe UI" w:hAnsi="Segoe UI" w:cs="Segoe UI"/>
        </w:rPr>
        <w:t xml:space="preserve"> Other </w:t>
      </w:r>
      <w:proofErr w:type="spellStart"/>
      <w:r w:rsidRPr="70B4C8F7">
        <w:rPr>
          <w:rFonts w:ascii="Segoe UI" w:hAnsi="Segoe UI" w:cs="Segoe UI"/>
        </w:rPr>
        <w:t>M</w:t>
      </w:r>
      <w:r w:rsidR="00061154" w:rsidRPr="70B4C8F7">
        <w:rPr>
          <w:rFonts w:ascii="Segoe UI" w:hAnsi="Segoe UI" w:cs="Segoe UI"/>
        </w:rPr>
        <w:t>acrocritical</w:t>
      </w:r>
      <w:proofErr w:type="spellEnd"/>
      <w:r w:rsidR="00061154" w:rsidRPr="70B4C8F7">
        <w:rPr>
          <w:rFonts w:ascii="Segoe UI" w:hAnsi="Segoe UI" w:cs="Segoe UI"/>
        </w:rPr>
        <w:t xml:space="preserve"> </w:t>
      </w:r>
      <w:r w:rsidRPr="70B4C8F7">
        <w:rPr>
          <w:rFonts w:ascii="Segoe UI" w:hAnsi="Segoe UI" w:cs="Segoe UI"/>
        </w:rPr>
        <w:t>Areas.</w:t>
      </w:r>
    </w:p>
    <w:p w14:paraId="264ADF08" w14:textId="2B94648D" w:rsidR="00347D08" w:rsidRDefault="4877F18B" w:rsidP="00A77494">
      <w:pPr>
        <w:ind w:left="720"/>
        <w:rPr>
          <w:rFonts w:ascii="Segoe UI" w:hAnsi="Segoe UI" w:cs="Segoe UI"/>
        </w:rPr>
      </w:pPr>
      <w:ins w:id="7" w:author="Guerra, Alfonso" w:date="2025-08-12T16:53:00Z">
        <w:r w:rsidRPr="70B4C8F7">
          <w:rPr>
            <w:rFonts w:ascii="Segoe UI" w:hAnsi="Segoe UI" w:cs="Segoe UI"/>
          </w:rPr>
          <w:t xml:space="preserve">Legal and </w:t>
        </w:r>
      </w:ins>
      <w:r w:rsidR="00A77494" w:rsidRPr="70B4C8F7">
        <w:rPr>
          <w:rFonts w:ascii="Segoe UI" w:hAnsi="Segoe UI" w:cs="Segoe UI"/>
        </w:rPr>
        <w:t>Governance</w:t>
      </w:r>
    </w:p>
    <w:p w14:paraId="78614FF9" w14:textId="77777777" w:rsidR="00A77494" w:rsidRDefault="00A77494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Social Spending</w:t>
      </w:r>
    </w:p>
    <w:p w14:paraId="098C81F2" w14:textId="0175DDFC" w:rsidR="00A77494" w:rsidRDefault="00A77494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Gender</w:t>
      </w:r>
    </w:p>
    <w:p w14:paraId="06367E10" w14:textId="67E6254B" w:rsidR="00A77494" w:rsidRDefault="00A77494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Climate</w:t>
      </w:r>
    </w:p>
    <w:p w14:paraId="5A0E024C" w14:textId="77777777" w:rsidR="00A77494" w:rsidRDefault="00A77494" w:rsidP="00061154">
      <w:pPr>
        <w:rPr>
          <w:rFonts w:ascii="Segoe UI" w:hAnsi="Segoe UI" w:cs="Segoe UI"/>
        </w:rPr>
      </w:pPr>
    </w:p>
    <w:p w14:paraId="0B2BC855" w14:textId="5D2B139E" w:rsidR="00061154" w:rsidRDefault="00A77494" w:rsidP="00061154">
      <w:pPr>
        <w:rPr>
          <w:rFonts w:ascii="Segoe UI" w:hAnsi="Segoe UI" w:cs="Segoe UI"/>
        </w:rPr>
      </w:pPr>
      <w:r w:rsidRPr="70B4C8F7">
        <w:rPr>
          <w:rFonts w:ascii="Segoe UI" w:hAnsi="Segoe UI" w:cs="Segoe UI"/>
        </w:rPr>
        <w:t>2</w:t>
      </w:r>
      <w:r w:rsidR="00347D08" w:rsidRPr="70B4C8F7">
        <w:rPr>
          <w:rFonts w:ascii="Segoe UI" w:hAnsi="Segoe UI" w:cs="Segoe UI"/>
        </w:rPr>
        <w:t>.</w:t>
      </w:r>
      <w:r w:rsidR="00061154" w:rsidRPr="70B4C8F7">
        <w:rPr>
          <w:rFonts w:ascii="Segoe UI" w:hAnsi="Segoe UI" w:cs="Segoe UI"/>
        </w:rPr>
        <w:t xml:space="preserve"> Evaluation</w:t>
      </w:r>
      <w:ins w:id="8" w:author="Guerra, Alfonso" w:date="2025-08-12T16:36:00Z">
        <w:r w:rsidR="5EE1B68D" w:rsidRPr="70B4C8F7">
          <w:rPr>
            <w:rFonts w:ascii="Segoe UI" w:hAnsi="Segoe UI" w:cs="Segoe UI"/>
          </w:rPr>
          <w:t xml:space="preserve"> </w:t>
        </w:r>
      </w:ins>
      <w:ins w:id="9" w:author="Li, Jiakun" w:date="2025-08-15T08:45:00Z" w16du:dateUtc="2025-08-15T12:45:00Z">
        <w:r w:rsidR="00E9295B">
          <w:rPr>
            <w:rFonts w:ascii="Segoe UI" w:hAnsi="Segoe UI" w:cs="Segoe UI"/>
          </w:rPr>
          <w:t>E</w:t>
        </w:r>
      </w:ins>
      <w:ins w:id="10" w:author="Guerra, Alfonso" w:date="2025-08-12T16:36:00Z">
        <w:del w:id="11" w:author="Li, Jiakun" w:date="2025-08-15T08:45:00Z" w16du:dateUtc="2025-08-15T12:45:00Z">
          <w:r w:rsidR="5EE1B68D" w:rsidRPr="70B4C8F7" w:rsidDel="00E9295B">
            <w:rPr>
              <w:rFonts w:ascii="Segoe UI" w:hAnsi="Segoe UI" w:cs="Segoe UI"/>
            </w:rPr>
            <w:delText>e</w:delText>
          </w:r>
        </w:del>
        <w:r w:rsidR="5EE1B68D" w:rsidRPr="70B4C8F7">
          <w:rPr>
            <w:rFonts w:ascii="Segoe UI" w:hAnsi="Segoe UI" w:cs="Segoe UI"/>
          </w:rPr>
          <w:t>xperience</w:t>
        </w:r>
      </w:ins>
      <w:r w:rsidRPr="70B4C8F7">
        <w:rPr>
          <w:rFonts w:ascii="Segoe UI" w:hAnsi="Segoe UI" w:cs="Segoe UI"/>
        </w:rPr>
        <w:t>.</w:t>
      </w:r>
    </w:p>
    <w:p w14:paraId="4BEDEB8B" w14:textId="03C61283" w:rsidR="00A77494" w:rsidRDefault="00A7749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>2.a. Have you participated in evaluation(s)?</w:t>
      </w:r>
    </w:p>
    <w:p w14:paraId="778BEAAF" w14:textId="77777777" w:rsidR="00A77494" w:rsidRDefault="00A77494" w:rsidP="00061154">
      <w:pPr>
        <w:rPr>
          <w:rFonts w:ascii="Segoe UI" w:hAnsi="Segoe UI" w:cs="Segoe UI"/>
        </w:rPr>
      </w:pPr>
    </w:p>
    <w:p w14:paraId="61ECC456" w14:textId="12A96C6A" w:rsidR="00A77494" w:rsidRDefault="00A7749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2.b. Are you familiar with the following evaluation methodologies? </w:t>
      </w:r>
      <w:r w:rsidRPr="00347D08">
        <w:rPr>
          <w:rFonts w:ascii="Segoe UI" w:hAnsi="Segoe UI" w:cs="Segoe UI"/>
        </w:rPr>
        <w:t>(Please select all that apply)</w:t>
      </w:r>
    </w:p>
    <w:p w14:paraId="03F2D106" w14:textId="2D782225" w:rsidR="00A77494" w:rsidRDefault="00A7749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ab/>
        <w:t>Semi-structured Interviews</w:t>
      </w:r>
    </w:p>
    <w:p w14:paraId="45A903F9" w14:textId="7B7F3BDA" w:rsidR="00A77494" w:rsidRPr="00061154" w:rsidRDefault="00A7749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ab/>
        <w:t>Desk and Literature Review</w:t>
      </w:r>
    </w:p>
    <w:p w14:paraId="79FAC623" w14:textId="48924A17" w:rsidR="00061154" w:rsidRDefault="00A7749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ab/>
        <w:t>Surveys</w:t>
      </w:r>
    </w:p>
    <w:p w14:paraId="0A8FBF51" w14:textId="5639D7BA" w:rsidR="00A77494" w:rsidRDefault="00A7749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ab/>
        <w:t>Text Analysis</w:t>
      </w:r>
    </w:p>
    <w:p w14:paraId="58282802" w14:textId="7FB3F74C" w:rsidR="00A77494" w:rsidRDefault="00A77494" w:rsidP="0006115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2.c. Are you familiar with quantitative methodologies? </w:t>
      </w:r>
      <w:r w:rsidRPr="00347D08">
        <w:rPr>
          <w:rFonts w:ascii="Segoe UI" w:hAnsi="Segoe UI" w:cs="Segoe UI"/>
        </w:rPr>
        <w:t>(Please select all that apply)</w:t>
      </w:r>
    </w:p>
    <w:p w14:paraId="7ABE3630" w14:textId="5681AF40" w:rsidR="00A77494" w:rsidRDefault="00A77494" w:rsidP="00A77494">
      <w:pPr>
        <w:ind w:left="720"/>
        <w:rPr>
          <w:rFonts w:ascii="Segoe UI" w:hAnsi="Segoe UI" w:cs="Segoe UI"/>
        </w:rPr>
      </w:pPr>
      <w:r w:rsidRPr="6BF44D5A">
        <w:rPr>
          <w:rFonts w:ascii="Segoe UI" w:hAnsi="Segoe UI" w:cs="Segoe UI"/>
        </w:rPr>
        <w:t>Data wrangling</w:t>
      </w:r>
    </w:p>
    <w:p w14:paraId="04C5D838" w14:textId="4BDDE23E" w:rsidR="00A77494" w:rsidRDefault="00A77494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Econometrics</w:t>
      </w:r>
    </w:p>
    <w:p w14:paraId="3C48F38B" w14:textId="100AD962" w:rsidR="00A77494" w:rsidRDefault="00A77494" w:rsidP="00A77494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Machine Learning and Artificial Intelligence</w:t>
      </w:r>
    </w:p>
    <w:p w14:paraId="5EB00B32" w14:textId="77777777" w:rsidR="00A77494" w:rsidRPr="00061154" w:rsidRDefault="00A77494" w:rsidP="00061154">
      <w:pPr>
        <w:rPr>
          <w:rFonts w:ascii="Segoe UI" w:hAnsi="Segoe UI" w:cs="Segoe UI"/>
        </w:rPr>
      </w:pPr>
    </w:p>
    <w:p w14:paraId="2490177D" w14:textId="2D65A67F" w:rsidR="00061154" w:rsidRPr="00061154" w:rsidDel="00E9295B" w:rsidRDefault="00A77494" w:rsidP="00061154">
      <w:pPr>
        <w:rPr>
          <w:del w:id="12" w:author="Li, Jiakun" w:date="2025-08-15T08:45:00Z" w16du:dateUtc="2025-08-15T12:45:00Z"/>
          <w:rFonts w:ascii="Segoe UI" w:hAnsi="Segoe UI" w:cs="Segoe UI"/>
        </w:rPr>
      </w:pPr>
      <w:r w:rsidRPr="70B4C8F7">
        <w:rPr>
          <w:rFonts w:ascii="Segoe UI" w:hAnsi="Segoe UI" w:cs="Segoe UI"/>
        </w:rPr>
        <w:t>3</w:t>
      </w:r>
      <w:r w:rsidR="006D7792" w:rsidRPr="70B4C8F7">
        <w:rPr>
          <w:rFonts w:ascii="Segoe UI" w:hAnsi="Segoe UI" w:cs="Segoe UI"/>
        </w:rPr>
        <w:t xml:space="preserve">. </w:t>
      </w:r>
      <w:del w:id="13" w:author="Guerra, Alfonso" w:date="2025-08-12T16:50:00Z">
        <w:r w:rsidRPr="70B4C8F7" w:rsidDel="00061154">
          <w:rPr>
            <w:rFonts w:ascii="Segoe UI" w:hAnsi="Segoe UI" w:cs="Segoe UI"/>
          </w:rPr>
          <w:delText>Please provide a thorough description of work experience (including length and level of seniority, if possible, comparing it to IMF job grades), academic credentials, experience in capacity development or research, language skills, etc.</w:delText>
        </w:r>
      </w:del>
    </w:p>
    <w:p w14:paraId="10F380D0" w14:textId="77777777" w:rsidR="00E9295B" w:rsidRDefault="0BED7197">
      <w:pPr>
        <w:rPr>
          <w:ins w:id="14" w:author="Li, Jiakun" w:date="2025-08-15T08:46:00Z" w16du:dateUtc="2025-08-15T12:46:00Z"/>
          <w:rFonts w:ascii="Segoe UI" w:hAnsi="Segoe UI" w:cs="Segoe UI"/>
        </w:rPr>
      </w:pPr>
      <w:ins w:id="15" w:author="Guerra, Alfonso" w:date="2025-08-12T16:50:00Z">
        <w:r w:rsidRPr="70B4C8F7">
          <w:rPr>
            <w:rFonts w:ascii="Segoe UI" w:hAnsi="Segoe UI" w:cs="Segoe UI"/>
          </w:rPr>
          <w:t>Please provide your CV</w:t>
        </w:r>
      </w:ins>
      <w:ins w:id="16" w:author="Li, Jiakun" w:date="2025-08-15T08:46:00Z" w16du:dateUtc="2025-08-15T12:46:00Z">
        <w:r w:rsidR="00E9295B">
          <w:rPr>
            <w:rFonts w:ascii="Segoe UI" w:hAnsi="Segoe UI" w:cs="Segoe UI"/>
          </w:rPr>
          <w:t>.</w:t>
        </w:r>
      </w:ins>
      <w:ins w:id="17" w:author="Guerra, Alfonso" w:date="2025-08-12T16:51:00Z">
        <w:r w:rsidRPr="70B4C8F7">
          <w:rPr>
            <w:rFonts w:ascii="Segoe UI" w:hAnsi="Segoe UI" w:cs="Segoe UI"/>
          </w:rPr>
          <w:t xml:space="preserve"> </w:t>
        </w:r>
      </w:ins>
    </w:p>
    <w:p w14:paraId="78CB8416" w14:textId="00B9AECF" w:rsidR="00061154" w:rsidRDefault="00B914DC">
      <w:pPr>
        <w:rPr>
          <w:ins w:id="18" w:author="SOTO ORTIZ, GABRIEL ANDRES" w:date="2025-09-19T10:07:00Z" w16du:dateUtc="2025-09-19T14:07:00Z"/>
          <w:rFonts w:ascii="Segoe UI" w:hAnsi="Segoe UI" w:cs="Segoe UI"/>
        </w:rPr>
      </w:pPr>
      <w:ins w:id="19" w:author="SOTO ORTIZ, GABRIEL ANDRES" w:date="2025-09-19T10:07:00Z" w16du:dateUtc="2025-09-19T14:07:00Z">
        <w:r>
          <w:rPr>
            <w:rFonts w:ascii="Segoe UI" w:hAnsi="Segoe UI" w:cs="Segoe UI"/>
          </w:rPr>
          <w:t>C. Motivational</w:t>
        </w:r>
      </w:ins>
      <w:ins w:id="20" w:author="SOTO ORTIZ, GABRIEL ANDRES" w:date="2025-09-19T10:08:00Z" w16du:dateUtc="2025-09-19T14:08:00Z">
        <w:r>
          <w:rPr>
            <w:rFonts w:ascii="Segoe UI" w:hAnsi="Segoe UI" w:cs="Segoe UI"/>
          </w:rPr>
          <w:t xml:space="preserve"> and availability</w:t>
        </w:r>
      </w:ins>
    </w:p>
    <w:p w14:paraId="51A8BC44" w14:textId="5FCCB584" w:rsidR="00B914DC" w:rsidRDefault="00B914DC">
      <w:pPr>
        <w:rPr>
          <w:ins w:id="21" w:author="SOTO ORTIZ, GABRIEL ANDRES" w:date="2025-09-19T10:08:00Z" w16du:dateUtc="2025-09-19T14:08:00Z"/>
          <w:rFonts w:ascii="Segoe UI" w:hAnsi="Segoe UI" w:cs="Segoe UI"/>
        </w:rPr>
      </w:pPr>
      <w:ins w:id="22" w:author="SOTO ORTIZ, GABRIEL ANDRES" w:date="2025-09-19T10:08:00Z" w16du:dateUtc="2025-09-19T14:08:00Z">
        <w:r>
          <w:rPr>
            <w:rFonts w:ascii="Segoe UI" w:hAnsi="Segoe UI" w:cs="Segoe UI"/>
          </w:rPr>
          <w:t>1. Why are you interested in consulting for the IEO?</w:t>
        </w:r>
      </w:ins>
    </w:p>
    <w:p w14:paraId="1079CC16" w14:textId="51402939" w:rsidR="00B914DC" w:rsidRDefault="00B914DC">
      <w:pPr>
        <w:rPr>
          <w:ins w:id="23" w:author="SOTO ORTIZ, GABRIEL ANDRES" w:date="2025-09-19T10:12:00Z" w16du:dateUtc="2025-09-19T14:12:00Z"/>
          <w:rFonts w:ascii="Segoe UI" w:hAnsi="Segoe UI" w:cs="Segoe UI"/>
        </w:rPr>
      </w:pPr>
      <w:ins w:id="24" w:author="SOTO ORTIZ, GABRIEL ANDRES" w:date="2025-09-19T10:08:00Z" w16du:dateUtc="2025-09-19T14:08:00Z">
        <w:r>
          <w:rPr>
            <w:rFonts w:ascii="Segoe UI" w:hAnsi="Segoe UI" w:cs="Segoe UI"/>
          </w:rPr>
          <w:t xml:space="preserve">2. </w:t>
        </w:r>
        <w:r w:rsidR="00C708E1">
          <w:rPr>
            <w:rFonts w:ascii="Segoe UI" w:hAnsi="Segoe UI" w:cs="Segoe UI"/>
          </w:rPr>
          <w:t>Are you open to remote assignments or travel? (Spring/Fall Meetings, Rush times of evaluations)</w:t>
        </w:r>
      </w:ins>
    </w:p>
    <w:p w14:paraId="6FF9A9BA" w14:textId="77777777" w:rsidR="00984E28" w:rsidRPr="00984E28" w:rsidRDefault="00984E28" w:rsidP="00984E28">
      <w:pPr>
        <w:rPr>
          <w:ins w:id="25" w:author="SOTO ORTIZ, GABRIEL ANDRES" w:date="2025-09-19T10:12:00Z"/>
          <w:rFonts w:ascii="Segoe UI" w:hAnsi="Segoe UI" w:cs="Segoe UI"/>
        </w:rPr>
      </w:pPr>
      <w:ins w:id="26" w:author="SOTO ORTIZ, GABRIEL ANDRES" w:date="2025-09-19T10:12:00Z" w16du:dateUtc="2025-09-19T14:12:00Z">
        <w:r>
          <w:rPr>
            <w:rFonts w:ascii="Segoe UI" w:hAnsi="Segoe UI" w:cs="Segoe UI"/>
          </w:rPr>
          <w:t xml:space="preserve">3. </w:t>
        </w:r>
      </w:ins>
      <w:ins w:id="27" w:author="SOTO ORTIZ, GABRIEL ANDRES" w:date="2025-09-19T10:12:00Z">
        <w:r w:rsidRPr="00984E28">
          <w:rPr>
            <w:rFonts w:ascii="Segoe UI" w:hAnsi="Segoe UI" w:cs="Segoe UI"/>
          </w:rPr>
          <w:t>What are your preferred modes of collaboration (remote, in-person, hybrid)?</w:t>
        </w:r>
      </w:ins>
    </w:p>
    <w:p w14:paraId="3A4F0362" w14:textId="77777777" w:rsidR="000B2753" w:rsidRDefault="000B2753">
      <w:pPr>
        <w:rPr>
          <w:ins w:id="28" w:author="SOTO ORTIZ, GABRIEL ANDRES" w:date="2025-09-19T10:09:00Z" w16du:dateUtc="2025-09-19T14:09:00Z"/>
          <w:rFonts w:ascii="Segoe UI" w:hAnsi="Segoe UI" w:cs="Segoe UI"/>
        </w:rPr>
      </w:pPr>
    </w:p>
    <w:p w14:paraId="544AFCFC" w14:textId="47887FA3" w:rsidR="000B2753" w:rsidRDefault="000B2753">
      <w:pPr>
        <w:rPr>
          <w:ins w:id="29" w:author="SOTO ORTIZ, GABRIEL ANDRES" w:date="2025-09-19T10:10:00Z" w16du:dateUtc="2025-09-19T14:10:00Z"/>
          <w:rFonts w:ascii="Segoe UI" w:hAnsi="Segoe UI" w:cs="Segoe UI"/>
        </w:rPr>
      </w:pPr>
      <w:ins w:id="30" w:author="SOTO ORTIZ, GABRIEL ANDRES" w:date="2025-09-19T10:09:00Z" w16du:dateUtc="2025-09-19T14:09:00Z">
        <w:r>
          <w:rPr>
            <w:rFonts w:ascii="Segoe UI" w:hAnsi="Segoe UI" w:cs="Segoe UI"/>
          </w:rPr>
          <w:t xml:space="preserve">D. </w:t>
        </w:r>
        <w:r w:rsidR="00F2357D">
          <w:rPr>
            <w:rFonts w:ascii="Segoe UI" w:hAnsi="Segoe UI" w:cs="Segoe UI"/>
          </w:rPr>
          <w:t>Experience expan</w:t>
        </w:r>
      </w:ins>
      <w:ins w:id="31" w:author="SOTO ORTIZ, GABRIEL ANDRES" w:date="2025-09-19T10:10:00Z" w16du:dateUtc="2025-09-19T14:10:00Z">
        <w:r w:rsidR="00F2357D">
          <w:rPr>
            <w:rFonts w:ascii="Segoe UI" w:hAnsi="Segoe UI" w:cs="Segoe UI"/>
          </w:rPr>
          <w:t>sion</w:t>
        </w:r>
      </w:ins>
    </w:p>
    <w:p w14:paraId="0EAFAC20" w14:textId="77777777" w:rsidR="009137B5" w:rsidRDefault="00F2357D" w:rsidP="009137B5">
      <w:pPr>
        <w:rPr>
          <w:ins w:id="32" w:author="SOTO ORTIZ, GABRIEL ANDRES" w:date="2025-09-19T10:11:00Z" w16du:dateUtc="2025-09-19T14:11:00Z"/>
          <w:rFonts w:ascii="Segoe UI" w:hAnsi="Segoe UI" w:cs="Segoe UI"/>
        </w:rPr>
      </w:pPr>
      <w:ins w:id="33" w:author="SOTO ORTIZ, GABRIEL ANDRES" w:date="2025-09-19T10:10:00Z" w16du:dateUtc="2025-09-19T14:10:00Z">
        <w:r>
          <w:rPr>
            <w:rFonts w:ascii="Segoe UI" w:hAnsi="Segoe UI" w:cs="Segoe UI"/>
          </w:rPr>
          <w:t xml:space="preserve">1. </w:t>
        </w:r>
      </w:ins>
      <w:ins w:id="34" w:author="SOTO ORTIZ, GABRIEL ANDRES" w:date="2025-09-19T10:11:00Z">
        <w:r w:rsidR="009137B5" w:rsidRPr="009137B5">
          <w:rPr>
            <w:rFonts w:ascii="Segoe UI" w:hAnsi="Segoe UI" w:cs="Segoe UI"/>
          </w:rPr>
          <w:t>Please describe your most significant leadership roles in international organizations.</w:t>
        </w:r>
      </w:ins>
    </w:p>
    <w:p w14:paraId="49A0CE57" w14:textId="494D6AFA" w:rsidR="009137B5" w:rsidRDefault="009137B5" w:rsidP="009137B5">
      <w:pPr>
        <w:rPr>
          <w:ins w:id="35" w:author="SOTO ORTIZ, GABRIEL ANDRES" w:date="2025-09-19T10:12:00Z" w16du:dateUtc="2025-09-19T14:12:00Z"/>
          <w:rFonts w:ascii="Segoe UI" w:hAnsi="Segoe UI" w:cs="Segoe UI"/>
        </w:rPr>
      </w:pPr>
      <w:ins w:id="36" w:author="SOTO ORTIZ, GABRIEL ANDRES" w:date="2025-09-19T10:11:00Z" w16du:dateUtc="2025-09-19T14:11:00Z">
        <w:r>
          <w:rPr>
            <w:rFonts w:ascii="Segoe UI" w:hAnsi="Segoe UI" w:cs="Segoe UI"/>
          </w:rPr>
          <w:t xml:space="preserve">2. </w:t>
        </w:r>
      </w:ins>
      <w:ins w:id="37" w:author="SOTO ORTIZ, GABRIEL ANDRES" w:date="2025-09-19T10:11:00Z">
        <w:r w:rsidRPr="009137B5">
          <w:rPr>
            <w:rFonts w:ascii="Segoe UI" w:hAnsi="Segoe UI" w:cs="Segoe UI"/>
          </w:rPr>
          <w:t>What major reforms or projects have you led or advised on?</w:t>
        </w:r>
      </w:ins>
    </w:p>
    <w:p w14:paraId="0B7ECD16" w14:textId="06333B92" w:rsidR="009137B5" w:rsidRPr="009137B5" w:rsidRDefault="009137B5" w:rsidP="009137B5">
      <w:pPr>
        <w:rPr>
          <w:ins w:id="38" w:author="SOTO ORTIZ, GABRIEL ANDRES" w:date="2025-09-19T10:12:00Z"/>
          <w:rFonts w:ascii="Segoe UI" w:hAnsi="Segoe UI" w:cs="Segoe UI"/>
        </w:rPr>
      </w:pPr>
      <w:ins w:id="39" w:author="SOTO ORTIZ, GABRIEL ANDRES" w:date="2025-09-19T10:12:00Z" w16du:dateUtc="2025-09-19T14:12:00Z">
        <w:r>
          <w:rPr>
            <w:rFonts w:ascii="Segoe UI" w:hAnsi="Segoe UI" w:cs="Segoe UI"/>
          </w:rPr>
          <w:t xml:space="preserve">3. </w:t>
        </w:r>
      </w:ins>
      <w:ins w:id="40" w:author="SOTO ORTIZ, GABRIEL ANDRES" w:date="2025-09-19T10:12:00Z">
        <w:r w:rsidRPr="009137B5">
          <w:rPr>
            <w:rFonts w:ascii="Segoe UI" w:hAnsi="Segoe UI" w:cs="Segoe UI"/>
          </w:rPr>
          <w:t>List any publications, keynote speeches, or board memberships relevant to IMF/IEO work.</w:t>
        </w:r>
      </w:ins>
    </w:p>
    <w:p w14:paraId="16003111" w14:textId="0A9EC743" w:rsidR="009137B5" w:rsidRDefault="003151AD" w:rsidP="009137B5">
      <w:pPr>
        <w:rPr>
          <w:ins w:id="41" w:author="SOTO ORTIZ, GABRIEL ANDRES" w:date="2025-09-19T10:19:00Z" w16du:dateUtc="2025-09-19T14:19:00Z"/>
          <w:rFonts w:ascii="Segoe UI" w:hAnsi="Segoe UI" w:cs="Segoe UI"/>
        </w:rPr>
      </w:pPr>
      <w:ins w:id="42" w:author="SOTO ORTIZ, GABRIEL ANDRES" w:date="2025-09-19T10:16:00Z" w16du:dateUtc="2025-09-19T14:16:00Z">
        <w:r w:rsidRPr="005152C9">
          <w:rPr>
            <w:rFonts w:ascii="Segoe UI" w:hAnsi="Segoe UI" w:cs="Segoe UI"/>
          </w:rPr>
          <w:t xml:space="preserve">4. </w:t>
        </w:r>
        <w:r w:rsidR="005152C9" w:rsidRPr="005152C9">
          <w:rPr>
            <w:rFonts w:ascii="Segoe UI" w:hAnsi="Segoe UI" w:cs="Segoe UI"/>
            <w:rPrChange w:id="43" w:author="SOTO ORTIZ, GABRIEL ANDRES" w:date="2025-09-19T10:16:00Z" w16du:dateUtc="2025-09-19T14:16:00Z">
              <w:rPr>
                <w:rFonts w:ascii="Segoe UI" w:hAnsi="Segoe UI" w:cs="Segoe UI"/>
                <w:lang w:val="es-419"/>
              </w:rPr>
            </w:rPrChange>
          </w:rPr>
          <w:t>Our evaluation i</w:t>
        </w:r>
        <w:r w:rsidR="005152C9">
          <w:rPr>
            <w:rFonts w:ascii="Segoe UI" w:hAnsi="Segoe UI" w:cs="Segoe UI"/>
          </w:rPr>
          <w:t xml:space="preserve">s on X, </w:t>
        </w:r>
      </w:ins>
      <w:ins w:id="44" w:author="SOTO ORTIZ, GABRIEL ANDRES" w:date="2025-09-19T10:17:00Z" w16du:dateUtc="2025-09-19T14:17:00Z">
        <w:r w:rsidR="005152C9">
          <w:rPr>
            <w:rFonts w:ascii="Segoe UI" w:hAnsi="Segoe UI" w:cs="Segoe UI"/>
          </w:rPr>
          <w:t>but your experience is on Y. What deliverables did you have along the lines of Z, will be useful for this evaluation?</w:t>
        </w:r>
      </w:ins>
    </w:p>
    <w:p w14:paraId="66D98A49" w14:textId="77777777" w:rsidR="00B51EDA" w:rsidRDefault="00B51EDA" w:rsidP="009137B5">
      <w:pPr>
        <w:rPr>
          <w:ins w:id="45" w:author="SOTO ORTIZ, GABRIEL ANDRES" w:date="2025-09-19T10:19:00Z" w16du:dateUtc="2025-09-19T14:19:00Z"/>
          <w:rFonts w:ascii="Segoe UI" w:hAnsi="Segoe UI" w:cs="Segoe UI"/>
        </w:rPr>
      </w:pPr>
    </w:p>
    <w:p w14:paraId="15F93574" w14:textId="0B2E728C" w:rsidR="00B51EDA" w:rsidRDefault="00B51EDA" w:rsidP="009137B5">
      <w:pPr>
        <w:rPr>
          <w:ins w:id="46" w:author="SOTO ORTIZ, GABRIEL ANDRES" w:date="2025-09-19T10:19:00Z" w16du:dateUtc="2025-09-19T14:19:00Z"/>
          <w:rFonts w:ascii="Segoe UI" w:hAnsi="Segoe UI" w:cs="Segoe UI"/>
        </w:rPr>
      </w:pPr>
      <w:ins w:id="47" w:author="SOTO ORTIZ, GABRIEL ANDRES" w:date="2025-09-19T10:19:00Z" w16du:dateUtc="2025-09-19T14:19:00Z">
        <w:r>
          <w:rPr>
            <w:rFonts w:ascii="Segoe UI" w:hAnsi="Segoe UI" w:cs="Segoe UI"/>
          </w:rPr>
          <w:t>E, Collaboration tools</w:t>
        </w:r>
      </w:ins>
    </w:p>
    <w:p w14:paraId="02BF5D95" w14:textId="3D019806" w:rsidR="00B51EDA" w:rsidRDefault="00B51EDA" w:rsidP="00B51EDA">
      <w:pPr>
        <w:pStyle w:val="ListParagraph"/>
        <w:numPr>
          <w:ilvl w:val="0"/>
          <w:numId w:val="20"/>
        </w:numPr>
        <w:rPr>
          <w:ins w:id="48" w:author="SOTO ORTIZ, GABRIEL ANDRES" w:date="2025-09-19T10:20:00Z" w16du:dateUtc="2025-09-19T14:20:00Z"/>
          <w:rFonts w:ascii="Segoe UI" w:hAnsi="Segoe UI" w:cs="Segoe UI"/>
        </w:rPr>
      </w:pPr>
      <w:ins w:id="49" w:author="SOTO ORTIZ, GABRIEL ANDRES" w:date="2025-09-19T10:19:00Z" w16du:dateUtc="2025-09-19T14:19:00Z">
        <w:r>
          <w:rPr>
            <w:rFonts w:ascii="Segoe UI" w:hAnsi="Segoe UI" w:cs="Segoe UI"/>
          </w:rPr>
          <w:t xml:space="preserve">Do you have experience with: here we can put </w:t>
        </w:r>
      </w:ins>
      <w:ins w:id="50" w:author="SOTO ORTIZ, GABRIEL ANDRES" w:date="2025-09-19T10:20:00Z" w16du:dateUtc="2025-09-19T14:20:00Z">
        <w:r>
          <w:rPr>
            <w:rFonts w:ascii="Segoe UI" w:hAnsi="Segoe UI" w:cs="Segoe UI"/>
          </w:rPr>
          <w:t>our collaboration tools we are working on</w:t>
        </w:r>
        <w:r w:rsidR="00C5036F">
          <w:rPr>
            <w:rFonts w:ascii="Segoe UI" w:hAnsi="Segoe UI" w:cs="Segoe UI"/>
          </w:rPr>
          <w:t xml:space="preserve">: </w:t>
        </w:r>
        <w:proofErr w:type="spellStart"/>
        <w:r w:rsidR="00C5036F">
          <w:rPr>
            <w:rFonts w:ascii="Segoe UI" w:hAnsi="Segoe UI" w:cs="Segoe UI"/>
          </w:rPr>
          <w:t>abc</w:t>
        </w:r>
        <w:proofErr w:type="spellEnd"/>
      </w:ins>
    </w:p>
    <w:p w14:paraId="622FC8AC" w14:textId="77777777" w:rsidR="00C5036F" w:rsidRPr="00B51EDA" w:rsidRDefault="00C5036F" w:rsidP="00B51EDA">
      <w:pPr>
        <w:pStyle w:val="ListParagraph"/>
        <w:numPr>
          <w:ilvl w:val="0"/>
          <w:numId w:val="20"/>
        </w:numPr>
        <w:rPr>
          <w:ins w:id="51" w:author="SOTO ORTIZ, GABRIEL ANDRES" w:date="2025-09-19T10:11:00Z"/>
          <w:rFonts w:ascii="Segoe UI" w:hAnsi="Segoe UI" w:cs="Segoe UI"/>
          <w:rPrChange w:id="52" w:author="SOTO ORTIZ, GABRIEL ANDRES" w:date="2025-09-19T10:19:00Z" w16du:dateUtc="2025-09-19T14:19:00Z">
            <w:rPr>
              <w:ins w:id="53" w:author="SOTO ORTIZ, GABRIEL ANDRES" w:date="2025-09-19T10:11:00Z"/>
            </w:rPr>
          </w:rPrChange>
        </w:rPr>
        <w:pPrChange w:id="54" w:author="SOTO ORTIZ, GABRIEL ANDRES" w:date="2025-09-19T10:19:00Z" w16du:dateUtc="2025-09-19T14:19:00Z">
          <w:pPr/>
        </w:pPrChange>
      </w:pPr>
    </w:p>
    <w:p w14:paraId="3D2B43D1" w14:textId="3918BC71" w:rsidR="00F2357D" w:rsidRPr="005152C9" w:rsidRDefault="00F2357D">
      <w:pPr>
        <w:rPr>
          <w:rFonts w:ascii="Segoe UI" w:hAnsi="Segoe UI" w:cs="Segoe UI"/>
        </w:rPr>
      </w:pPr>
    </w:p>
    <w:p w14:paraId="11EC4D3F" w14:textId="5651334D" w:rsidR="00A77494" w:rsidRPr="00A77494" w:rsidRDefault="00A77494" w:rsidP="00061154">
      <w:pPr>
        <w:rPr>
          <w:rFonts w:ascii="Segoe UI" w:hAnsi="Segoe UI" w:cs="Segoe UI"/>
          <w:b/>
          <w:bCs/>
        </w:rPr>
      </w:pPr>
      <w:r w:rsidRPr="00A77494">
        <w:rPr>
          <w:rFonts w:ascii="Segoe UI" w:hAnsi="Segoe UI" w:cs="Segoe UI"/>
          <w:b/>
          <w:bCs/>
        </w:rPr>
        <w:t>Closing Section.</w:t>
      </w:r>
    </w:p>
    <w:p w14:paraId="4B6E0374" w14:textId="4AF74164" w:rsidR="00A85FFB" w:rsidRPr="00061154" w:rsidRDefault="00347D08" w:rsidP="00061154">
      <w:pPr>
        <w:rPr>
          <w:rFonts w:ascii="Segoe UI" w:hAnsi="Segoe UI" w:cs="Segoe UI"/>
        </w:rPr>
      </w:pPr>
      <w:r w:rsidRPr="00347D08">
        <w:rPr>
          <w:rFonts w:ascii="Segoe UI" w:hAnsi="Segoe UI" w:cs="Segoe UI"/>
        </w:rPr>
        <w:t xml:space="preserve">Once you have completed the survey, please click ‘Submit’. Thank you for </w:t>
      </w:r>
      <w:r>
        <w:rPr>
          <w:rFonts w:ascii="Segoe UI" w:hAnsi="Segoe UI" w:cs="Segoe UI"/>
        </w:rPr>
        <w:t>your participation</w:t>
      </w:r>
      <w:r w:rsidRPr="00347D08">
        <w:rPr>
          <w:rFonts w:ascii="Segoe UI" w:hAnsi="Segoe UI" w:cs="Segoe UI"/>
        </w:rPr>
        <w:t>!</w:t>
      </w:r>
    </w:p>
    <w:sectPr w:rsidR="00A85FFB" w:rsidRPr="00061154" w:rsidSect="00170414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1B45" w14:textId="77777777" w:rsidR="00E75CF7" w:rsidRDefault="00E75CF7" w:rsidP="000B7010">
      <w:pPr>
        <w:spacing w:line="240" w:lineRule="auto"/>
      </w:pPr>
      <w:r>
        <w:separator/>
      </w:r>
    </w:p>
  </w:endnote>
  <w:endnote w:type="continuationSeparator" w:id="0">
    <w:p w14:paraId="65F5F5C7" w14:textId="77777777" w:rsidR="00E75CF7" w:rsidRDefault="00E75CF7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8288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E6B3E" w14:textId="77777777" w:rsidR="00E75CF7" w:rsidRDefault="00E75CF7" w:rsidP="000B7010">
      <w:pPr>
        <w:spacing w:line="240" w:lineRule="auto"/>
      </w:pPr>
      <w:r>
        <w:separator/>
      </w:r>
    </w:p>
  </w:footnote>
  <w:footnote w:type="continuationSeparator" w:id="0">
    <w:p w14:paraId="51CA687E" w14:textId="77777777" w:rsidR="00E75CF7" w:rsidRDefault="00E75CF7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8E77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6011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29335557"/>
    <w:multiLevelType w:val="hybridMultilevel"/>
    <w:tmpl w:val="65DC2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abstractNum w:abstractNumId="11" w15:restartNumberingAfterBreak="0">
    <w:nsid w:val="78441D87"/>
    <w:multiLevelType w:val="hybridMultilevel"/>
    <w:tmpl w:val="05004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377950">
    <w:abstractNumId w:val="10"/>
  </w:num>
  <w:num w:numId="2" w16cid:durableId="1659918669">
    <w:abstractNumId w:val="10"/>
  </w:num>
  <w:num w:numId="3" w16cid:durableId="1348827373">
    <w:abstractNumId w:val="5"/>
  </w:num>
  <w:num w:numId="4" w16cid:durableId="1650937652">
    <w:abstractNumId w:val="5"/>
  </w:num>
  <w:num w:numId="5" w16cid:durableId="1037241697">
    <w:abstractNumId w:val="3"/>
  </w:num>
  <w:num w:numId="6" w16cid:durableId="765153980">
    <w:abstractNumId w:val="3"/>
  </w:num>
  <w:num w:numId="7" w16cid:durableId="2084717622">
    <w:abstractNumId w:val="2"/>
  </w:num>
  <w:num w:numId="8" w16cid:durableId="1031763699">
    <w:abstractNumId w:val="2"/>
  </w:num>
  <w:num w:numId="9" w16cid:durableId="1534340093">
    <w:abstractNumId w:val="1"/>
  </w:num>
  <w:num w:numId="10" w16cid:durableId="2039349615">
    <w:abstractNumId w:val="1"/>
  </w:num>
  <w:num w:numId="11" w16cid:durableId="1259826032">
    <w:abstractNumId w:val="0"/>
  </w:num>
  <w:num w:numId="12" w16cid:durableId="1999962224">
    <w:abstractNumId w:val="0"/>
  </w:num>
  <w:num w:numId="13" w16cid:durableId="1940916669">
    <w:abstractNumId w:val="4"/>
  </w:num>
  <w:num w:numId="14" w16cid:durableId="1338458630">
    <w:abstractNumId w:val="4"/>
  </w:num>
  <w:num w:numId="15" w16cid:durableId="1146435993">
    <w:abstractNumId w:val="6"/>
  </w:num>
  <w:num w:numId="16" w16cid:durableId="1154759624">
    <w:abstractNumId w:val="7"/>
  </w:num>
  <w:num w:numId="17" w16cid:durableId="1636713720">
    <w:abstractNumId w:val="7"/>
  </w:num>
  <w:num w:numId="18" w16cid:durableId="10305598">
    <w:abstractNumId w:val="9"/>
  </w:num>
  <w:num w:numId="19" w16cid:durableId="986322958">
    <w:abstractNumId w:val="11"/>
  </w:num>
  <w:num w:numId="20" w16cid:durableId="200546900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rra, Alfonso">
    <w15:presenceInfo w15:providerId="AD" w15:userId="S::aguerra@imf.org::bf88959c-b6c9-4cd7-be8c-b4fe1eb2e919"/>
  </w15:person>
  <w15:person w15:author="Li, Jiakun">
    <w15:presenceInfo w15:providerId="AD" w15:userId="S::JLi5@imf.org::85503c5d-9501-4eea-b8bc-dbdd69d77395"/>
  </w15:person>
  <w15:person w15:author="SOTO ORTIZ, GABRIEL ANDRES">
    <w15:presenceInfo w15:providerId="AD" w15:userId="S::gsoto@imf.org::8829b146-c90d-4195-9b55-de5fa826be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54"/>
    <w:rsid w:val="00061154"/>
    <w:rsid w:val="00070765"/>
    <w:rsid w:val="000A1AEE"/>
    <w:rsid w:val="000B2753"/>
    <w:rsid w:val="000B7010"/>
    <w:rsid w:val="000F5251"/>
    <w:rsid w:val="00170414"/>
    <w:rsid w:val="001D081E"/>
    <w:rsid w:val="00232FB2"/>
    <w:rsid w:val="003151AD"/>
    <w:rsid w:val="00325E95"/>
    <w:rsid w:val="00347D08"/>
    <w:rsid w:val="003712A7"/>
    <w:rsid w:val="00382DA8"/>
    <w:rsid w:val="00393E59"/>
    <w:rsid w:val="003C5BF0"/>
    <w:rsid w:val="003D2443"/>
    <w:rsid w:val="003D2B61"/>
    <w:rsid w:val="003D4E9A"/>
    <w:rsid w:val="00451C7E"/>
    <w:rsid w:val="004F3DA7"/>
    <w:rsid w:val="005122F5"/>
    <w:rsid w:val="005152C9"/>
    <w:rsid w:val="00527B01"/>
    <w:rsid w:val="00531040"/>
    <w:rsid w:val="005B6103"/>
    <w:rsid w:val="005C0460"/>
    <w:rsid w:val="005F722E"/>
    <w:rsid w:val="0060374F"/>
    <w:rsid w:val="0061550F"/>
    <w:rsid w:val="006C41BB"/>
    <w:rsid w:val="006D7792"/>
    <w:rsid w:val="006F658C"/>
    <w:rsid w:val="007F425F"/>
    <w:rsid w:val="007F47DE"/>
    <w:rsid w:val="00807D8D"/>
    <w:rsid w:val="00807E50"/>
    <w:rsid w:val="00834E6F"/>
    <w:rsid w:val="008A3DEB"/>
    <w:rsid w:val="009137B5"/>
    <w:rsid w:val="00984E28"/>
    <w:rsid w:val="00A70E79"/>
    <w:rsid w:val="00A77494"/>
    <w:rsid w:val="00A85FFB"/>
    <w:rsid w:val="00B51EDA"/>
    <w:rsid w:val="00B914DC"/>
    <w:rsid w:val="00BB45B2"/>
    <w:rsid w:val="00BD4876"/>
    <w:rsid w:val="00C5036F"/>
    <w:rsid w:val="00C708E1"/>
    <w:rsid w:val="00CE4A79"/>
    <w:rsid w:val="00D87E53"/>
    <w:rsid w:val="00E52EEF"/>
    <w:rsid w:val="00E75CF7"/>
    <w:rsid w:val="00E81D0C"/>
    <w:rsid w:val="00E84F54"/>
    <w:rsid w:val="00E9295B"/>
    <w:rsid w:val="00E97ECC"/>
    <w:rsid w:val="00EE42CE"/>
    <w:rsid w:val="00F078E4"/>
    <w:rsid w:val="00F2357D"/>
    <w:rsid w:val="00F53B19"/>
    <w:rsid w:val="0BED7197"/>
    <w:rsid w:val="184703CD"/>
    <w:rsid w:val="1C09CBD8"/>
    <w:rsid w:val="1FDA5359"/>
    <w:rsid w:val="20C56C31"/>
    <w:rsid w:val="2FDC39EE"/>
    <w:rsid w:val="4268F5AF"/>
    <w:rsid w:val="4877F18B"/>
    <w:rsid w:val="49FA45B6"/>
    <w:rsid w:val="4DD64F09"/>
    <w:rsid w:val="52A55210"/>
    <w:rsid w:val="5EE1B68D"/>
    <w:rsid w:val="67040F51"/>
    <w:rsid w:val="68E4E0D3"/>
    <w:rsid w:val="6BF44D5A"/>
    <w:rsid w:val="70B4C8F7"/>
    <w:rsid w:val="79083A93"/>
    <w:rsid w:val="7D7C8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D2CD"/>
  <w15:chartTrackingRefBased/>
  <w15:docId w15:val="{D16D2137-1185-480A-93AF-3E4E92D7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54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54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061154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54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54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061154"/>
    <w:rPr>
      <w:b/>
      <w:bCs/>
      <w:smallCaps/>
      <w:color w:val="0074A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rial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E9295B"/>
    <w:pPr>
      <w:spacing w:after="0" w:line="240" w:lineRule="auto"/>
    </w:pPr>
    <w:rPr>
      <w:rFonts w:ascii="Arial" w:hAnsi="Arial" w:cs="Times New Roman"/>
      <w:sz w:val="20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7D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7D8D"/>
    <w:rPr>
      <w:rFonts w:ascii="Arial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1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407</Words>
  <Characters>2326</Characters>
  <Application>Microsoft Office Word</Application>
  <DocSecurity>0</DocSecurity>
  <Lines>19</Lines>
  <Paragraphs>5</Paragraphs>
  <ScaleCrop>false</ScaleCrop>
  <Company>IMF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Jiakun</dc:creator>
  <cp:keywords/>
  <dc:description/>
  <cp:lastModifiedBy>SOTO ORTIZ, GABRIEL ANDRES</cp:lastModifiedBy>
  <cp:revision>18</cp:revision>
  <dcterms:created xsi:type="dcterms:W3CDTF">2025-08-12T12:04:00Z</dcterms:created>
  <dcterms:modified xsi:type="dcterms:W3CDTF">2025-09-19T14:20:00Z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2025-08-12T12:58:40Z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17b238cc-c3f7-4979-afc6-eb77fb0f42b9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